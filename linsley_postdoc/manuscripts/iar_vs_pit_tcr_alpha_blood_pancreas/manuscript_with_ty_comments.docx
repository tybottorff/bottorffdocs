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6C76A" w14:textId="67842D5B" w:rsidR="00F77800" w:rsidRDefault="003E08EC" w:rsidP="00F77800">
      <w:pPr>
        <w:spacing w:after="120" w:line="360" w:lineRule="auto"/>
        <w:ind w:firstLine="432"/>
        <w:rPr>
          <w:b/>
          <w:bCs/>
        </w:rPr>
      </w:pPr>
      <w:r>
        <w:rPr>
          <w:b/>
          <w:bCs/>
        </w:rPr>
        <w:t>Title</w:t>
      </w:r>
      <w:r w:rsidR="00F77800">
        <w:rPr>
          <w:b/>
          <w:bCs/>
        </w:rPr>
        <w:t>: Self-reactive g</w:t>
      </w:r>
      <w:r w:rsidR="00F77800" w:rsidRPr="00F77800">
        <w:rPr>
          <w:b/>
          <w:bCs/>
        </w:rPr>
        <w:t xml:space="preserve">ermline-like TCR alpha </w:t>
      </w:r>
      <w:r w:rsidR="00F77800">
        <w:rPr>
          <w:b/>
          <w:bCs/>
        </w:rPr>
        <w:t>chain</w:t>
      </w:r>
      <w:r w:rsidR="00572565">
        <w:rPr>
          <w:b/>
          <w:bCs/>
        </w:rPr>
        <w:t>s</w:t>
      </w:r>
      <w:r w:rsidR="00F77800">
        <w:rPr>
          <w:b/>
          <w:bCs/>
        </w:rPr>
        <w:t xml:space="preserve"> </w:t>
      </w:r>
      <w:r w:rsidR="00572565">
        <w:rPr>
          <w:b/>
          <w:bCs/>
        </w:rPr>
        <w:t>shared</w:t>
      </w:r>
      <w:r w:rsidR="00F77800">
        <w:rPr>
          <w:b/>
          <w:bCs/>
        </w:rPr>
        <w:t xml:space="preserve"> between blood and pancreas</w:t>
      </w:r>
    </w:p>
    <w:p w14:paraId="0B958A1C" w14:textId="289A54FA" w:rsidR="00F77800" w:rsidRDefault="00F77800" w:rsidP="00F77800">
      <w:pPr>
        <w:spacing w:after="120" w:line="360" w:lineRule="auto"/>
        <w:rPr>
          <w:b/>
          <w:bCs/>
        </w:rPr>
      </w:pPr>
    </w:p>
    <w:p w14:paraId="769F858F" w14:textId="516F2DC3" w:rsidR="004537EC" w:rsidRDefault="004537EC" w:rsidP="00730F57">
      <w:pPr>
        <w:spacing w:after="120" w:line="360" w:lineRule="auto"/>
        <w:ind w:left="432"/>
      </w:pPr>
      <w:r w:rsidRPr="004537EC">
        <w:t xml:space="preserve">Peter S. </w:t>
      </w:r>
      <w:proofErr w:type="spellStart"/>
      <w:r w:rsidRPr="004537EC">
        <w:t>Linsley</w:t>
      </w:r>
      <w:proofErr w:type="spellEnd"/>
      <w:r>
        <w:t xml:space="preserve"> </w:t>
      </w:r>
      <w:r w:rsidRPr="004537EC">
        <w:rPr>
          <w:vertAlign w:val="superscript"/>
        </w:rPr>
        <w:t>1</w:t>
      </w:r>
      <w:r w:rsidRPr="00AF611D">
        <w:rPr>
          <w:vertAlign w:val="superscript"/>
        </w:rPr>
        <w:t>†</w:t>
      </w:r>
      <w:r w:rsidRPr="004537EC">
        <w:t xml:space="preserve">, Maki Nakayama </w:t>
      </w:r>
      <w:r>
        <w:rPr>
          <w:vertAlign w:val="superscript"/>
        </w:rPr>
        <w:t>2</w:t>
      </w:r>
      <w:r w:rsidRPr="004537EC">
        <w:t xml:space="preserve">, </w:t>
      </w:r>
      <w:r w:rsidR="00E62C58">
        <w:t>Elisa Balmas</w:t>
      </w:r>
      <w:r w:rsidR="00E62C58">
        <w:rPr>
          <w:vertAlign w:val="superscript"/>
        </w:rPr>
        <w:t>1</w:t>
      </w:r>
      <w:r w:rsidR="00E62C58">
        <w:t>, Janice Chen</w:t>
      </w:r>
      <w:r w:rsidR="00E62C58">
        <w:rPr>
          <w:vertAlign w:val="superscript"/>
        </w:rPr>
        <w:t>1</w:t>
      </w:r>
      <w:r w:rsidR="00E62C58">
        <w:t>,</w:t>
      </w:r>
      <w:r w:rsidR="00193FF9">
        <w:t xml:space="preserve"> </w:t>
      </w:r>
      <w:proofErr w:type="spellStart"/>
      <w:r w:rsidR="00F03184" w:rsidRPr="00925427">
        <w:t>Fari</w:t>
      </w:r>
      <w:r w:rsidR="00D91AF8">
        <w:t>ba</w:t>
      </w:r>
      <w:proofErr w:type="spellEnd"/>
      <w:r w:rsidR="00F03184" w:rsidRPr="00925427">
        <w:t xml:space="preserve"> Pour</w:t>
      </w:r>
      <w:r w:rsidR="00F03184">
        <w:t xml:space="preserve"> </w:t>
      </w:r>
      <w:r w:rsidR="00F03184">
        <w:rPr>
          <w:vertAlign w:val="superscript"/>
        </w:rPr>
        <w:t>1</w:t>
      </w:r>
      <w:r w:rsidR="00F03184" w:rsidRPr="00925427">
        <w:t>,</w:t>
      </w:r>
      <w:r w:rsidR="00F03184">
        <w:rPr>
          <w:rFonts w:cstheme="minorHAnsi"/>
          <w:vertAlign w:val="superscript"/>
        </w:rPr>
        <w:t xml:space="preserve"> </w:t>
      </w:r>
      <w:r w:rsidR="00D06098">
        <w:t>Shubham</w:t>
      </w:r>
      <w:r w:rsidR="00D06098" w:rsidRPr="00925427">
        <w:t xml:space="preserve"> </w:t>
      </w:r>
      <w:r w:rsidR="00D06098">
        <w:t xml:space="preserve">Bansal </w:t>
      </w:r>
      <w:r w:rsidR="00D06098">
        <w:rPr>
          <w:vertAlign w:val="superscript"/>
        </w:rPr>
        <w:t>1</w:t>
      </w:r>
      <w:r w:rsidR="00D06098" w:rsidRPr="00730F57">
        <w:t>,</w:t>
      </w:r>
      <w:r w:rsidR="00D06098">
        <w:rPr>
          <w:vertAlign w:val="superscript"/>
        </w:rPr>
        <w:t xml:space="preserve"> </w:t>
      </w:r>
      <w:proofErr w:type="spellStart"/>
      <w:r w:rsidR="00837B65" w:rsidRPr="004E35CB">
        <w:rPr>
          <w:rFonts w:cstheme="minorHAnsi"/>
        </w:rPr>
        <w:t>Elisavet</w:t>
      </w:r>
      <w:proofErr w:type="spellEnd"/>
      <w:r w:rsidR="00837B65" w:rsidRPr="004E35CB">
        <w:rPr>
          <w:rFonts w:cstheme="minorHAnsi"/>
        </w:rPr>
        <w:t xml:space="preserve"> </w:t>
      </w:r>
      <w:proofErr w:type="spellStart"/>
      <w:r w:rsidR="00837B65" w:rsidRPr="004E35CB">
        <w:rPr>
          <w:rFonts w:cstheme="minorHAnsi"/>
        </w:rPr>
        <w:t>Serti</w:t>
      </w:r>
      <w:proofErr w:type="spellEnd"/>
      <w:r w:rsidR="000D7AFD">
        <w:rPr>
          <w:rFonts w:cstheme="minorHAnsi"/>
        </w:rPr>
        <w:t xml:space="preserve"> </w:t>
      </w:r>
      <w:r w:rsidR="000D7AFD">
        <w:rPr>
          <w:rFonts w:cstheme="minorHAnsi"/>
          <w:vertAlign w:val="superscript"/>
        </w:rPr>
        <w:t>3</w:t>
      </w:r>
      <w:r w:rsidR="008F226C" w:rsidRPr="00EE4708">
        <w:rPr>
          <w:rFonts w:cstheme="minorHAnsi"/>
        </w:rPr>
        <w:t xml:space="preserve">, </w:t>
      </w:r>
      <w:r w:rsidR="00837B65">
        <w:t xml:space="preserve">Cate Speake </w:t>
      </w:r>
      <w:r w:rsidR="00837B65">
        <w:rPr>
          <w:vertAlign w:val="superscript"/>
        </w:rPr>
        <w:t>1</w:t>
      </w:r>
      <w:r w:rsidR="00D54FA2" w:rsidRPr="002601C5">
        <w:t xml:space="preserve">, </w:t>
      </w:r>
      <w:r w:rsidRPr="004537EC">
        <w:t xml:space="preserve">Alberto Pugliese </w:t>
      </w:r>
      <w:r w:rsidR="00837B65">
        <w:rPr>
          <w:vertAlign w:val="superscript"/>
        </w:rPr>
        <w:t>4</w:t>
      </w:r>
      <w:r w:rsidR="00D54FA2" w:rsidRPr="008E4712">
        <w:t>,</w:t>
      </w:r>
      <w:r w:rsidRPr="004537EC">
        <w:t xml:space="preserve"> and Karen </w:t>
      </w:r>
      <w:proofErr w:type="spellStart"/>
      <w:r w:rsidRPr="004537EC">
        <w:t>Cerosaletti</w:t>
      </w:r>
      <w:proofErr w:type="spellEnd"/>
      <w:r w:rsidRPr="004537EC">
        <w:t xml:space="preserve"> </w:t>
      </w:r>
      <w:r>
        <w:rPr>
          <w:vertAlign w:val="superscript"/>
        </w:rPr>
        <w:t>1</w:t>
      </w:r>
      <w:r w:rsidRPr="004537EC">
        <w:t xml:space="preserve">. </w:t>
      </w:r>
    </w:p>
    <w:p w14:paraId="1835A051" w14:textId="77777777" w:rsidR="00D061A6" w:rsidRDefault="00D061A6" w:rsidP="00303768">
      <w:pPr>
        <w:spacing w:after="120" w:line="360" w:lineRule="auto"/>
        <w:ind w:firstLine="432"/>
      </w:pPr>
    </w:p>
    <w:p w14:paraId="66B862F2" w14:textId="5CBD85AA" w:rsidR="004537EC" w:rsidRDefault="004537EC" w:rsidP="00303768">
      <w:pPr>
        <w:spacing w:after="120" w:line="360" w:lineRule="auto"/>
        <w:ind w:firstLine="432"/>
      </w:pPr>
      <w:r w:rsidRPr="004F4AED">
        <w:rPr>
          <w:vertAlign w:val="superscript"/>
        </w:rPr>
        <w:t>1</w:t>
      </w:r>
      <w:r>
        <w:rPr>
          <w:vertAlign w:val="superscript"/>
        </w:rPr>
        <w:t xml:space="preserve"> </w:t>
      </w:r>
      <w:r w:rsidRPr="005A5623">
        <w:t>Benaroya Research Institute at Virginia Mason, Seattle, Washington, USA</w:t>
      </w:r>
      <w:r>
        <w:t>.</w:t>
      </w:r>
    </w:p>
    <w:p w14:paraId="68533CD0" w14:textId="0D9BA68A" w:rsidR="004537EC" w:rsidRDefault="004537EC" w:rsidP="002029B9">
      <w:pPr>
        <w:spacing w:after="120" w:line="360" w:lineRule="auto"/>
        <w:ind w:left="540" w:hanging="90"/>
        <w:rPr>
          <w:rFonts w:cstheme="minorHAnsi"/>
        </w:rPr>
      </w:pPr>
      <w:r w:rsidRPr="002029B9">
        <w:rPr>
          <w:rFonts w:cstheme="minorHAnsi"/>
          <w:vertAlign w:val="superscript"/>
        </w:rPr>
        <w:t xml:space="preserve">2 </w:t>
      </w:r>
      <w:r w:rsidR="002029B9" w:rsidRPr="002029B9">
        <w:rPr>
          <w:rFonts w:cstheme="minorHAnsi"/>
          <w:bCs/>
        </w:rPr>
        <w:t xml:space="preserve">Barbara Davis Center for Childhood Diabetes, </w:t>
      </w:r>
      <w:r w:rsidR="002029B9" w:rsidRPr="002029B9">
        <w:rPr>
          <w:rFonts w:cstheme="minorHAnsi"/>
        </w:rPr>
        <w:t>Department of Immunology and Microbiology</w:t>
      </w:r>
      <w:r w:rsidR="002029B9" w:rsidRPr="002029B9">
        <w:rPr>
          <w:rFonts w:cstheme="minorHAnsi"/>
          <w:bCs/>
        </w:rPr>
        <w:t>, University of Colorado School of Medicine, Aurora, CO, USA</w:t>
      </w:r>
      <w:r w:rsidRPr="00DD7C31">
        <w:rPr>
          <w:rFonts w:cstheme="minorHAnsi"/>
        </w:rPr>
        <w:t xml:space="preserve"> </w:t>
      </w:r>
    </w:p>
    <w:p w14:paraId="3BB7BCBD" w14:textId="534D4D25" w:rsidR="00837B65" w:rsidRPr="002029B9" w:rsidRDefault="00837B65" w:rsidP="002601C5">
      <w:pPr>
        <w:spacing w:line="480" w:lineRule="auto"/>
        <w:ind w:firstLine="432"/>
        <w:rPr>
          <w:rFonts w:cstheme="minorHAnsi"/>
        </w:rPr>
      </w:pPr>
      <w:r>
        <w:rPr>
          <w:rFonts w:cstheme="minorHAnsi"/>
          <w:vertAlign w:val="superscript"/>
        </w:rPr>
        <w:t>3</w:t>
      </w:r>
      <w:r w:rsidRPr="00583F91">
        <w:rPr>
          <w:rFonts w:cstheme="minorHAnsi"/>
        </w:rPr>
        <w:t>Immune Tolerance Network, Bethesda, Maryland, USA</w:t>
      </w:r>
    </w:p>
    <w:p w14:paraId="1CCDC455" w14:textId="346B1B5A" w:rsidR="004537EC" w:rsidRPr="00D132AC" w:rsidRDefault="00837B65" w:rsidP="004265C3">
      <w:pPr>
        <w:spacing w:after="120" w:line="360" w:lineRule="auto"/>
        <w:ind w:left="432"/>
      </w:pPr>
      <w:r>
        <w:rPr>
          <w:vertAlign w:val="superscript"/>
        </w:rPr>
        <w:t>4</w:t>
      </w:r>
      <w:r w:rsidR="004537EC">
        <w:rPr>
          <w:vertAlign w:val="superscript"/>
        </w:rPr>
        <w:t xml:space="preserve"> </w:t>
      </w:r>
      <w:r w:rsidR="00D63DCA" w:rsidRPr="004265C3">
        <w:t>Department of Diabetes Immunology</w:t>
      </w:r>
      <w:r w:rsidR="00D132AC" w:rsidRPr="004265C3">
        <w:t xml:space="preserve"> &amp; </w:t>
      </w:r>
      <w:r w:rsidR="00D63DCA" w:rsidRPr="004265C3">
        <w:t xml:space="preserve">The </w:t>
      </w:r>
      <w:proofErr w:type="spellStart"/>
      <w:r w:rsidR="00D63DCA" w:rsidRPr="004265C3">
        <w:t>Wanek</w:t>
      </w:r>
      <w:proofErr w:type="spellEnd"/>
      <w:r w:rsidR="00D63DCA" w:rsidRPr="004265C3">
        <w:t xml:space="preserve"> Family Project for Type 1 Diabetes</w:t>
      </w:r>
      <w:r w:rsidR="00D132AC" w:rsidRPr="004265C3">
        <w:t xml:space="preserve">, </w:t>
      </w:r>
      <w:r w:rsidR="00D63DCA" w:rsidRPr="004265C3">
        <w:t>Arthur Riggs Diabetes &amp; Metabolism Research Institute</w:t>
      </w:r>
      <w:r w:rsidR="00D132AC" w:rsidRPr="004265C3">
        <w:t xml:space="preserve">, </w:t>
      </w:r>
      <w:r w:rsidR="00D63DCA" w:rsidRPr="004265C3">
        <w:t>City of Hope</w:t>
      </w:r>
      <w:r w:rsidR="00D132AC" w:rsidRPr="004265C3">
        <w:t>, Duarte, CA</w:t>
      </w:r>
    </w:p>
    <w:p w14:paraId="4391B40C" w14:textId="77777777" w:rsidR="00DC40B2" w:rsidRDefault="00DC40B2" w:rsidP="00303768">
      <w:pPr>
        <w:spacing w:after="120" w:line="360" w:lineRule="auto"/>
        <w:ind w:firstLine="432"/>
        <w:rPr>
          <w:vertAlign w:val="superscript"/>
        </w:rPr>
      </w:pPr>
    </w:p>
    <w:p w14:paraId="7A32B2A4" w14:textId="77777777" w:rsidR="00DC40B2" w:rsidRDefault="00DC40B2" w:rsidP="00303768">
      <w:pPr>
        <w:spacing w:after="120" w:line="360" w:lineRule="auto"/>
        <w:ind w:firstLine="432"/>
        <w:rPr>
          <w:vertAlign w:val="superscript"/>
        </w:rPr>
      </w:pPr>
    </w:p>
    <w:p w14:paraId="449DA88D" w14:textId="77777777" w:rsidR="00DC40B2" w:rsidRDefault="00DC40B2" w:rsidP="00303768">
      <w:pPr>
        <w:spacing w:after="120" w:line="360" w:lineRule="auto"/>
        <w:ind w:firstLine="432"/>
        <w:rPr>
          <w:vertAlign w:val="superscript"/>
        </w:rPr>
      </w:pPr>
    </w:p>
    <w:p w14:paraId="63BCABE7" w14:textId="77777777" w:rsidR="00DC40B2" w:rsidRDefault="00DC40B2" w:rsidP="00303768">
      <w:pPr>
        <w:spacing w:after="120" w:line="360" w:lineRule="auto"/>
        <w:ind w:firstLine="432"/>
        <w:rPr>
          <w:vertAlign w:val="superscript"/>
        </w:rPr>
      </w:pPr>
    </w:p>
    <w:p w14:paraId="6A4F5C56" w14:textId="77777777" w:rsidR="00DC40B2" w:rsidRDefault="00DC40B2" w:rsidP="00303768">
      <w:pPr>
        <w:spacing w:after="120" w:line="360" w:lineRule="auto"/>
        <w:ind w:firstLine="432"/>
        <w:rPr>
          <w:vertAlign w:val="superscript"/>
        </w:rPr>
      </w:pPr>
    </w:p>
    <w:p w14:paraId="2E4EED01" w14:textId="77777777" w:rsidR="00DC40B2" w:rsidRDefault="00DC40B2" w:rsidP="00303768">
      <w:pPr>
        <w:spacing w:after="120" w:line="360" w:lineRule="auto"/>
        <w:ind w:firstLine="432"/>
        <w:rPr>
          <w:vertAlign w:val="superscript"/>
        </w:rPr>
      </w:pPr>
    </w:p>
    <w:p w14:paraId="6AA3C58F" w14:textId="3FC838F7" w:rsidR="004537EC" w:rsidRPr="005A5623" w:rsidRDefault="004537EC" w:rsidP="002601C5">
      <w:pPr>
        <w:spacing w:after="120" w:line="360" w:lineRule="auto"/>
      </w:pPr>
      <w:r w:rsidRPr="00AF611D">
        <w:rPr>
          <w:vertAlign w:val="superscript"/>
        </w:rPr>
        <w:t>†</w:t>
      </w:r>
      <w:r w:rsidRPr="005A5623">
        <w:t>To whom correspondence should be addressed:</w:t>
      </w:r>
      <w:r>
        <w:t xml:space="preserve"> </w:t>
      </w:r>
      <w:r w:rsidRPr="005A5623">
        <w:t xml:space="preserve">Peter </w:t>
      </w:r>
      <w:proofErr w:type="spellStart"/>
      <w:r w:rsidRPr="005A5623">
        <w:t>Linsley</w:t>
      </w:r>
      <w:proofErr w:type="spellEnd"/>
      <w:r w:rsidRPr="005A5623">
        <w:t xml:space="preserve">, </w:t>
      </w:r>
      <w:r>
        <w:t>Benaroya Research Institute, 1201 9</w:t>
      </w:r>
      <w:r w:rsidRPr="003C27BE">
        <w:rPr>
          <w:vertAlign w:val="superscript"/>
        </w:rPr>
        <w:t>th</w:t>
      </w:r>
      <w:r>
        <w:t xml:space="preserve"> Ave, Seattle, WA 98101; p</w:t>
      </w:r>
      <w:r w:rsidRPr="005A5623">
        <w:t>hone 206-818-3206, plinsley@benaroyaresearch.org</w:t>
      </w:r>
      <w:r>
        <w:t>.</w:t>
      </w:r>
    </w:p>
    <w:p w14:paraId="512E824C" w14:textId="7D99A217" w:rsidR="004537EC" w:rsidRPr="00BB2319" w:rsidRDefault="006D4ECE" w:rsidP="00BB2319">
      <w:pPr>
        <w:spacing w:after="120" w:line="360" w:lineRule="auto"/>
        <w:rPr>
          <w:b/>
          <w:bCs/>
        </w:rPr>
      </w:pPr>
      <w:r>
        <w:rPr>
          <w:b/>
          <w:bCs/>
        </w:rPr>
        <w:br w:type="column"/>
      </w:r>
      <w:r w:rsidR="004537EC" w:rsidRPr="004537EC">
        <w:rPr>
          <w:b/>
          <w:bCs/>
        </w:rPr>
        <w:lastRenderedPageBreak/>
        <w:t>Abstract</w:t>
      </w:r>
    </w:p>
    <w:p w14:paraId="0569B456" w14:textId="29A3F75B" w:rsidR="00CB523D" w:rsidRDefault="00234772" w:rsidP="00BB2319">
      <w:pPr>
        <w:spacing w:after="120" w:line="360" w:lineRule="auto"/>
        <w:rPr>
          <w:rFonts w:eastAsia="Times New Roman" w:cstheme="minorHAnsi"/>
        </w:rPr>
      </w:pPr>
      <w:r w:rsidRPr="00EE4708">
        <w:rPr>
          <w:rFonts w:eastAsia="Times New Roman" w:cstheme="minorHAnsi"/>
        </w:rPr>
        <w:t>Human islet antigen reactive CD4+</w:t>
      </w:r>
      <w:r w:rsidRPr="00193FF9">
        <w:rPr>
          <w:rFonts w:ascii="Times New Roman" w:eastAsia="Times New Roman" w:hAnsi="Times New Roman" w:cs="Times New Roman"/>
        </w:rPr>
        <w:t xml:space="preserve"> </w:t>
      </w:r>
      <w:r w:rsidRPr="00EE4708">
        <w:rPr>
          <w:rFonts w:eastAsia="Times New Roman" w:cstheme="minorHAnsi"/>
        </w:rPr>
        <w:t>memory T cells (IAR T cells) from peripheral blood have been studied extensively for their role in the pathogenesis of autoimmune type 1 diabetes (T1D). However, IAR T cells are rare, and it remains poorly understood how they affect T1D progression in the pancreas. Using single cell RNA-sequencing coupled with a multiplexed activation induced marker (AIM) enrichment assay, we identified paired TCR alpha/beta (</w:t>
      </w:r>
      <w:r w:rsidRPr="00EE4708">
        <w:rPr>
          <w:rFonts w:eastAsia="Times New Roman" w:cstheme="minorHAnsi"/>
          <w:i/>
          <w:iCs/>
        </w:rPr>
        <w:t>TRA/TRB</w:t>
      </w:r>
      <w:r w:rsidRPr="00EE4708">
        <w:rPr>
          <w:rFonts w:eastAsia="Times New Roman" w:cstheme="minorHAnsi"/>
        </w:rPr>
        <w:t xml:space="preserve">) T cell receptors (TCRs) in IAR T cells from the blood of healthy, at-risk, new onset, and established T1D donors. Using TCR sequences as barcodes, we measured infiltration of IAR T cells from blood into </w:t>
      </w:r>
      <w:del w:id="0" w:author="Ty Bottorff" w:date="2023-10-09T11:48:00Z">
        <w:r w:rsidRPr="00EE4708" w:rsidDel="00E22F42">
          <w:rPr>
            <w:rFonts w:eastAsia="Times New Roman" w:cstheme="minorHAnsi"/>
          </w:rPr>
          <w:delText xml:space="preserve">pancreata </w:delText>
        </w:r>
      </w:del>
      <w:ins w:id="1" w:author="Ty Bottorff" w:date="2023-10-09T11:48:00Z">
        <w:r w:rsidR="00E22F42" w:rsidRPr="00EE4708">
          <w:rPr>
            <w:rFonts w:eastAsia="Times New Roman" w:cstheme="minorHAnsi"/>
          </w:rPr>
          <w:t>pancrea</w:t>
        </w:r>
        <w:r w:rsidR="00E22F42">
          <w:rPr>
            <w:rFonts w:eastAsia="Times New Roman" w:cstheme="minorHAnsi"/>
          </w:rPr>
          <w:t>s</w:t>
        </w:r>
        <w:r w:rsidR="00E22F42" w:rsidRPr="00EE4708">
          <w:rPr>
            <w:rFonts w:eastAsia="Times New Roman" w:cstheme="minorHAnsi"/>
          </w:rPr>
          <w:t xml:space="preserve"> </w:t>
        </w:r>
      </w:ins>
      <w:r w:rsidRPr="00EE4708">
        <w:rPr>
          <w:rFonts w:eastAsia="Times New Roman" w:cstheme="minorHAnsi"/>
        </w:rPr>
        <w:t xml:space="preserve">of organ donors with and without T1D. We detected extensive TCR sharing between IAR T cells from peripheral blood and pancreatic infiltrating T cells (PIT), with perfectly matched or single mismatched </w:t>
      </w:r>
      <w:r w:rsidRPr="00EE4708">
        <w:rPr>
          <w:rFonts w:eastAsia="Times New Roman" w:cstheme="minorHAnsi"/>
          <w:i/>
          <w:iCs/>
        </w:rPr>
        <w:t>TRA</w:t>
      </w:r>
      <w:r w:rsidRPr="00EE4708">
        <w:rPr>
          <w:rFonts w:eastAsia="Times New Roman" w:cstheme="minorHAnsi"/>
        </w:rPr>
        <w:t xml:space="preserve"> junctions and </w:t>
      </w:r>
      <w:r w:rsidRPr="00FE23A7">
        <w:rPr>
          <w:rFonts w:eastAsia="Times New Roman" w:cstheme="minorHAnsi"/>
          <w:i/>
          <w:iCs/>
        </w:rPr>
        <w:t>J gene</w:t>
      </w:r>
      <w:r w:rsidRPr="00EE4708">
        <w:rPr>
          <w:rFonts w:eastAsia="Times New Roman" w:cstheme="minorHAnsi"/>
        </w:rPr>
        <w:t xml:space="preserve"> regions</w:t>
      </w:r>
      <w:r w:rsidR="00D91AF8">
        <w:rPr>
          <w:rFonts w:eastAsia="Times New Roman" w:cstheme="minorHAnsi"/>
        </w:rPr>
        <w:t>,</w:t>
      </w:r>
      <w:r w:rsidRPr="00EE4708">
        <w:rPr>
          <w:rFonts w:eastAsia="Times New Roman" w:cstheme="minorHAnsi"/>
        </w:rPr>
        <w:t xml:space="preserve"> comprising 3</w:t>
      </w:r>
      <w:r w:rsidR="00E54432">
        <w:rPr>
          <w:rFonts w:eastAsia="Times New Roman" w:cstheme="minorHAnsi"/>
        </w:rPr>
        <w:t>4</w:t>
      </w:r>
      <w:r w:rsidRPr="00EE4708">
        <w:rPr>
          <w:rFonts w:eastAsia="Times New Roman" w:cstheme="minorHAnsi"/>
        </w:rPr>
        <w:t xml:space="preserve">% of unique IAR TCRs. PIT-matching IAR T cells had public </w:t>
      </w:r>
      <w:r w:rsidRPr="00EE4708">
        <w:rPr>
          <w:rFonts w:eastAsia="Times New Roman" w:cstheme="minorHAnsi"/>
          <w:i/>
          <w:iCs/>
        </w:rPr>
        <w:t>TRA</w:t>
      </w:r>
      <w:r w:rsidRPr="00EE4708">
        <w:rPr>
          <w:rFonts w:eastAsia="Times New Roman" w:cstheme="minorHAnsi"/>
        </w:rPr>
        <w:t xml:space="preserve"> chains that showed increased use of germline-encoded residues in epitope engagement and a propensity for cross-reactivity. </w:t>
      </w:r>
      <w:r w:rsidR="00733BE5">
        <w:rPr>
          <w:rFonts w:eastAsia="Times New Roman" w:cstheme="minorHAnsi"/>
        </w:rPr>
        <w:t>The link</w:t>
      </w:r>
      <w:r w:rsidR="00A6219B">
        <w:rPr>
          <w:rFonts w:eastAsia="Times New Roman" w:cstheme="minorHAnsi"/>
        </w:rPr>
        <w:t xml:space="preserve"> </w:t>
      </w:r>
      <w:r w:rsidR="00512357">
        <w:rPr>
          <w:rFonts w:eastAsia="Times New Roman" w:cstheme="minorHAnsi"/>
        </w:rPr>
        <w:t xml:space="preserve">with </w:t>
      </w:r>
      <w:r w:rsidR="00512357" w:rsidRPr="00A6219B">
        <w:rPr>
          <w:rFonts w:eastAsia="Times New Roman" w:cstheme="minorHAnsi"/>
        </w:rPr>
        <w:t xml:space="preserve">T cells </w:t>
      </w:r>
      <w:r w:rsidR="00512357">
        <w:rPr>
          <w:rFonts w:eastAsia="Times New Roman" w:cstheme="minorHAnsi"/>
        </w:rPr>
        <w:t xml:space="preserve">in </w:t>
      </w:r>
      <w:r w:rsidR="00512357" w:rsidRPr="00A6219B">
        <w:rPr>
          <w:rFonts w:eastAsia="Times New Roman" w:cstheme="minorHAnsi"/>
        </w:rPr>
        <w:t>the pancreas</w:t>
      </w:r>
      <w:r w:rsidR="00512357">
        <w:rPr>
          <w:rFonts w:eastAsia="Times New Roman" w:cstheme="minorHAnsi"/>
        </w:rPr>
        <w:t xml:space="preserve"> implicates </w:t>
      </w:r>
      <w:r w:rsidR="002F7684">
        <w:rPr>
          <w:rFonts w:eastAsia="Times New Roman" w:cstheme="minorHAnsi"/>
        </w:rPr>
        <w:t xml:space="preserve">this new class of </w:t>
      </w:r>
      <w:r w:rsidRPr="00A6219B">
        <w:rPr>
          <w:rFonts w:eastAsia="Times New Roman" w:cstheme="minorHAnsi"/>
        </w:rPr>
        <w:t xml:space="preserve">autoreactive IAR T cells </w:t>
      </w:r>
      <w:r w:rsidR="00701D56">
        <w:rPr>
          <w:rFonts w:eastAsia="Times New Roman" w:cstheme="minorHAnsi"/>
        </w:rPr>
        <w:t xml:space="preserve">from blood </w:t>
      </w:r>
      <w:r w:rsidR="002F7684">
        <w:rPr>
          <w:rFonts w:eastAsia="Times New Roman" w:cstheme="minorHAnsi"/>
        </w:rPr>
        <w:t xml:space="preserve">during </w:t>
      </w:r>
      <w:r w:rsidR="00F7546E">
        <w:rPr>
          <w:rFonts w:eastAsia="Times New Roman" w:cstheme="minorHAnsi"/>
        </w:rPr>
        <w:t xml:space="preserve">the prediabetic phase </w:t>
      </w:r>
      <w:r w:rsidR="00512357">
        <w:rPr>
          <w:rFonts w:eastAsia="Times New Roman" w:cstheme="minorHAnsi"/>
        </w:rPr>
        <w:t>with</w:t>
      </w:r>
      <w:r w:rsidR="00701D56">
        <w:rPr>
          <w:rFonts w:eastAsia="Times New Roman" w:cstheme="minorHAnsi"/>
        </w:rPr>
        <w:t xml:space="preserve"> </w:t>
      </w:r>
      <w:r w:rsidR="002F5BB1">
        <w:rPr>
          <w:rFonts w:eastAsia="Times New Roman" w:cstheme="minorHAnsi"/>
        </w:rPr>
        <w:t>T1D</w:t>
      </w:r>
      <w:r w:rsidR="002F5BB1" w:rsidRPr="00A6219B">
        <w:rPr>
          <w:rFonts w:eastAsia="Times New Roman" w:cstheme="minorHAnsi"/>
        </w:rPr>
        <w:t xml:space="preserve"> </w:t>
      </w:r>
      <w:r w:rsidRPr="00234772">
        <w:rPr>
          <w:rFonts w:eastAsia="Times New Roman" w:cstheme="minorHAnsi"/>
        </w:rPr>
        <w:t>progression</w:t>
      </w:r>
      <w:r w:rsidR="00A6219B">
        <w:rPr>
          <w:rFonts w:eastAsia="Times New Roman" w:cstheme="minorHAnsi"/>
        </w:rPr>
        <w:t>.</w:t>
      </w:r>
    </w:p>
    <w:p w14:paraId="56151B73" w14:textId="3DFF4793" w:rsidR="00303768" w:rsidRPr="00BB2319" w:rsidRDefault="003E08EC" w:rsidP="00BB2319">
      <w:pPr>
        <w:spacing w:after="120" w:line="360" w:lineRule="auto"/>
      </w:pPr>
      <w:r>
        <w:rPr>
          <w:b/>
          <w:bCs/>
        </w:rPr>
        <w:t>Introduction</w:t>
      </w:r>
    </w:p>
    <w:p w14:paraId="65179167" w14:textId="4391E3D2" w:rsidR="00B74990" w:rsidRPr="00BB2319" w:rsidRDefault="00303768" w:rsidP="00BB2319">
      <w:pPr>
        <w:pStyle w:val="Bibliography"/>
        <w:spacing w:after="120" w:line="360" w:lineRule="auto"/>
        <w:ind w:left="0" w:firstLine="432"/>
      </w:pPr>
      <w:r w:rsidRPr="00303768">
        <w:fldChar w:fldCharType="begin"/>
      </w:r>
      <w:r w:rsidRPr="00303768">
        <w:instrText xml:space="preserve"> ADDIN ZOTERO_TEMP </w:instrText>
      </w:r>
      <w:r w:rsidRPr="00303768">
        <w:fldChar w:fldCharType="end"/>
      </w:r>
      <w:r w:rsidR="00BB2319">
        <w:t>Many studies have investigated the role of islet antigen reactive (</w:t>
      </w:r>
      <w:r w:rsidRPr="00303768">
        <w:t>IAR</w:t>
      </w:r>
      <w:r w:rsidR="00BB2319">
        <w:t>)</w:t>
      </w:r>
      <w:r w:rsidRPr="00303768">
        <w:t xml:space="preserve"> CD4+ and CD8+ T cells </w:t>
      </w:r>
      <w:r w:rsidR="00BB2319">
        <w:t xml:space="preserve">in peripheral blood of subjects with </w:t>
      </w:r>
      <w:r>
        <w:t>Type 1 Diabetes (</w:t>
      </w:r>
      <w:r w:rsidRPr="00303768">
        <w:t>T1D</w:t>
      </w:r>
      <w:r>
        <w:t>)</w:t>
      </w:r>
      <w:r w:rsidRPr="00730F57">
        <w:rPr>
          <w:bCs/>
        </w:rPr>
        <w:t>.</w:t>
      </w:r>
      <w:r w:rsidRPr="00303768">
        <w:rPr>
          <w:b/>
        </w:rPr>
        <w:t xml:space="preserve"> </w:t>
      </w:r>
      <w:r w:rsidRPr="00303768">
        <w:t xml:space="preserve">Because of their specificity for islet autoantigens, </w:t>
      </w:r>
      <w:r>
        <w:t>IAR T cells</w:t>
      </w:r>
      <w:r w:rsidRPr="00303768">
        <w:t xml:space="preserve"> are </w:t>
      </w:r>
      <w:r w:rsidR="00DC40B2">
        <w:t>thought</w:t>
      </w:r>
      <w:r w:rsidR="00BB2319">
        <w:t xml:space="preserve"> to be </w:t>
      </w:r>
      <w:r w:rsidR="00DC40B2">
        <w:t>involved</w:t>
      </w:r>
      <w:r w:rsidRPr="00303768">
        <w:t xml:space="preserve"> in autoimmune destruction of the pancreas</w:t>
      </w:r>
      <w:r>
        <w:t>. IAR T cells</w:t>
      </w:r>
      <w:r w:rsidRPr="00303768">
        <w:t xml:space="preserve"> have been investigated </w:t>
      </w:r>
      <w:r w:rsidRPr="00303768">
        <w:rPr>
          <w:bCs/>
        </w:rPr>
        <w:t xml:space="preserve">for their role in disease mechanisms and as therapeutic targets and biomarkers for beta cell destruction </w:t>
      </w:r>
      <w:r w:rsidRPr="00303768">
        <w:rPr>
          <w:bCs/>
        </w:rPr>
        <w:fldChar w:fldCharType="begin"/>
      </w:r>
      <w:r w:rsidR="00583190">
        <w:rPr>
          <w:bCs/>
        </w:rPr>
        <w:instrText xml:space="preserve"> ADDIN ZOTERO_ITEM CSL_CITATION {"citationID":"Bbo35NxU","properties":{"formattedCitation":"\\super 1\\uc0\\u8211{}7\\nosupersub{}","plainCitation":"1–7","noteIndex":0},"citationItems":[{"id":701,"uris":["http://zotero.org/users/522661/items/IWG2XP78"],"itemData":{"id":701,"type":"article-journal","container-title":"The New England Journal of Medicine","DOI":"10.1056/NEJMra0808284","ISSN":"1533-4406","issue":"16","journalAbbreviation":"N. Engl. J. Med.","language":"eng","note":"PMID: 19369670","page":"1646-1654","source":"PubMed","title":"Genetics of type 1A diabetes","volume":"360","author":[{"family":"Concannon","given":"Patrick"},{"family":"Rich","given":"Stephen S."},{"family":"Nepom","given":"Gerald T."}],"issued":{"date-parts":[["2009",4,16]]}},"label":"page"},{"id":698,"uris":["http://zotero.org/users/522661/items/8MFCQZ89"],"itemData":{"id":698,"type":"article-journal","abstract":"In autoimmune type 1 diabetes, pathogenic T lymphocytes are associated with the specific destruction of insulin-producing beta-islet cells. Identification of the autoantigens involved in triggering this process is a central question. Here we examined T cells from pancreatic draining lymph nodes, the site of islet-cell-specific self-antigen presentation. We cloned single T cells in a non-biased manner from pancreatic draining lymph nodes of subjects with type 1 diabetes and from non-diabetic controls. A high degree of T-cell clonal expansion was observed in pancreatic lymph nodes from long-term diabetic patients but not from control subjects. The oligoclonally expanded T cells from diabetic subjects with DR4, a susceptibility allele for type 1 diabetes, recognized the insulin A 1-15 epitope restricted by DR4. These results identify insulin-reactive, clonally expanded T cells from the site of autoinflammatory drainage in long-term type 1 diabetics, indicating that insulin may indeed be the target antigen causing autoimmune diabetes.","container-title":"Nature","DOI":"10.1038/nature03625","ISSN":"1476-4687","issue":"7039","journalAbbreviation":"Nature","language":"eng","note":"PMID: 15889096","page":"224-228","source":"PubMed","title":"Expanded T cells from pancreatic lymph nodes of type 1 diabetic subjects recognize an insulin epitope","volume":"435","author":[{"family":"Kent","given":"Sally C."},{"family":"Chen","given":"Yahua"},{"family":"Bregoli","given":"Lisa"},{"family":"Clemmings","given":"Sue M."},{"family":"Kenyon","given":"Norma Sue"},{"family":"Ricordi","given":"Camillo"},{"family":"Hering","given":"Bernhard J."},{"family":"Hafler","given":"David A."}],"issued":{"date-parts":[["2005",5,12]]}},"label":"page"},{"id":697,"uris":["http://zotero.org/users/522661/items/TS8F7W2P"],"itemData":{"id":697,"type":"article-journal","abstract":"Type 1 diabetes (T1D) develops when insulin-secreting β-cells, found in the pancreatic islets of Langerhans, are destroyed by infiltrating T cells. How human T cells recognize β-cell-derived antigens remains unclear. Genetic studies have shown that HLA and insulin alleles are the most strongly associated with risk of T1D. These long-standing observations implicate CD4(+) T-cell responses against (pro)insulin in the pathogenesis of T1D. To dissect the autoimmune T-cell response against human β-cells, we isolated and characterized 53 CD4(+) T-cell clones from within the residual pancreatic islets of a deceased organ donor who had T1D. These 53 clones expressed 47 unique clonotypes, 8 of which encoded proinsulin-specific T-cell receptors. On an individual clone basis, 14 of 53 CD4(+) T-cell clones (26%) recognized 6 distinct but overlapping epitopes in the C-peptide of proinsulin. These clones recognized C-peptide epitopes presented by HLA-DQ8 and, notably, HLA-DQ8 transdimers that form in HLA-DQ2/-DQ8 heterozygous individuals. Responses to these epitopes were detected in the peripheral blood mononuclear cells of some people with recent-onset T1D but not in HLA-matched control subjects. Hence, proinsulin-specific, HLA-DQ8, and HLA-DQ8-transdimer-restricted CD4(+) T cells are strongly implicated in the autoimmune pathogenesis of human T1D.","container-title":"Diabetes","DOI":"10.2337/db14-0858","ISSN":"1939-327X","issue":"1","journalAbbreviation":"Diabetes","language":"eng","note":"PMID: 25157096","page":"172-182","source":"PubMed","title":"Proinsulin-specific, HLA-DQ8, and HLA-DQ8-transdimer-restricted CD4+ T cells infiltrate islets in type 1 diabetes","volume":"64","author":[{"family":"Pathiraja","given":"Vimukthi"},{"family":"Kuehlich","given":"Janine P."},{"family":"Campbell","given":"Peter D."},{"family":"Krishnamurthy","given":"Balasubramanian"},{"family":"Loudovaris","given":"Thomas"},{"family":"Coates","given":"P. Toby H."},{"family":"Brodnicki","given":"Thomas C."},{"family":"O'Connell","given":"Philip J."},{"family":"Kedzierska","given":"Katherine"},{"family":"Rodda","given":"Christine"},{"family":"Bergman","given":"Philip"},{"family":"Hill","given":"Erin"},{"family":"Purcell","given":"Anthony W."},{"family":"Dudek","given":"Nadine L."},{"family":"Thomas","given":"Helen E."},{"family":"Kay","given":"Thomas W. H."},{"family":"Mannering","given":"Stuart I."}],"issued":{"date-parts":[["2015",1]]}},"label":"page"},{"id":687,"uris":["http://zotero.org/users/522661/items/7PGSU28T"],"itemData":{"id":687,"type":"article-journal","abstract":"The immunopathology of type 1 diabetes (T1D) has proved difficult to study in man because of the limited availability of appropriate samples, but we now report a detailed study charting the evolution of insulitis in human T1D. Pancreas samples removed post-mortem from 29 patients (mean age 11.7 years) with recent-onset T1D were analysed by immunohistochemistry. The cell types constituting the inflammatory infiltrate within islets (insulitis) were determined in parallel with islet insulin content. CD8(+) cytotoxic T cells were the most abundant population during insulitis. Macrophages (CD68(+)) were also present during both early and later insulitis, although in fewer numbers. CD20(+) cells were present in only small numbers in early insulitis but were recruited to islets as beta cell death progressed. CD138(+) plasma cells were infrequent at all stages of insulitis. CD4(+) cells were present in the islet infiltrate in all patients but were less abundant than CD8(+) or CD68(+) cells. Forkhead box protein P3(+) regulatory T cells were detected in the islets of only a single patient. Natural killer cells were detected rarely, even in heavily inflamed islets. The results suggest a defined sequence of immune cell recruitment in human T1D. They imply that both CD8(+) cytotoxic cells and macrophages may contribute to beta cell death during early insulitis. CD20(+) cells are recruited in greatest numbers during late insulitis, suggesting an increasing role for these cells as insulitis develops. Natural killer cells and forkhead box protein P3(+) T cells do not appear to be required for beta cell death.","container-title":"Clinical and Experimental Immunology","DOI":"10.1111/j.1365-2249.2008.03860.x","ISSN":"1365-2249","issue":"2","journalAbbreviation":"Clin. Exp. Immunol.","language":"eng","note":"PMID: 19128359\nPMCID: PMC2675247","page":"173-181","source":"PubMed","title":"Analysis of islet inflammation in human type 1 diabetes","volume":"155","author":[{"family":"Willcox","given":"A."},{"family":"Richardson","given":"S. J."},{"family":"Bone","given":"A. J."},{"family":"Foulis","given":"A. K."},{"family":"Morgan","given":"N. G."}],"issued":{"date-parts":[["2009",2]]}},"label":"page"},{"id":693,"uris":["http://zotero.org/users/522661/items/A75ZDFPC"],"itemData":{"id":693,"type":"article-journal","abstract":"Type 1 diabetes is a T cell-mediated autoimmune disease, characterized by lymphocytic infiltration of the pancreatic islets. It is currently thought that islet antigen specificity is not a requirement for islet entry and that diabetogenic T cells can recruit a heterogeneous bystander T cell population. We tested this assumption directly by generating T cell receptor (TCR) retrogenic mice expressing two different T cell populations. By combining diabetogenic and nondiabetogenic or nonautoantigen-specific T cells, we demonstrate that bystander T cells cannot accumulate in the pancreatic islets. Autoantigen-specific T cells that accumulate in islets, but do not cause diabetes, were also unaffected by the presence of diabetogenic T cells. Additionally, 67% of TCRs cloned from nonobese diabetic (NOD) islet-infiltrating CD4(+) T cells were able to mediate cell-autonomous islet infiltration and/or diabetes when expressed in retrogenic mice. Therefore, islet entry and accumulation appears to be a cell-autonomous and tightly regulated event and is governed by islet antigen specificity.","container-title":"Immunity","DOI":"10.1016/j.immuni.2009.07.008","ISSN":"1097-4180","issue":"4","journalAbbreviation":"Immunity","language":"eng","note":"PMID: 19818656\nPMCID: PMC2763021","page":"643-653","source":"PubMed","title":"T cell islet accumulation in type 1 diabetes is a tightly regulated, cell-autonomous event","volume":"31","author":[{"family":"Lennon","given":"Greig P."},{"family":"Bettini","given":"Maria"},{"family":"Burton","given":"Amanda R."},{"family":"Vincent","given":"Erica"},{"family":"Arnold","given":"Paula Y."},{"family":"Santamaria","given":"Pere"},{"family":"Vignali","given":"Dario A. A."}],"issued":{"date-parts":[["2009",10,16]]}},"label":"page"},{"id":653,"uris":["http://zotero.org/users/522661/items/6DM4QMKS"],"itemData":{"id":653,"type":"article-journal","abstract":"PURPOSE OF REVIEW: Although insulin is lifesaving and sustaining for those with type 1 diabetes (T1D), curing the disease will be much more complex than simple replacement of this hormone. T1D is an autoimmune disease orchestrated by T cells, and includes many arms of the immune response. Tremendous effort has gone into understanding its underlying immune, genetic, and environmental causes, and this progress has led to immunologically based clinical trials in T1D. This review will focus primarily on the clinical trials of the past decade that have attempted to translate these fundamental findings.\nRECENT FINDINGS: It is known that powerful, nonspecific immune suppressants can temporarily slow the course of newly diagnosed T1D, yet are too toxic for long-term use, especially in children. Recent clinical trials to reverse T1D have used newly developed therapies that target specific components of the immune process believed to be involved with T1D. Although well justified and designed, no recent approach has resulted in clinical remission and few have had any effect on disease course.\nSUMMARY: Advances in our fundamental understanding of how the human diabetes immune response is activated and regulated coupled with lessons that have been learnt from the most recent era of completed trials are guiding us toward the development of more effective, multipronged therapies to ablate diabetes autoimmunity, restore immune tolerance, preserve β cells, and, ultimately, improve the lives of patients with T1D.","container-title":"Current Opinion in Endocrinology, Diabetes, and Obesity","DOI":"10.1097/MED.0000000000000075","ISSN":"1752-2978","issue":"4","journalAbbreviation":"Curr Opin Endocrinol Diabetes Obes","language":"eng","note":"PMID: 24983393\nPMCID: PMC4133939","page":"271-278","source":"PubMed","title":"Targeted immune interventions for type 1 diabetes: not as easy as it looks!","title-short":"Targeted immune interventions for type 1 diabetes","volume":"21","author":[{"family":"Rigby","given":"Mark R."},{"family":"Ehlers","given":"Mario R."}],"issued":{"date-parts":[["2014",8]]}},"label":"page"},{"id":1474,"uris":["http://zotero.org/users/522661/items/SNAGHAFC"],"itemData":{"id":1474,"type":"article-journal","abstract":"The human leukocyte antigen-A2 (HLA-A2)-restricted zinc transporter 8186-194 (ZnT8186-194) and other islet epitopes elicit interferon-γ secretion by CD8+ T cells preferentially in type 1 diabetes (T1D) patients compared with controls. We show that clonal ZnT8186-194-reactive CD8+ T cells express private T cell receptors and display equivalent functional properties in T1D and healthy individuals. Ex vivo analyses further revealed that CD8+ T cells reactive to ZnT8186-194 and other islet epitopes circulate at similar frequencies and exhibit a predominantly naïve phenotype in age-matched T1D and healthy donors. Higher frequencies of ZnT8186-194-reactive CD8+ T cells with a more antigen-experienced phenotype were detected in children versus adults, irrespective of disease status. Moreover, some ZnT8186-194-reactive CD8+ T cell clonotypes were found to cross-recognize a Bacteroides stercoris mimotope. Whereas ZnT8 was poorly expressed in thymic medullary epithelial cells, variable thymic expression levels of islet antigens did not modulate the peripheral frequency of their cognate CD8+ T cells. In contrast, ZnT8186-194-reactive cells were enriched in the pancreata of T1D patients versus nondiabetic and type 2 diabetic individuals. Thus, islet-reactive CD8+ T cells circulate in most individuals but home to the pancreas preferentially in T1D patients. We conclude that the activation of this common islet-reactive T cell repertoire and progression to T1D likely require defective peripheral immunoregulation and/or a proinflammatory islet microenvironment.","container-title":"Science Immunology","DOI":"10.1126/sciimmunol.aao4013","ISSN":"2470-9468","issue":"20","journalAbbreviation":"Sci Immunol","language":"eng","note":"PMID: 29429978\nPMCID: PMC5874133","source":"PubMed","title":"Islet-reactive cd8+ t cell frequencies in the pancreas, but not in blood, distinguish type 1 diabetic patients from healthy donors","volume":"3","author":[{"family":"Culina","given":"Slobodan"},{"family":"Lalanne","given":"Ana Ines"},{"family":"Afonso","given":"Georgia"},{"family":"Cerosaletti","given":"Karen"},{"family":"Pinto","given":"Sheena"},{"family":"Sebastiani","given":"Guido"},{"family":"Kuranda","given":"Klaudia"},{"family":"Nigi","given":"Laura"},{"family":"Eugster","given":"Anne"},{"family":"Østerbye","given":"Thomas"},{"family":"Maugein","given":"Alicia"},{"family":"McLaren","given":"James E."},{"family":"Ladell","given":"Kristin"},{"family":"Larger","given":"Etienne"},{"family":"Beressi","given":"Jean-Paul"},{"family":"Lissina","given":"Anna"},{"family":"Appay","given":"Victor"},{"family":"Davidson","given":"Howard W."},{"family":"Buus","given":"Søren"},{"family":"Price","given":"David A."},{"family":"Kuhn","given":"Matthias"},{"family":"Bonifacio","given":"Ezio"},{"family":"Battaglia","given":"Manuela"},{"family":"Caillat-Zucman","given":"Sophie"},{"family":"Dotta","given":"Francesco"},{"family":"Scharfmann","given":"Raphael"},{"family":"Kyewski","given":"Bruno"},{"family":"Mallone","given":"Roberto"},{"literal":"ImMaDiab Study Group"}],"issued":{"date-parts":[["2018"]],"season":"02"}},"label":"page"}],"schema":"https://github.com/citation-style-language/schema/raw/master/csl-citation.json"} </w:instrText>
      </w:r>
      <w:r w:rsidRPr="00303768">
        <w:rPr>
          <w:bCs/>
        </w:rPr>
        <w:fldChar w:fldCharType="separate"/>
      </w:r>
      <w:r w:rsidR="009018B8" w:rsidRPr="009018B8">
        <w:rPr>
          <w:rFonts w:ascii="Calibri" w:cs="Calibri"/>
          <w:vertAlign w:val="superscript"/>
        </w:rPr>
        <w:t>1–7</w:t>
      </w:r>
      <w:r w:rsidRPr="00303768">
        <w:fldChar w:fldCharType="end"/>
      </w:r>
      <w:r w:rsidRPr="00303768">
        <w:rPr>
          <w:bCs/>
        </w:rPr>
        <w:t xml:space="preserve">. </w:t>
      </w:r>
      <w:r w:rsidR="0098390F">
        <w:rPr>
          <w:bCs/>
        </w:rPr>
        <w:t>L</w:t>
      </w:r>
      <w:r w:rsidRPr="00303768">
        <w:rPr>
          <w:bCs/>
        </w:rPr>
        <w:t>evels of IAR T cells may be increased in the pancreas</w:t>
      </w:r>
      <w:r w:rsidR="00551452">
        <w:rPr>
          <w:bCs/>
        </w:rPr>
        <w:t xml:space="preserve"> especially during the </w:t>
      </w:r>
      <w:r w:rsidR="0098390F">
        <w:rPr>
          <w:bCs/>
        </w:rPr>
        <w:t xml:space="preserve">active phases of islet autoimmunity, </w:t>
      </w:r>
      <w:r w:rsidR="00CA0FFD">
        <w:rPr>
          <w:bCs/>
        </w:rPr>
        <w:t xml:space="preserve">which </w:t>
      </w:r>
      <w:r w:rsidR="001379FD">
        <w:rPr>
          <w:bCs/>
        </w:rPr>
        <w:t xml:space="preserve">may last </w:t>
      </w:r>
      <w:r w:rsidR="00CA0FFD">
        <w:rPr>
          <w:bCs/>
        </w:rPr>
        <w:t>months to years before and after clinical diagnosis</w:t>
      </w:r>
      <w:r w:rsidRPr="00303768">
        <w:rPr>
          <w:bCs/>
        </w:rPr>
        <w:t xml:space="preserve"> </w:t>
      </w:r>
      <w:r w:rsidRPr="00303768">
        <w:rPr>
          <w:bCs/>
        </w:rPr>
        <w:fldChar w:fldCharType="begin"/>
      </w:r>
      <w:r w:rsidR="00583190">
        <w:rPr>
          <w:bCs/>
        </w:rPr>
        <w:instrText xml:space="preserve"> ADDIN ZOTERO_ITEM CSL_CITATION {"citationID":"OQO10gOQ","properties":{"formattedCitation":"\\super 2,3\\nosupersub{}","plainCitation":"2,3","noteIndex":0},"citationItems":[{"id":698,"uris":["http://zotero.org/users/522661/items/8MFCQZ89"],"itemData":{"id":698,"type":"article-journal","abstract":"In autoimmune type 1 diabetes, pathogenic T lymphocytes are associated with the specific destruction of insulin-producing beta-islet cells. Identification of the autoantigens involved in triggering this process is a central question. Here we examined T cells from pancreatic draining lymph nodes, the site of islet-cell-specific self-antigen presentation. We cloned single T cells in a non-biased manner from pancreatic draining lymph nodes of subjects with type 1 diabetes and from non-diabetic controls. A high degree of T-cell clonal expansion was observed in pancreatic lymph nodes from long-term diabetic patients but not from control subjects. The oligoclonally expanded T cells from diabetic subjects with DR4, a susceptibility allele for type 1 diabetes, recognized the insulin A 1-15 epitope restricted by DR4. These results identify insulin-reactive, clonally expanded T cells from the site of autoinflammatory drainage in long-term type 1 diabetics, indicating that insulin may indeed be the target antigen causing autoimmune diabetes.","container-title":"Nature","DOI":"10.1038/nature03625","ISSN":"1476-4687","issue":"7039","journalAbbreviation":"Nature","language":"eng","note":"PMID: 15889096","page":"224-228","source":"PubMed","title":"Expanded T cells from pancreatic lymph nodes of type 1 diabetic subjects recognize an insulin epitope","volume":"435","author":[{"family":"Kent","given":"Sally C."},{"family":"Chen","given":"Yahua"},{"family":"Bregoli","given":"Lisa"},{"family":"Clemmings","given":"Sue M."},{"family":"Kenyon","given":"Norma Sue"},{"family":"Ricordi","given":"Camillo"},{"family":"Hering","given":"Bernhard J."},{"family":"Hafler","given":"David A."}],"issued":{"date-parts":[["2005",5,12]]}},"label":"page"},{"id":697,"uris":["http://zotero.org/users/522661/items/TS8F7W2P"],"itemData":{"id":697,"type":"article-journal","abstract":"Type 1 diabetes (T1D) develops when insulin-secreting β-cells, found in the pancreatic islets of Langerhans, are destroyed by infiltrating T cells. How human T cells recognize β-cell-derived antigens remains unclear. Genetic studies have shown that HLA and insulin alleles are the most strongly associated with risk of T1D. These long-standing observations implicate CD4(+) T-cell responses against (pro)insulin in the pathogenesis of T1D. To dissect the autoimmune T-cell response against human β-cells, we isolated and characterized 53 CD4(+) T-cell clones from within the residual pancreatic islets of a deceased organ donor who had T1D. These 53 clones expressed 47 unique clonotypes, 8 of which encoded proinsulin-specific T-cell receptors. On an individual clone basis, 14 of 53 CD4(+) T-cell clones (26%) recognized 6 distinct but overlapping epitopes in the C-peptide of proinsulin. These clones recognized C-peptide epitopes presented by HLA-DQ8 and, notably, HLA-DQ8 transdimers that form in HLA-DQ2/-DQ8 heterozygous individuals. Responses to these epitopes were detected in the peripheral blood mononuclear cells of some people with recent-onset T1D but not in HLA-matched control subjects. Hence, proinsulin-specific, HLA-DQ8, and HLA-DQ8-transdimer-restricted CD4(+) T cells are strongly implicated in the autoimmune pathogenesis of human T1D.","container-title":"Diabetes","DOI":"10.2337/db14-0858","ISSN":"1939-327X","issue":"1","journalAbbreviation":"Diabetes","language":"eng","note":"PMID: 25157096","page":"172-182","source":"PubMed","title":"Proinsulin-specific, HLA-DQ8, and HLA-DQ8-transdimer-restricted CD4+ T cells infiltrate islets in type 1 diabetes","volume":"64","author":[{"family":"Pathiraja","given":"Vimukthi"},{"family":"Kuehlich","given":"Janine P."},{"family":"Campbell","given":"Peter D."},{"family":"Krishnamurthy","given":"Balasubramanian"},{"family":"Loudovaris","given":"Thomas"},{"family":"Coates","given":"P. Toby H."},{"family":"Brodnicki","given":"Thomas C."},{"family":"O'Connell","given":"Philip J."},{"family":"Kedzierska","given":"Katherine"},{"family":"Rodda","given":"Christine"},{"family":"Bergman","given":"Philip"},{"family":"Hill","given":"Erin"},{"family":"Purcell","given":"Anthony W."},{"family":"Dudek","given":"Nadine L."},{"family":"Thomas","given":"Helen E."},{"family":"Kay","given":"Thomas W. H."},{"family":"Mannering","given":"Stuart I."}],"issued":{"date-parts":[["2015",1]]}},"label":"page"}],"schema":"https://github.com/citation-style-language/schema/raw/master/csl-citation.json"} </w:instrText>
      </w:r>
      <w:r w:rsidRPr="00303768">
        <w:rPr>
          <w:bCs/>
        </w:rPr>
        <w:fldChar w:fldCharType="separate"/>
      </w:r>
      <w:r w:rsidRPr="00303768">
        <w:rPr>
          <w:vertAlign w:val="superscript"/>
        </w:rPr>
        <w:t>2,3</w:t>
      </w:r>
      <w:r w:rsidRPr="00303768">
        <w:fldChar w:fldCharType="end"/>
      </w:r>
      <w:r w:rsidR="00CA0FFD">
        <w:rPr>
          <w:bCs/>
        </w:rPr>
        <w:t xml:space="preserve">. </w:t>
      </w:r>
      <w:r w:rsidR="002F7684">
        <w:rPr>
          <w:bCs/>
        </w:rPr>
        <w:t>Since p</w:t>
      </w:r>
      <w:r w:rsidR="00F5451C">
        <w:rPr>
          <w:bCs/>
        </w:rPr>
        <w:t xml:space="preserve">ancreatic </w:t>
      </w:r>
      <w:r w:rsidRPr="00303768">
        <w:rPr>
          <w:bCs/>
        </w:rPr>
        <w:t>biopsy is not tenable in humans</w:t>
      </w:r>
      <w:r w:rsidR="00BB2319">
        <w:rPr>
          <w:bCs/>
        </w:rPr>
        <w:t xml:space="preserve">, </w:t>
      </w:r>
      <w:r w:rsidRPr="00303768">
        <w:rPr>
          <w:bCs/>
        </w:rPr>
        <w:t>most efforts have focused on peripheral blood</w:t>
      </w:r>
      <w:r>
        <w:rPr>
          <w:bCs/>
        </w:rPr>
        <w:t>.</w:t>
      </w:r>
      <w:r w:rsidR="00193FF9">
        <w:rPr>
          <w:bCs/>
        </w:rPr>
        <w:t xml:space="preserve"> </w:t>
      </w:r>
      <w:r w:rsidRPr="00303768">
        <w:rPr>
          <w:bCs/>
        </w:rPr>
        <w:t xml:space="preserve">IAR CD4+ and CD8+ T cells </w:t>
      </w:r>
      <w:r w:rsidR="00BB2319">
        <w:rPr>
          <w:bCs/>
        </w:rPr>
        <w:t>are</w:t>
      </w:r>
      <w:r>
        <w:rPr>
          <w:bCs/>
        </w:rPr>
        <w:t xml:space="preserve"> found </w:t>
      </w:r>
      <w:r w:rsidRPr="00303768">
        <w:rPr>
          <w:bCs/>
        </w:rPr>
        <w:t xml:space="preserve">in blood of at-risk and T1D subjects, but </w:t>
      </w:r>
      <w:r>
        <w:rPr>
          <w:bCs/>
        </w:rPr>
        <w:t>also</w:t>
      </w:r>
      <w:r w:rsidRPr="00303768">
        <w:rPr>
          <w:bCs/>
        </w:rPr>
        <w:t xml:space="preserve"> often in healthy control </w:t>
      </w:r>
      <w:r>
        <w:rPr>
          <w:bCs/>
        </w:rPr>
        <w:t xml:space="preserve">(HC) </w:t>
      </w:r>
      <w:r w:rsidRPr="00303768">
        <w:rPr>
          <w:bCs/>
        </w:rPr>
        <w:t xml:space="preserve">subjects </w:t>
      </w:r>
      <w:r w:rsidRPr="00303768">
        <w:rPr>
          <w:bCs/>
        </w:rPr>
        <w:fldChar w:fldCharType="begin"/>
      </w:r>
      <w:r w:rsidR="00583190">
        <w:rPr>
          <w:bCs/>
        </w:rPr>
        <w:instrText xml:space="preserve"> ADDIN ZOTERO_ITEM CSL_CITATION {"citationID":"obpu6596t","properties":{"formattedCitation":"\\super 8\\uc0\\u8211{}10\\nosupersub{}","plainCitation":"8–10","noteIndex":0},"citationItems":[{"id":704,"uris":["http://zotero.org/users/522661/items/UXVHAW85"],"itemData":{"id":704,"type":"article-journal","abstract":"The presence of autoreactive CD4(+) T cells in the peripheral blood of healthy human subjects was investigated after removal of CD4(+)CD25(+) regulatory T cells (Treg). CD4(+) T cells that were directed against the type 1 diabetes-associated autoantigen glutamic acid decarboxylase 65, the melanocyte differentiation Ag tyrosinase, and the cancer/testis tumor Ag NY-ESO-1 were readily derived from PBMC of healthy individuals. These autoreactive T cells could be visualized, using Ag-specific class II tetramer reagents, in the peripheral blood of most individuals examined. Addition of CD4(+)CD25(+) Treg back to the CD4(+)CD25(-) population suppressed the expansion of the autoreactive T cells. Autoreactive T cells were cloned based on tetramer binding, and expressed characteristic activation markers upon self-Ag stimulation. These results show that autoreactive T cells are present in most healthy individuals and that Treg likely play an important role of keeping these autoreactive T cells in check.","container-title":"Journal of Immunology (Baltimore, Md.: 1950)","ISSN":"0022-1767","issue":"10","journalAbbreviation":"J. Immunol.","language":"eng","note":"PMID: 15128778","page":"5967-5972","source":"PubMed","title":"Autoreactive T cells in healthy individuals","volume":"172","author":[{"family":"Danke","given":"Nancy A."},{"family":"Koelle","given":"David M."},{"family":"Yee","given":"Cassian"},{"family":"Beheray","given":"Sucheta"},{"family":"Kwok","given":"William W."}],"issued":{"date-parts":[["2004",5,15]]}},"label":"page"},{"id":705,"uris":["http://zotero.org/users/522661/items/8XD67KUS"],"itemData":{"id":705,"type":"article-journal","abstract":"Glutamic acid decarboxylase 65 (GAD65) is a putative autoantigen associated with the pathogenesis of type 1 diabetes (T1D). The prevalence of autoreactive CD4+ T cells towards the immunodominant GAD65(555-567) epitope in DR4 healthy and T1D subjects was investigated with class II tetramers. A slightly higher percentage of diabetic subjects had GAD65(555-567) tetramer-positive T cells upon GAD65(555-567) peptide stimulation on the total CD4+ T-cell populations compared to healthy subjects. In contrast, three quarters of subjects in both groups had tetramer-positive T cells resulting from stimulation of the CD4+CD25+ regulatory T-cell depleted CD4+ T cells. The frequencies and TCR Vbeta gene usages of GAD65(555-567) T cells were also similar in both groups. Experiments demonstrated that GAD65(555-567)-reactive T cells in healthy and diabetic subjects had different CD45RA phenotypes. For the healthy group, GAD65(555-567)-reactive T cells were generally found in the CD45RA+ naïve T-cell pool while GAD65(555-567)-reactive T cells from T1D subjects were present in both CD45RA+ naïve and CD45RA- memory T-cell pools. These findings suggested that there is no difference in thymic selection of DR4 restricted GAD-reactive T cells amongst healthy and T1D individuals but GAD65(555-567)-reactive T cells have been preferentially activated in diabetic patients.","container-title":"Journal of Autoimmunity","DOI":"10.1016/j.jaut.2005.08.007","ISSN":"0896-8411","issue":"4","journalAbbreviation":"J. Autoimmun.","language":"eng","note":"PMID: 16249070","page":"303-311","source":"PubMed","title":"Comparative study of GAD65-specific CD4+ T cells in healthy and type 1 diabetic subjects","volume":"25","author":[{"family":"Danke","given":"Nancy A."},{"family":"Yang","given":"Junbao"},{"family":"Greenbaum","given":"Carla"},{"family":"Kwok","given":"William W."}],"issued":{"date-parts":[["2005",12]]}},"label":"page"},{"id":702,"uris":["http://zotero.org/users/522661/items/J8EMWB5M"],"itemData":{"id":702,"type":"article-journal","abstract":"Autoreactive CD8 T cells play a central role in the destruction of pancreatic islet β-cells that leads to type 1 diabetes, yet the key features of this immune-mediated process remain poorly defined. In this study, we combined high-definition polychromatic flow cytometry with ultrasensitive peptide-human leukocyte antigen class I tetramer staining to quantify and characterize β-cell-specific CD8 T cell populations in patients with recent-onset type 1 diabetes and healthy control subjects. Remarkably, we found that β-cell-specific CD8 T cell frequencies in peripheral blood were similar between subject groups. In contrast to healthy control subjects, however, patients with newly diagnosed type 1 diabetes displayed hallmarks of antigen-driven expansion uniquely within the β-cell-specific CD8 T cell compartment. Molecular analysis of selected β-cell-specific CD8 T cell populations further revealed highly skewed oligoclonal T cell receptor repertoires comprising exclusively private clonotypes. Collectively, these data identify novel and distinctive features of disease-relevant CD8 T cells that inform the immunopathogenesis of type 1 diabetes.","container-title":"Diabetes","DOI":"10.2337/db14-0332","ISSN":"1939-327X","issue":"3","journalAbbreviation":"Diabetes","language":"eng","note":"PMID: 25249579\nPMCID: PMC4557541","page":"916-925","source":"PubMed","title":"β-cell-specific CD8 T cell phenotype in type 1 diabetes reflects chronic autoantigen exposure","volume":"64","author":[{"family":"Skowera","given":"Ania"},{"family":"Ladell","given":"Kristin"},{"family":"McLaren","given":"James E."},{"family":"Dolton","given":"Garry"},{"family":"Matthews","given":"Katherine K."},{"family":"Gostick","given":"Emma"},{"family":"Kronenberg-Versteeg","given":"Deborah"},{"family":"Eichmann","given":"Martin"},{"family":"Knight","given":"Robin R."},{"family":"Heck","given":"Susanne"},{"family":"Powrie","given":"Jake"},{"family":"Bingley","given":"Polly J."},{"family":"Dayan","given":"Colin M."},{"family":"Miles","given":"John J."},{"family":"Sewell","given":"Andrew K."},{"family":"Price","given":"David A."},{"family":"Peakman","given":"Mark"}],"issued":{"date-parts":[["2015",3]]}},"label":"page"}],"schema":"https://github.com/citation-style-language/schema/raw/master/csl-citation.json"} </w:instrText>
      </w:r>
      <w:r w:rsidRPr="00303768">
        <w:rPr>
          <w:bCs/>
        </w:rPr>
        <w:fldChar w:fldCharType="separate"/>
      </w:r>
      <w:r w:rsidR="009018B8" w:rsidRPr="009018B8">
        <w:rPr>
          <w:rFonts w:ascii="Calibri" w:cs="Calibri"/>
          <w:vertAlign w:val="superscript"/>
        </w:rPr>
        <w:t>8–10</w:t>
      </w:r>
      <w:r w:rsidRPr="00303768">
        <w:fldChar w:fldCharType="end"/>
      </w:r>
      <w:r w:rsidRPr="00303768">
        <w:rPr>
          <w:bCs/>
        </w:rPr>
        <w:t xml:space="preserve">. Distinctive phenotypic properties of </w:t>
      </w:r>
      <w:r w:rsidR="0080044B">
        <w:rPr>
          <w:bCs/>
        </w:rPr>
        <w:t>IAR T</w:t>
      </w:r>
      <w:r w:rsidRPr="00303768">
        <w:rPr>
          <w:bCs/>
        </w:rPr>
        <w:t xml:space="preserve"> cells in T1D subjects suggest their </w:t>
      </w:r>
      <w:r>
        <w:rPr>
          <w:bCs/>
        </w:rPr>
        <w:t>association with</w:t>
      </w:r>
      <w:r w:rsidRPr="00303768">
        <w:rPr>
          <w:bCs/>
        </w:rPr>
        <w:t xml:space="preserve"> disease</w:t>
      </w:r>
      <w:r w:rsidR="004F5483">
        <w:rPr>
          <w:bCs/>
        </w:rPr>
        <w:t xml:space="preserve">, yet </w:t>
      </w:r>
      <w:r w:rsidR="00BB2319">
        <w:rPr>
          <w:bCs/>
        </w:rPr>
        <w:t xml:space="preserve">IAR T cells </w:t>
      </w:r>
      <w:r w:rsidR="005E15FE">
        <w:rPr>
          <w:bCs/>
        </w:rPr>
        <w:t xml:space="preserve">are rare </w:t>
      </w:r>
      <w:r w:rsidR="00BB2319">
        <w:rPr>
          <w:bCs/>
        </w:rPr>
        <w:t>in the blood (</w:t>
      </w:r>
      <w:r w:rsidR="00BB2319" w:rsidRPr="00692BD1">
        <w:rPr>
          <w:bCs/>
        </w:rPr>
        <w:t xml:space="preserve">1:30,000 to 1:160,000 for GAD65-specific </w:t>
      </w:r>
      <w:r w:rsidR="0080044B">
        <w:rPr>
          <w:bCs/>
        </w:rPr>
        <w:t>IAR T</w:t>
      </w:r>
      <w:r w:rsidR="00BB2319" w:rsidRPr="00692BD1">
        <w:rPr>
          <w:bCs/>
        </w:rPr>
        <w:t xml:space="preserve"> cells</w:t>
      </w:r>
      <w:r w:rsidR="00FA0A68">
        <w:rPr>
          <w:bCs/>
        </w:rPr>
        <w:t>)</w:t>
      </w:r>
      <w:r w:rsidR="00BB2319" w:rsidRPr="00692BD1">
        <w:rPr>
          <w:bCs/>
        </w:rPr>
        <w:t xml:space="preserve"> </w:t>
      </w:r>
      <w:r w:rsidR="00BB2319" w:rsidRPr="00692BD1">
        <w:rPr>
          <w:bCs/>
        </w:rPr>
        <w:fldChar w:fldCharType="begin"/>
      </w:r>
      <w:r w:rsidR="00583190">
        <w:rPr>
          <w:bCs/>
        </w:rPr>
        <w:instrText xml:space="preserve"> ADDIN ZOTERO_ITEM CSL_CITATION {"citationID":"KWkEx7A6","properties":{"formattedCitation":"\\super 9\\nosupersub{}","plainCitation":"9","noteIndex":0},"citationItems":[{"id":705,"uris":["http://zotero.org/users/522661/items/8XD67KUS"],"itemData":{"id":705,"type":"article-journal","abstract":"Glutamic acid decarboxylase 65 (GAD65) is a putative autoantigen associated with the pathogenesis of type 1 diabetes (T1D). The prevalence of autoreactive CD4+ T cells towards the immunodominant GAD65(555-567) epitope in DR4 healthy and T1D subjects was investigated with class II tetramers. A slightly higher percentage of diabetic subjects had GAD65(555-567) tetramer-positive T cells upon GAD65(555-567) peptide stimulation on the total CD4+ T-cell populations compared to healthy subjects. In contrast, three quarters of subjects in both groups had tetramer-positive T cells resulting from stimulation of the CD4+CD25+ regulatory T-cell depleted CD4+ T cells. The frequencies and TCR Vbeta gene usages of GAD65(555-567) T cells were also similar in both groups. Experiments demonstrated that GAD65(555-567)-reactive T cells in healthy and diabetic subjects had different CD45RA phenotypes. For the healthy group, GAD65(555-567)-reactive T cells were generally found in the CD45RA+ naïve T-cell pool while GAD65(555-567)-reactive T cells from T1D subjects were present in both CD45RA+ naïve and CD45RA- memory T-cell pools. These findings suggested that there is no difference in thymic selection of DR4 restricted GAD-reactive T cells amongst healthy and T1D individuals but GAD65(555-567)-reactive T cells have been preferentially activated in diabetic patients.","container-title":"Journal of Autoimmunity","DOI":"10.1016/j.jaut.2005.08.007","ISSN":"0896-8411","issue":"4","journalAbbreviation":"J. Autoimmun.","language":"eng","note":"PMID: 16249070","page":"303-311","source":"PubMed","title":"Comparative study of GAD65-specific CD4+ T cells in healthy and type 1 diabetic subjects","volume":"25","author":[{"family":"Danke","given":"Nancy A."},{"family":"Yang","given":"Junbao"},{"family":"Greenbaum","given":"Carla"},{"family":"Kwok","given":"William W."}],"issued":{"date-parts":[["2005",12]]}}}],"schema":"https://github.com/citation-style-language/schema/raw/master/csl-citation.json"} </w:instrText>
      </w:r>
      <w:r w:rsidR="00BB2319" w:rsidRPr="00692BD1">
        <w:rPr>
          <w:bCs/>
        </w:rPr>
        <w:fldChar w:fldCharType="separate"/>
      </w:r>
      <w:r w:rsidR="00BB2319" w:rsidRPr="00303768">
        <w:rPr>
          <w:rFonts w:ascii="Calibri" w:cs="Calibri"/>
          <w:vertAlign w:val="superscript"/>
        </w:rPr>
        <w:t>9</w:t>
      </w:r>
      <w:r w:rsidR="00BB2319" w:rsidRPr="00692BD1">
        <w:rPr>
          <w:bCs/>
        </w:rPr>
        <w:fldChar w:fldCharType="end"/>
      </w:r>
      <w:r w:rsidR="00DE683B">
        <w:t xml:space="preserve">. </w:t>
      </w:r>
      <w:r w:rsidR="00BD086A">
        <w:t>Importantly</w:t>
      </w:r>
      <w:r w:rsidR="004F5483">
        <w:rPr>
          <w:bCs/>
        </w:rPr>
        <w:t xml:space="preserve">, </w:t>
      </w:r>
      <w:r w:rsidR="00F02547">
        <w:rPr>
          <w:bCs/>
        </w:rPr>
        <w:t>some</w:t>
      </w:r>
      <w:r w:rsidR="004F5483">
        <w:rPr>
          <w:bCs/>
        </w:rPr>
        <w:t xml:space="preserve"> studies have characterized islet infiltrating T cells in the pancreas from organ donors with T1D</w:t>
      </w:r>
      <w:r w:rsidR="004265C3">
        <w:rPr>
          <w:bCs/>
        </w:rPr>
        <w:t xml:space="preserve"> </w:t>
      </w:r>
      <w:commentRangeStart w:id="2"/>
      <w:r w:rsidR="004265C3">
        <w:rPr>
          <w:bCs/>
        </w:rPr>
        <w:fldChar w:fldCharType="begin"/>
      </w:r>
      <w:r w:rsidR="00583190">
        <w:rPr>
          <w:bCs/>
        </w:rPr>
        <w:instrText xml:space="preserve"> ADDIN ZOTERO_ITEM CSL_CITATION {"citationID":"a1659vpndlp","properties":{"formattedCitation":"\\super 11\\uc0\\u8211{}13\\nosupersub{}","plainCitation":"11–13","noteIndex":0},"citationItems":[{"id":3346,"uris":["http://zotero.org/users/522661/items/YT8LRPR3"],"itemData":{"id":3346,"type":"article-journal","abstract":"Proinsulin is an abundant protein that is selectively expressed by pancreatic beta cells and has been a focus for development of antigen-specific immunotherapies for type 1 diabetes (T1D). In this study, we sought to comprehensively evaluate reactivity to preproinsulin by CD4 T cells originally isolated from pancreatic islets of organ donors having T1D. We analyzed 187 T cell receptor (TCR) clonotypes expressed by CD4 T cells obtained from six T1D donors and determined their response to 99 truncated preproinsulin peptide pools, in the presence of autologous B cells. We identified 14 TCR clonotypes from four out of the six donors that responded to preproinsulin peptides. Epitopes were found across all of proinsulin (insulin B-chain, C-peptide, and A-chain) including four hot spot regions containing peptides commonly targeted by TCR clonotypes derived from multiple T1D donors. Of importance, these hot spots overlap with peptide regions to which CD4 T cell responses have previously been detected in the peripheral blood of T1D patients. The 14 TCR clonotypes recognized proinsulin peptides presented by various HLA class II molecules, but there was a trend for dominant restriction with HLA-DQ, especially T1D risk alleles DQ8, DQ2, and DQ8-trans. The characteristics of the tri-molecular complex including proinsulin peptide, HLA-DQ molecule, and TCR derived from CD4 T cells in islets, provides an essential basis for developing antigen-specific biomarkers as well as immunotherapies.","container-title":"Frontiers in Endocrinology","DOI":"10.3389/fendo.2021.622647","ISSN":"1664-2392","journalAbbreviation":"Front Endocrinol (Lausanne)","language":"eng","note":"PMID: 33841327\nPMCID: PMC8027116","page":"622647","source":"PubMed","title":"Proinsulin-Reactive CD4 T Cells in the Islets of Type 1 Diabetes Organ Donors","volume":"12","author":[{"family":"Landry","given":"Laurie G."},{"family":"Anderson","given":"Amanda M."},{"family":"Russ","given":"Holger A."},{"family":"Yu","given":"Liping"},{"family":"Kent","given":"Sally C."},{"family":"Atkinson","given":"Mark A."},{"family":"Mathews","given":"Clayton E."},{"family":"Michels","given":"Aaron W."},{"family":"Nakayama","given":"Maki"}],"issued":{"date-parts":[["2021"]]}},"label":"page"},{"id":3352,"uris":["http://zotero.org/users/522661/items/AWMLMKR9"],"itemData":{"id":3352,"type":"article-journal","abstract":"Type 1 diabetes, the immune mediated form of diabetes, represents a prototypical organ specific autoimmune disease in that insulin producing pancreatic islets are specifically targeted by T cells. The disease is now predictable in humans with the measurement of type 1 diabetes associated autoantibodies (islet autoantibodies) in the peripheral blood which are directed against insulin and beta cell proteins. With an increasing incidence of disease, especially in young children, large well-controlled clinical prevention trials using antigen specific immunotherapy have been completed but with limited clinical benefit. To improve outcomes, it is critical to understand the antigen and T cell receptor repertoires of those cells that infiltrate the target organ, pancreatic islets, in human type 1 diabetes. With international networks to identify organ donors with type 1 diabetes, improved immunosequencing platforms, and the ability to reconstitute T cell receptors of interest into immortalized cell lines allows antigen discovery efforts for rare tissue specific T cells. Here we review the disease pathogenesis of type 1 diabetes with a focus on human islet infiltrating T cell antigen discovery efforts, which provides necessary knowledge to define biomarkers of disease activity and improve antigen specific immunotherapy approaches for disease prevention.","container-title":"Frontiers in Immunology","DOI":"10.3389/fimmu.2019.00365","ISSN":"1664-3224","journalAbbreviation":"Front Immunol","note":"PMID: 30906293\nPMCID: PMC6418007","page":"365","source":"PubMed Central","title":"Determining Antigen Specificity of Human Islet Infiltrating T Cells in Type 1 Diabetes","volume":"10","author":[{"family":"Nakayama","given":"Maki"},{"family":"Michels","given":"Aaron W."}],"issued":{"date-parts":[["2019",3,8]]}}},{"id":3349,"uris":["http://zotero.org/users/522661/items/CGGMPLXZ"],"itemData":{"id":3349,"type":"article-journal","abstract":"A major therapeutic goal for type 1 diabetes (T1D) is to induce autoantigen-specific tolerance of T cells. This could suppress autoimmunity in those at risk for the development of T1D, as well as in those with established disease who receive islet replacement or regeneration therapy. Because functional studies of human autoreactive T cell responses have been limited largely to peripheral blood–derived T cells–, it is unclear how representative the peripheral T cell repertoire is of T cells infiltrating the islets. Our knowledge of the insulitic T cell repertoire is derived from histological and immunohistochemical analyses of insulitis–, the identification of autoreactive CD8+ T cells in situ, in islets of human leukocyte antigen (HLA)-A2+ donors and isolation and identification of DQ8 and DQ2–DQ8 heterodimer–restricted, proinsulin-reactive CD4+ T cells grown from islets of a single donor with T1D. Here we present an analysis of 50 of a total of 236 CD4+ and CD8+ T cell lines grown from individual handpicked islets or clones directly sorted from handpicked, dispersed islets from nine donors with T1D. Seventeen of these T cell lines and clones reacted to a broad range of studied native islet antigens and to post-translationally modified peptides. These studies demonstrate the existence of a variety of islet-infiltrating, islet-autoantigen reactive T cells in individuals with T1D, and these data have implications for the design of successful immunotherapies.","container-title":"Nature medicine","DOI":"10.1038/nm.4203","ISSN":"1078-8956","issue":"12","journalAbbreviation":"Nat Med","note":"PMID: 27798614\nPMCID: PMC5140746","page":"1482-1487","source":"PubMed Central","title":"Analysis of self-antigen specificity of islet-infiltrating T cells from human donors with type 1 diabetes","volume":"22","author":[{"family":"Babon","given":"Jenny Aurielle B"},{"family":"DeNicola","given":"Megan E"},{"family":"Blodgett","given":"David M"},{"family":"Crèvecoeur","given":"Inne"},{"family":"Buttrick","given":"Thomas S"},{"family":"Maehr","given":"René"},{"family":"Bottino","given":"Rita"},{"family":"Naji","given":"Ali"},{"family":"Kaddis","given":"John"},{"family":"Elyaman","given":"Wassim"},{"family":"James","given":"Eddie A"},{"family":"Haliyur","given":"Rachana"},{"family":"Brissova","given":"Marcela"},{"family":"Overbergh","given":"Lut"},{"family":"Mathieu","given":"Chantal"},{"family":"Delong","given":"Thomas"},{"family":"Haskins","given":"Kathryn"},{"family":"Pugliese","given":"Alberto"},{"family":"Campbell-Thompson","given":"Martha"},{"family":"Mathews","given":"Clayton"},{"family":"Atkinson","given":"Mark A"},{"family":"Powers","given":"Alvin C"},{"family":"Harlan","given":"David M"},{"family":"Kent","given":"Sally C"}],"issued":{"date-parts":[["2016",12]]}}}],"schema":"https://github.com/citation-style-language/schema/raw/master/csl-citation.json"} </w:instrText>
      </w:r>
      <w:r w:rsidR="004265C3">
        <w:rPr>
          <w:bCs/>
        </w:rPr>
        <w:fldChar w:fldCharType="separate"/>
      </w:r>
      <w:r w:rsidR="00583190" w:rsidRPr="00583190">
        <w:rPr>
          <w:rFonts w:ascii="Calibri" w:cs="Calibri"/>
          <w:vertAlign w:val="superscript"/>
        </w:rPr>
        <w:t>11–13</w:t>
      </w:r>
      <w:r w:rsidR="004265C3">
        <w:rPr>
          <w:bCs/>
        </w:rPr>
        <w:fldChar w:fldCharType="end"/>
      </w:r>
      <w:commentRangeEnd w:id="2"/>
      <w:r w:rsidR="0060550C">
        <w:rPr>
          <w:rStyle w:val="CommentReference"/>
        </w:rPr>
        <w:commentReference w:id="2"/>
      </w:r>
      <w:r w:rsidR="004F5483">
        <w:rPr>
          <w:bCs/>
        </w:rPr>
        <w:t>.</w:t>
      </w:r>
      <w:r w:rsidR="00BD086A" w:rsidDel="00B411FD">
        <w:t xml:space="preserve"> </w:t>
      </w:r>
    </w:p>
    <w:p w14:paraId="2EA2990D" w14:textId="3025E9E2" w:rsidR="00BB2319" w:rsidRDefault="004265C3" w:rsidP="005A06E9">
      <w:pPr>
        <w:pStyle w:val="Bibliography"/>
        <w:spacing w:after="120" w:line="360" w:lineRule="auto"/>
        <w:ind w:left="0" w:firstLine="432"/>
      </w:pPr>
      <w:r>
        <w:lastRenderedPageBreak/>
        <w:t>A</w:t>
      </w:r>
      <w:r w:rsidR="005E7216">
        <w:t xml:space="preserve"> </w:t>
      </w:r>
      <w:r w:rsidR="00862499">
        <w:t xml:space="preserve">defining </w:t>
      </w:r>
      <w:r w:rsidR="005E7216">
        <w:t xml:space="preserve">feature of T cells </w:t>
      </w:r>
      <w:r w:rsidR="00862499">
        <w:t xml:space="preserve">is </w:t>
      </w:r>
      <w:r w:rsidR="00E54621">
        <w:t xml:space="preserve">the </w:t>
      </w:r>
      <w:r w:rsidR="00303768">
        <w:t>presence of T cell receptor</w:t>
      </w:r>
      <w:r w:rsidR="00D83493">
        <w:t>s</w:t>
      </w:r>
      <w:r w:rsidR="00303768">
        <w:t xml:space="preserve"> (TCR</w:t>
      </w:r>
      <w:r w:rsidR="00D83493">
        <w:t>s</w:t>
      </w:r>
      <w:r w:rsidR="00303768">
        <w:t>) on their cell surfaces</w:t>
      </w:r>
      <w:r w:rsidR="00D83493">
        <w:t xml:space="preserve">. </w:t>
      </w:r>
      <w:r w:rsidR="00303768">
        <w:t>T cells proliferate</w:t>
      </w:r>
      <w:r w:rsidR="00303768" w:rsidRPr="001C15AB">
        <w:t xml:space="preserve"> in response to </w:t>
      </w:r>
      <w:r w:rsidR="00303768">
        <w:t xml:space="preserve">TCR recognition of </w:t>
      </w:r>
      <w:r w:rsidR="00303768" w:rsidRPr="001C15AB">
        <w:t>antigenic peptide</w:t>
      </w:r>
      <w:r w:rsidR="00303768">
        <w:t>s, resulting</w:t>
      </w:r>
      <w:r w:rsidR="00303768" w:rsidRPr="001C15AB">
        <w:t xml:space="preserve"> in clonal expansion of a population of cells with </w:t>
      </w:r>
      <w:r w:rsidR="00F133FB" w:rsidRPr="001C15AB">
        <w:t>identical</w:t>
      </w:r>
      <w:r w:rsidR="00F133FB">
        <w:t xml:space="preserve"> TCR sequences at both the nucleic acid and protein sequence levels and </w:t>
      </w:r>
      <w:r w:rsidR="00BB2319">
        <w:t xml:space="preserve">the same </w:t>
      </w:r>
      <w:r w:rsidR="00BB2319" w:rsidRPr="001C15AB">
        <w:t xml:space="preserve">antigen specificity </w:t>
      </w:r>
      <w:r w:rsidR="00303768" w:rsidRPr="001C15AB">
        <w:fldChar w:fldCharType="begin"/>
      </w:r>
      <w:r w:rsidR="00583190">
        <w:instrText xml:space="preserve"> ADDIN ZOTERO_ITEM CSL_CITATION {"citationID":"jJZm5X28","properties":{"formattedCitation":"\\super 14\\nosupersub{}","plainCitation":"14","noteIndex":0},"citationItems":[{"id":447,"uris":["http://zotero.org/users/522661/items/IU2NG7MI"],"itemData":{"id":447,"type":"book","event-place":"New York","publisher":"Garland Science","publisher-place":"New York","title":"Immunobiology: The Immune System in Health and Disease. 5th edition","author":[{"literal":"Janeway CA Jr, Travers P, Walpert M, Shlomchik MJ"}],"issued":{"date-parts":[["2001"]]}}}],"schema":"https://github.com/citation-style-language/schema/raw/master/csl-citation.json"} </w:instrText>
      </w:r>
      <w:r w:rsidR="00303768" w:rsidRPr="001C15AB">
        <w:fldChar w:fldCharType="separate"/>
      </w:r>
      <w:r w:rsidR="00DC40B2" w:rsidRPr="00DC40B2">
        <w:rPr>
          <w:rFonts w:ascii="Calibri" w:cs="Calibri"/>
          <w:vertAlign w:val="superscript"/>
        </w:rPr>
        <w:t>14</w:t>
      </w:r>
      <w:r w:rsidR="00303768" w:rsidRPr="001C15AB">
        <w:fldChar w:fldCharType="end"/>
      </w:r>
      <w:r w:rsidR="00303768">
        <w:t xml:space="preserve">. </w:t>
      </w:r>
      <w:r w:rsidR="00BB2319">
        <w:t>Using paired TCR sequences identified by single cell RNA-sequencing (</w:t>
      </w:r>
      <w:proofErr w:type="spellStart"/>
      <w:r w:rsidR="00BB2319">
        <w:t>scRNA</w:t>
      </w:r>
      <w:proofErr w:type="spellEnd"/>
      <w:r w:rsidR="00BB2319">
        <w:t xml:space="preserve">-seq), we previously demonstrated expanded clones of </w:t>
      </w:r>
      <w:r w:rsidR="0080044B">
        <w:t>IAR T</w:t>
      </w:r>
      <w:r w:rsidR="00BB2319">
        <w:t xml:space="preserve"> cells in blood of T1D patients </w:t>
      </w:r>
      <w:r w:rsidR="00BB2319">
        <w:fldChar w:fldCharType="begin"/>
      </w:r>
      <w:r w:rsidR="00583190">
        <w:instrText xml:space="preserve"> ADDIN ZOTERO_ITEM CSL_CITATION {"citationID":"jfVuJHzz","properties":{"formattedCitation":"\\super 15\\nosupersub{}","plainCitation":"15","noteIndex":0},"citationItems":[{"id":876,"uris":["http://zotero.org/users/522661/items/Z2RXG593",["http://zotero.org/users/522661/items/Z2RXG593"]],"itemData":{"id":876,"type":"article-journal","abstract":"The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S."}],"issued":{"date-parts":[["2017",5,31]]}}}],"schema":"https://github.com/citation-style-language/schema/raw/master/csl-citation.json"} </w:instrText>
      </w:r>
      <w:r w:rsidR="00BB2319">
        <w:fldChar w:fldCharType="separate"/>
      </w:r>
      <w:r w:rsidR="00DC40B2" w:rsidRPr="00DC40B2">
        <w:rPr>
          <w:rFonts w:ascii="Calibri" w:cs="Calibri"/>
          <w:vertAlign w:val="superscript"/>
        </w:rPr>
        <w:t>15</w:t>
      </w:r>
      <w:r w:rsidR="00BB2319">
        <w:fldChar w:fldCharType="end"/>
      </w:r>
      <w:r w:rsidR="00BB2319">
        <w:t>. More recently, we identified</w:t>
      </w:r>
      <w:r w:rsidR="00BB2319" w:rsidRPr="00BB2319">
        <w:t xml:space="preserve"> a population of </w:t>
      </w:r>
      <w:r w:rsidR="00BB2319">
        <w:t xml:space="preserve">expanded </w:t>
      </w:r>
      <w:r w:rsidR="0080044B">
        <w:t>IAR T</w:t>
      </w:r>
      <w:r w:rsidR="00BB2319" w:rsidRPr="00BB2319">
        <w:t xml:space="preserve"> cells with diverse specificities determined by TCRs with restricted </w:t>
      </w:r>
      <w:r w:rsidR="00BB2319" w:rsidRPr="00BB2319">
        <w:rPr>
          <w:i/>
          <w:iCs/>
        </w:rPr>
        <w:t>TRA</w:t>
      </w:r>
      <w:r w:rsidR="00BB2319" w:rsidRPr="00BB2319">
        <w:t xml:space="preserve"> junctions and germline-constrained antigen recognition properties</w:t>
      </w:r>
      <w:r w:rsidR="00BB2319">
        <w:t xml:space="preserve"> </w:t>
      </w:r>
      <w:r w:rsidR="00BB2319">
        <w:fldChar w:fldCharType="begin"/>
      </w:r>
      <w:r w:rsidR="00583190">
        <w:instrText xml:space="preserve"> ADDIN ZOTERO_ITEM CSL_CITATION {"citationID":"yDNmLVlW","properties":{"formattedCitation":"\\super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BB2319">
        <w:fldChar w:fldCharType="separate"/>
      </w:r>
      <w:r w:rsidR="00DC40B2" w:rsidRPr="00DC40B2">
        <w:rPr>
          <w:rFonts w:ascii="Calibri" w:cs="Calibri"/>
          <w:vertAlign w:val="superscript"/>
        </w:rPr>
        <w:t>16</w:t>
      </w:r>
      <w:r w:rsidR="00BB2319">
        <w:fldChar w:fldCharType="end"/>
      </w:r>
      <w:r w:rsidR="00BB2319">
        <w:t xml:space="preserve">. </w:t>
      </w:r>
      <w:r w:rsidR="00F02547">
        <w:t>In combination</w:t>
      </w:r>
      <w:r w:rsidR="00BB2319">
        <w:t>, these previous studies suggest the possibility that e</w:t>
      </w:r>
      <w:r w:rsidR="00303768" w:rsidRPr="00303768">
        <w:t xml:space="preserve">xpanded </w:t>
      </w:r>
      <w:r w:rsidR="0080044B">
        <w:t>IAR T</w:t>
      </w:r>
      <w:r w:rsidR="00B74990">
        <w:t xml:space="preserve"> cell </w:t>
      </w:r>
      <w:r w:rsidR="00303768" w:rsidRPr="00303768">
        <w:t xml:space="preserve">TCR sequences in </w:t>
      </w:r>
      <w:r w:rsidR="00B74990">
        <w:t xml:space="preserve">the blood of </w:t>
      </w:r>
      <w:r w:rsidR="00303768" w:rsidRPr="00303768">
        <w:t>T1D patients represent the ontogeny of T cell autoimmune responses during disease</w:t>
      </w:r>
      <w:r w:rsidR="00BB2319">
        <w:t xml:space="preserve">. </w:t>
      </w:r>
      <w:r w:rsidR="00B218BD">
        <w:t>While t</w:t>
      </w:r>
      <w:r w:rsidR="00BB2319">
        <w:t>his suggestion is attractive for both fundamental and translational investigations in T1D</w:t>
      </w:r>
      <w:r w:rsidR="001A39F5">
        <w:t>, evidence tha</w:t>
      </w:r>
      <w:r w:rsidR="001C0236">
        <w:t>t</w:t>
      </w:r>
      <w:r w:rsidR="001A39F5">
        <w:t xml:space="preserve"> </w:t>
      </w:r>
      <w:r w:rsidR="0080044B">
        <w:t>IAR T</w:t>
      </w:r>
      <w:r w:rsidR="001A39F5">
        <w:t xml:space="preserve"> cells with these characteristics are found in the pancreas is lacking</w:t>
      </w:r>
      <w:r w:rsidR="00BB2319">
        <w:t>.</w:t>
      </w:r>
    </w:p>
    <w:p w14:paraId="4DF03290" w14:textId="01E717E1" w:rsidR="00BB2319" w:rsidRPr="00BB2319" w:rsidRDefault="00BB2319" w:rsidP="00BB2319">
      <w:pPr>
        <w:pStyle w:val="Bibliography"/>
        <w:spacing w:after="120" w:line="360" w:lineRule="auto"/>
        <w:ind w:left="0" w:firstLine="432"/>
      </w:pPr>
      <w:r>
        <w:t>In</w:t>
      </w:r>
      <w:r w:rsidR="00B74990">
        <w:t xml:space="preserve"> this study, we</w:t>
      </w:r>
      <w:r>
        <w:t xml:space="preserve"> have examined IAR T cells in the pancreas by comparing TCR </w:t>
      </w:r>
      <w:r w:rsidR="00E54621">
        <w:t xml:space="preserve">junction sequences </w:t>
      </w:r>
      <w:r>
        <w:t xml:space="preserve">between </w:t>
      </w:r>
      <w:r w:rsidR="009618A9">
        <w:t xml:space="preserve">circulating </w:t>
      </w:r>
      <w:r w:rsidR="0080044B">
        <w:t>IAR T</w:t>
      </w:r>
      <w:r>
        <w:t xml:space="preserve"> cells and pancreatic infiltrating T cells (PIT). We show that a</w:t>
      </w:r>
      <w:r w:rsidRPr="00BB2319">
        <w:t xml:space="preserve"> significant fraction of IAR TCRs in peripheral blood share matching </w:t>
      </w:r>
      <w:r w:rsidRPr="00BB2319">
        <w:rPr>
          <w:i/>
          <w:iCs/>
        </w:rPr>
        <w:t>TRA</w:t>
      </w:r>
      <w:r w:rsidRPr="00BB2319">
        <w:t xml:space="preserve"> chains with PIT TCRs, and vice versa</w:t>
      </w:r>
      <w:r>
        <w:t>. We characterize PIT-matching TCRs and show that they have features of</w:t>
      </w:r>
      <w:r w:rsidRPr="00BB2319">
        <w:t xml:space="preserve"> germline-like (innate) mode(s) of epitope engagement</w:t>
      </w:r>
      <w:r>
        <w:t xml:space="preserve"> </w:t>
      </w:r>
      <w:r w:rsidR="00EC513D">
        <w:t xml:space="preserve">that are </w:t>
      </w:r>
      <w:r>
        <w:t xml:space="preserve">associated with TCRs </w:t>
      </w:r>
      <w:r w:rsidR="00DC40B2">
        <w:t>displaying</w:t>
      </w:r>
      <w:r w:rsidRPr="00BB2319">
        <w:t xml:space="preserve"> </w:t>
      </w:r>
      <w:r w:rsidR="00E54621">
        <w:t>multi-specific</w:t>
      </w:r>
      <w:r w:rsidRPr="00BB2319">
        <w:t>ity</w:t>
      </w:r>
      <w:r>
        <w:t>. Finally, we show e</w:t>
      </w:r>
      <w:r w:rsidRPr="00BB2319">
        <w:t xml:space="preserve">xpansion of PIT-matching </w:t>
      </w:r>
      <w:r w:rsidRPr="002601C5">
        <w:rPr>
          <w:i/>
          <w:iCs/>
        </w:rPr>
        <w:t>TRA</w:t>
      </w:r>
      <w:r w:rsidRPr="00BB2319">
        <w:t xml:space="preserve"> chains </w:t>
      </w:r>
      <w:r>
        <w:t>in blood</w:t>
      </w:r>
      <w:r w:rsidR="001379FD">
        <w:t xml:space="preserve"> prior to and</w:t>
      </w:r>
      <w:r>
        <w:t xml:space="preserve"> </w:t>
      </w:r>
      <w:r w:rsidRPr="00BB2319">
        <w:t xml:space="preserve">near the time of </w:t>
      </w:r>
      <w:r>
        <w:t xml:space="preserve">T1D </w:t>
      </w:r>
      <w:r w:rsidRPr="00BB2319">
        <w:t>diagnosis</w:t>
      </w:r>
      <w:r>
        <w:t xml:space="preserve">, </w:t>
      </w:r>
      <w:r w:rsidRPr="00BB2319">
        <w:t>strengthen</w:t>
      </w:r>
      <w:r>
        <w:t>ing</w:t>
      </w:r>
      <w:r w:rsidRPr="00BB2319">
        <w:t xml:space="preserve"> the link between </w:t>
      </w:r>
      <w:r w:rsidR="0080044B">
        <w:t>IAR T</w:t>
      </w:r>
      <w:r w:rsidRPr="00BB2319">
        <w:t xml:space="preserve"> cells in blood and pancreatic destruction</w:t>
      </w:r>
      <w:r>
        <w:t>.</w:t>
      </w:r>
    </w:p>
    <w:p w14:paraId="0C145B06" w14:textId="52480233" w:rsidR="00AF611D" w:rsidRDefault="003E08EC" w:rsidP="00BB2319">
      <w:pPr>
        <w:spacing w:after="120" w:line="360" w:lineRule="auto"/>
        <w:rPr>
          <w:b/>
          <w:bCs/>
        </w:rPr>
      </w:pPr>
      <w:r>
        <w:rPr>
          <w:b/>
          <w:bCs/>
        </w:rPr>
        <w:t>Results</w:t>
      </w:r>
    </w:p>
    <w:p w14:paraId="30943D2C" w14:textId="2568A514" w:rsidR="00303768" w:rsidRDefault="00B822CF" w:rsidP="00303768">
      <w:pPr>
        <w:spacing w:after="120" w:line="360" w:lineRule="auto"/>
        <w:ind w:firstLine="432"/>
      </w:pPr>
      <w:r>
        <w:rPr>
          <w:b/>
        </w:rPr>
        <w:t>Isolation of TCR sequences from IAR and PIT T cells.</w:t>
      </w:r>
      <w:r w:rsidR="003E37F1">
        <w:rPr>
          <w:b/>
        </w:rPr>
        <w:t xml:space="preserve"> </w:t>
      </w:r>
      <w:r w:rsidR="00AF611D" w:rsidRPr="00402A94">
        <w:t xml:space="preserve">Our central hypothesis is that </w:t>
      </w:r>
      <w:r w:rsidR="00AF611D" w:rsidRPr="00402A94">
        <w:rPr>
          <w:i/>
          <w:iCs/>
        </w:rPr>
        <w:t>in vivo</w:t>
      </w:r>
      <w:r w:rsidR="00AF611D">
        <w:t xml:space="preserve"> expansion of </w:t>
      </w:r>
      <w:r w:rsidR="0080044B">
        <w:t>IAR T</w:t>
      </w:r>
      <w:r w:rsidR="00AF611D" w:rsidRPr="001C15AB">
        <w:t xml:space="preserve"> cells </w:t>
      </w:r>
      <w:r w:rsidR="0085102D">
        <w:t xml:space="preserve">seen in peripheral blood </w:t>
      </w:r>
      <w:r w:rsidR="0085102D">
        <w:fldChar w:fldCharType="begin"/>
      </w:r>
      <w:r w:rsidR="00583190">
        <w:instrText xml:space="preserve"> ADDIN ZOTERO_ITEM CSL_CITATION {"citationID":"rwoYASBa","properties":{"formattedCitation":"\\super 15\\nosupersub{}","plainCitation":"15","noteIndex":0},"citationItems":[{"id":876,"uris":["http://zotero.org/users/522661/items/Z2RXG593",["http://zotero.org/users/522661/items/Z2RXG593"]],"itemData":{"id":876,"type":"article-journal","abstract":"The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S."}],"issued":{"date-parts":[["2017",5,31]]}}}],"schema":"https://github.com/citation-style-language/schema/raw/master/csl-citation.json"} </w:instrText>
      </w:r>
      <w:r w:rsidR="0085102D">
        <w:fldChar w:fldCharType="separate"/>
      </w:r>
      <w:r w:rsidR="00DC40B2" w:rsidRPr="00DC40B2">
        <w:rPr>
          <w:rFonts w:ascii="Calibri" w:cs="Calibri"/>
          <w:vertAlign w:val="superscript"/>
        </w:rPr>
        <w:t>15</w:t>
      </w:r>
      <w:r w:rsidR="0085102D">
        <w:fldChar w:fldCharType="end"/>
      </w:r>
      <w:r w:rsidR="0085102D">
        <w:t xml:space="preserve"> </w:t>
      </w:r>
      <w:r w:rsidR="00AF611D">
        <w:t>reflects</w:t>
      </w:r>
      <w:r w:rsidR="00AF611D" w:rsidRPr="001C15AB">
        <w:t xml:space="preserve"> </w:t>
      </w:r>
      <w:r w:rsidR="00AF611D">
        <w:t xml:space="preserve">autoimmune destruction of the pancreas during T1D. </w:t>
      </w:r>
      <w:r w:rsidR="00EB5B3D">
        <w:t xml:space="preserve">This </w:t>
      </w:r>
      <w:r w:rsidR="002F5BB1">
        <w:t xml:space="preserve">hypothesis </w:t>
      </w:r>
      <w:r w:rsidR="00EB5B3D">
        <w:t xml:space="preserve">predicts the presence of IAR T cells in the pancreas during disease. </w:t>
      </w:r>
      <w:r w:rsidR="00AF611D" w:rsidRPr="001C15AB">
        <w:t xml:space="preserve">To </w:t>
      </w:r>
      <w:r w:rsidR="00EB5B3D">
        <w:t xml:space="preserve">test this prediction, we </w:t>
      </w:r>
      <w:r w:rsidR="00AB4F56">
        <w:t>utilized</w:t>
      </w:r>
      <w:r w:rsidR="00303768">
        <w:t xml:space="preserve"> the </w:t>
      </w:r>
      <w:r w:rsidR="00303768" w:rsidRPr="00303768">
        <w:t>extreme sequence diversity</w:t>
      </w:r>
      <w:r w:rsidR="00303768">
        <w:t xml:space="preserve"> of TCRs</w:t>
      </w:r>
      <w:r w:rsidR="00EB5B3D">
        <w:t xml:space="preserve"> to enable</w:t>
      </w:r>
      <w:r w:rsidR="00303768">
        <w:t xml:space="preserve"> their use as </w:t>
      </w:r>
      <w:r w:rsidR="00303768" w:rsidRPr="00303768">
        <w:t xml:space="preserve">“barcodes” for clonal populations of T cells recognizing specific antigens </w:t>
      </w:r>
      <w:r w:rsidR="00303768" w:rsidRPr="00303768">
        <w:fldChar w:fldCharType="begin"/>
      </w:r>
      <w:r w:rsidR="00583190">
        <w:instrText xml:space="preserve"> ADDIN ZOTERO_ITEM CSL_CITATION {"citationID":"QNl6uCrF","properties":{"formattedCitation":"\\super 17\\nosupersub{}","plainCitation":"17","noteIndex":0},"citationItems":[{"id":1459,"uris":["http://zotero.org/users/522661/items/N933D4E9"],"itemData":{"id":1459,"type":"article-journal","container-title":"Trends in Immunology","DOI":"10.1016/j.it.2022.01.002","ISSN":"1471-4906, 1471-4981","issue":"0","journalAbbreviation":"Trends in Immunology","language":"English","note":"publisher: Elsevier","source":"www.cell.com","title":"TCR-sequencing in cancer and autoimmunity: barcodes and beyond","title-short":"TCR-sequencing in cancer and autoimmunity","URL":"https://www.cell.com/trends/immunology/abstract/S1471-4906(22)00002-3","volume":"0","author":[{"family":"Pauken","given":"Kristen E."},{"family":"Lagattuta","given":"Kaitlyn A."},{"family":"Lu","given":"Benjamin Y."},{"family":"Lucca","given":"Liliana E."},{"family":"Daud","given":"Adil I."},{"family":"Hafler","given":"David A."},{"family":"Kluger","given":"Harriet M."},{"family":"Raychaudhuri","given":"Soumya"},{"family":"Sharpe","given":"Arlene H."}],"accessed":{"date-parts":[["2022",1,26]]},"issued":{"date-parts":[["2022",1,25]]}}}],"schema":"https://github.com/citation-style-language/schema/raw/master/csl-citation.json"} </w:instrText>
      </w:r>
      <w:r w:rsidR="00303768" w:rsidRPr="00303768">
        <w:fldChar w:fldCharType="separate"/>
      </w:r>
      <w:r w:rsidR="00DC40B2" w:rsidRPr="00DC40B2">
        <w:rPr>
          <w:rFonts w:ascii="Calibri" w:cs="Calibri"/>
          <w:vertAlign w:val="superscript"/>
        </w:rPr>
        <w:t>17</w:t>
      </w:r>
      <w:r w:rsidR="00303768" w:rsidRPr="00303768">
        <w:fldChar w:fldCharType="end"/>
      </w:r>
      <w:r w:rsidR="00303768" w:rsidRPr="00303768">
        <w:t xml:space="preserve">. </w:t>
      </w:r>
      <w:r w:rsidR="00303768">
        <w:t xml:space="preserve">We reasoned that </w:t>
      </w:r>
      <w:r w:rsidR="001703B1">
        <w:t>because of the</w:t>
      </w:r>
      <w:r w:rsidR="00303768">
        <w:t xml:space="preserve"> sequence diversity of TCR</w:t>
      </w:r>
      <w:r w:rsidR="001703B1">
        <w:t xml:space="preserve">s and the rarity of IAR T cells in </w:t>
      </w:r>
      <w:r w:rsidR="00CB523D">
        <w:t>blood,</w:t>
      </w:r>
      <w:r w:rsidR="001703B1">
        <w:t xml:space="preserve"> </w:t>
      </w:r>
      <w:r w:rsidR="00303768">
        <w:t xml:space="preserve">it </w:t>
      </w:r>
      <w:r w:rsidR="001703B1">
        <w:t xml:space="preserve">would be </w:t>
      </w:r>
      <w:r w:rsidR="00303768">
        <w:t xml:space="preserve">unlikely </w:t>
      </w:r>
      <w:r w:rsidR="001703B1">
        <w:t xml:space="preserve">for </w:t>
      </w:r>
      <w:r w:rsidR="00303768">
        <w:t xml:space="preserve">individual IAR T cell TCR sequences </w:t>
      </w:r>
      <w:r w:rsidR="001703B1">
        <w:t xml:space="preserve">to </w:t>
      </w:r>
      <w:r w:rsidR="00303768">
        <w:t xml:space="preserve">be present </w:t>
      </w:r>
      <w:r w:rsidR="001703B1">
        <w:t xml:space="preserve">at high levels </w:t>
      </w:r>
      <w:r w:rsidR="00303768">
        <w:t xml:space="preserve">in PIT cells </w:t>
      </w:r>
      <w:r w:rsidR="00303768">
        <w:lastRenderedPageBreak/>
        <w:t xml:space="preserve">by chance. Significant overlap between IAR and PIT cell TCR sequences would therefore suggest a biological role for IAR T cells in the pancreas. </w:t>
      </w:r>
    </w:p>
    <w:p w14:paraId="21A451E7" w14:textId="24E3984A" w:rsidR="00931C21" w:rsidRDefault="00EB5B3D" w:rsidP="00A82A56">
      <w:pPr>
        <w:spacing w:after="120" w:line="360" w:lineRule="auto"/>
        <w:ind w:firstLine="432"/>
      </w:pPr>
      <w:r>
        <w:t>We</w:t>
      </w:r>
      <w:r w:rsidR="00303768">
        <w:t xml:space="preserve"> </w:t>
      </w:r>
      <w:r w:rsidR="0085102D">
        <w:t>utilized</w:t>
      </w:r>
      <w:r w:rsidR="00AF611D">
        <w:t xml:space="preserve"> TCRs </w:t>
      </w:r>
      <w:r w:rsidR="008238F8">
        <w:t xml:space="preserve">from </w:t>
      </w:r>
      <w:r w:rsidR="0080044B">
        <w:t>IAR T</w:t>
      </w:r>
      <w:r w:rsidR="008238F8">
        <w:t xml:space="preserve"> cells </w:t>
      </w:r>
      <w:r w:rsidR="00410638">
        <w:t>isolated from the peripheral blood of two subject</w:t>
      </w:r>
      <w:r w:rsidR="00AB4F56">
        <w:t xml:space="preserve"> cohort</w:t>
      </w:r>
      <w:r w:rsidR="00410638">
        <w:t xml:space="preserve">s </w:t>
      </w:r>
      <w:r w:rsidR="008238F8">
        <w:t>(</w:t>
      </w:r>
      <w:r w:rsidR="009A2513" w:rsidRPr="00E66321">
        <w:rPr>
          <w:b/>
          <w:bCs/>
        </w:rPr>
        <w:t>Table S1</w:t>
      </w:r>
      <w:r w:rsidR="009A2513">
        <w:t xml:space="preserve"> and </w:t>
      </w:r>
      <w:r w:rsidR="008238F8">
        <w:t xml:space="preserve">Materials and Methods). </w:t>
      </w:r>
      <w:r w:rsidR="009A2513">
        <w:t>Cohort</w:t>
      </w:r>
      <w:r w:rsidR="008238F8">
        <w:t xml:space="preserve"> 1 was </w:t>
      </w:r>
      <w:r w:rsidR="0085102D">
        <w:t xml:space="preserve">from our previous </w:t>
      </w:r>
      <w:proofErr w:type="spellStart"/>
      <w:r w:rsidR="00303768">
        <w:t>scRNA</w:t>
      </w:r>
      <w:proofErr w:type="spellEnd"/>
      <w:r w:rsidR="00303768">
        <w:t xml:space="preserve">-seq </w:t>
      </w:r>
      <w:r w:rsidR="00AF611D" w:rsidRPr="001C15AB">
        <w:t>comparisons</w:t>
      </w:r>
      <w:r w:rsidR="00AF611D">
        <w:t xml:space="preserve"> </w:t>
      </w:r>
      <w:r w:rsidR="00AF611D" w:rsidRPr="001C15AB">
        <w:t xml:space="preserve">of </w:t>
      </w:r>
      <w:r w:rsidR="0080044B">
        <w:t>IAR T</w:t>
      </w:r>
      <w:r w:rsidR="00AF611D">
        <w:t xml:space="preserve"> cells from HC subjects </w:t>
      </w:r>
      <w:r w:rsidR="00C373AC">
        <w:t>(n= 1</w:t>
      </w:r>
      <w:r w:rsidR="00F02547">
        <w:t>1</w:t>
      </w:r>
      <w:r w:rsidR="00C373AC">
        <w:t xml:space="preserve">), </w:t>
      </w:r>
      <w:r w:rsidR="00EC513D">
        <w:t xml:space="preserve">new onset T1D subjects </w:t>
      </w:r>
      <w:r w:rsidR="00F02547">
        <w:t xml:space="preserve">(newT1D) </w:t>
      </w:r>
      <w:r w:rsidR="00EC513D">
        <w:t xml:space="preserve">&lt;100 days from diagnosis </w:t>
      </w:r>
      <w:r w:rsidR="00F02547">
        <w:t>(</w:t>
      </w:r>
      <w:r w:rsidR="00C373AC">
        <w:t xml:space="preserve"> n=2</w:t>
      </w:r>
      <w:r w:rsidR="004A43E0">
        <w:t>6</w:t>
      </w:r>
      <w:r w:rsidR="00EC513D">
        <w:t>)</w:t>
      </w:r>
      <w:r w:rsidR="00F02547">
        <w:t>, and established T1D (T1D, n=1</w:t>
      </w:r>
      <w:r w:rsidR="004A43E0">
        <w:t>6</w:t>
      </w:r>
      <w:r w:rsidR="00F02547">
        <w:t xml:space="preserve"> subjects)</w:t>
      </w:r>
      <w:r w:rsidR="00AF611D">
        <w:t xml:space="preserve"> </w:t>
      </w:r>
      <w:r w:rsidR="00AF611D">
        <w:fldChar w:fldCharType="begin"/>
      </w:r>
      <w:r w:rsidR="00583190">
        <w:instrText xml:space="preserve"> ADDIN ZOTERO_ITEM CSL_CITATION {"citationID":"2qQqvEkK","properties":{"formattedCitation":"\\super 15,16\\nosupersub{}","plainCitation":"15,16","noteIndex":0},"citationItems":[{"id":1500,"uris":["http://zotero.org/users/522661/items/EKAZGNZX"],"itemData":{"id":1500,"type":"article-journal","abstract":"Human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label":"page"},{"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S."}],"issued":{"date-parts":[["2017",5,31]]}},"label":"page"}],"schema":"https://github.com/citation-style-language/schema/raw/master/csl-citation.json"} </w:instrText>
      </w:r>
      <w:r w:rsidR="00AF611D">
        <w:fldChar w:fldCharType="separate"/>
      </w:r>
      <w:r w:rsidR="00DC40B2" w:rsidRPr="00DC40B2">
        <w:rPr>
          <w:rFonts w:ascii="Calibri" w:cs="Calibri"/>
          <w:vertAlign w:val="superscript"/>
        </w:rPr>
        <w:t>15,16</w:t>
      </w:r>
      <w:r w:rsidR="00AF611D">
        <w:fldChar w:fldCharType="end"/>
      </w:r>
      <w:r w:rsidR="00AF611D">
        <w:t xml:space="preserve">. </w:t>
      </w:r>
      <w:r w:rsidR="009A2513">
        <w:t xml:space="preserve">Cohort 2 comprised additional HC </w:t>
      </w:r>
      <w:r w:rsidR="00F459F0">
        <w:t>(with no islet-directed autoantibodies)</w:t>
      </w:r>
      <w:r w:rsidR="004A43E0">
        <w:t xml:space="preserve"> (n = 6)</w:t>
      </w:r>
      <w:r w:rsidR="00F459F0">
        <w:t xml:space="preserve"> </w:t>
      </w:r>
      <w:r w:rsidR="009A2513">
        <w:t>and newT1D subjects</w:t>
      </w:r>
      <w:r w:rsidR="00C373AC">
        <w:t>(n=11)</w:t>
      </w:r>
      <w:r w:rsidR="004A43E0">
        <w:t>;</w:t>
      </w:r>
      <w:r w:rsidR="009A2513">
        <w:t xml:space="preserve"> subjects </w:t>
      </w:r>
      <w:r w:rsidR="00F459F0">
        <w:t>with single autoantibodies (</w:t>
      </w:r>
      <w:r w:rsidR="00B55611">
        <w:t xml:space="preserve">moderate </w:t>
      </w:r>
      <w:r w:rsidR="00F459F0">
        <w:t>risk for developing T1D</w:t>
      </w:r>
      <w:r w:rsidR="00C373AC">
        <w:t>, n=8</w:t>
      </w:r>
      <w:r w:rsidR="00F459F0">
        <w:t>)</w:t>
      </w:r>
      <w:r w:rsidR="004A43E0">
        <w:t>;</w:t>
      </w:r>
      <w:r w:rsidR="00F459F0">
        <w:t xml:space="preserve"> and </w:t>
      </w:r>
      <w:r w:rsidR="004A43E0">
        <w:t xml:space="preserve">subjects having </w:t>
      </w:r>
      <w:r w:rsidR="00F459F0">
        <w:t>multiple autoantibodies (high risk</w:t>
      </w:r>
      <w:r w:rsidR="00C373AC">
        <w:t>, n=6</w:t>
      </w:r>
      <w:r w:rsidR="00F459F0">
        <w:t>).</w:t>
      </w:r>
      <w:r w:rsidR="00EC513D">
        <w:t xml:space="preserve"> </w:t>
      </w:r>
      <w:r w:rsidR="004E01D2">
        <w:t>We</w:t>
      </w:r>
      <w:r w:rsidR="003E37F1">
        <w:t xml:space="preserve"> used Cohort 2 to validate </w:t>
      </w:r>
      <w:r w:rsidR="004A43E0">
        <w:t xml:space="preserve">and </w:t>
      </w:r>
      <w:r w:rsidR="003E37F1">
        <w:t>expand results obtained with Cohort 1.</w:t>
      </w:r>
      <w:r w:rsidR="00193FF9">
        <w:t xml:space="preserve"> </w:t>
      </w:r>
    </w:p>
    <w:p w14:paraId="39B16A81" w14:textId="4A56213B" w:rsidR="009A2513" w:rsidRDefault="00EB5B3D" w:rsidP="00A82A56">
      <w:pPr>
        <w:spacing w:after="120" w:line="360" w:lineRule="auto"/>
        <w:ind w:firstLine="432"/>
      </w:pPr>
      <w:r>
        <w:t>We</w:t>
      </w:r>
      <w:r w:rsidR="00B55611">
        <w:t xml:space="preserve"> isolated </w:t>
      </w:r>
      <w:r w:rsidR="0080044B">
        <w:t>IAR T</w:t>
      </w:r>
      <w:r w:rsidR="00EC513D">
        <w:t xml:space="preserve"> cells </w:t>
      </w:r>
      <w:r w:rsidR="002A702E">
        <w:t xml:space="preserve">from peripheral blood </w:t>
      </w:r>
      <w:r w:rsidR="00EC513D">
        <w:t xml:space="preserve">using an overnight activation induced marker (AIM) assay </w:t>
      </w:r>
      <w:r w:rsidR="00D34F2C">
        <w:t>based on upregulation of CD154 and CD69</w:t>
      </w:r>
      <w:r>
        <w:t xml:space="preserve"> </w:t>
      </w:r>
      <w:r>
        <w:fldChar w:fldCharType="begin"/>
      </w:r>
      <w:r w:rsidR="00B310E4">
        <w:instrText xml:space="preserve"> ADDIN ZOTERO_ITEM CSL_CITATION {"citationID":"a86ni4uq0n","properties":{"formattedCitation":"\\super 15,16\\nosupersub{}","plainCitation":"15,16","noteIndex":0},"citationItems":[{"id":1500,"uris":["http://zotero.org/users/522661/items/EKAZGNZX"],"itemData":{"id":1500,"type":"article-journal","abstract":"Human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S."}],"issued":{"date-parts":[["2017",5,31]]}}}],"schema":"https://github.com/citation-style-language/schema/raw/master/csl-citation.json"} </w:instrText>
      </w:r>
      <w:r>
        <w:fldChar w:fldCharType="separate"/>
      </w:r>
      <w:r w:rsidR="00B310E4" w:rsidRPr="00B310E4">
        <w:rPr>
          <w:rFonts w:ascii="Calibri" w:cs="Calibri"/>
          <w:vertAlign w:val="superscript"/>
        </w:rPr>
        <w:t>15,16</w:t>
      </w:r>
      <w:r>
        <w:fldChar w:fldCharType="end"/>
      </w:r>
      <w:r w:rsidR="00D34F2C">
        <w:t xml:space="preserve">. </w:t>
      </w:r>
      <w:r w:rsidR="002A702E">
        <w:t xml:space="preserve">For subjects in </w:t>
      </w:r>
      <w:r w:rsidR="00410638">
        <w:t>cohort</w:t>
      </w:r>
      <w:r w:rsidR="002A702E">
        <w:t xml:space="preserve"> 1, PBMC were stimulated with a pool of 35 immunodominant peptides from </w:t>
      </w:r>
      <w:r w:rsidR="00E97AAB">
        <w:t xml:space="preserve">GAD65, IGRP, ZnT8, and </w:t>
      </w:r>
      <w:proofErr w:type="spellStart"/>
      <w:r w:rsidR="00E97AAB">
        <w:t>preproinsulin</w:t>
      </w:r>
      <w:proofErr w:type="spellEnd"/>
      <w:r w:rsidR="002A702E">
        <w:t xml:space="preserve"> restricted to the high-risk HLA class II DRB1*0401, *0301, or DQ8 molecules </w:t>
      </w:r>
      <w:r w:rsidR="001C0236">
        <w:fldChar w:fldCharType="begin"/>
      </w:r>
      <w:r w:rsidR="00B310E4">
        <w:instrText xml:space="preserve"> ADDIN ZOTERO_ITEM CSL_CITATION {"citationID":"acm18mrb87","properties":{"formattedCitation":"\\super 15,16\\nosupersub{}","plainCitation":"15,16","noteIndex":0},"citationItems":[{"id":876,"uris":["http://zotero.org/users/522661/items/Z2RXG593",["http://zotero.org/users/522661/items/Z2RXG593"]],"itemData":{"id":876,"type":"article-journal","abstract":"The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1C0236">
        <w:fldChar w:fldCharType="separate"/>
      </w:r>
      <w:r w:rsidR="00B310E4" w:rsidRPr="00B310E4">
        <w:rPr>
          <w:rFonts w:ascii="Calibri" w:cs="Calibri"/>
          <w:vertAlign w:val="superscript"/>
        </w:rPr>
        <w:t>15,16</w:t>
      </w:r>
      <w:r w:rsidR="001C0236">
        <w:fldChar w:fldCharType="end"/>
      </w:r>
      <w:r w:rsidR="002A702E">
        <w:t xml:space="preserve">. PBMC from subjects in </w:t>
      </w:r>
      <w:r w:rsidR="00410638">
        <w:t>cohort</w:t>
      </w:r>
      <w:r w:rsidR="002A702E">
        <w:t xml:space="preserve"> 2 were stimulated </w:t>
      </w:r>
      <w:r w:rsidR="001C0236">
        <w:t xml:space="preserve">in an HLA agnostic approach </w:t>
      </w:r>
      <w:r w:rsidR="002A702E">
        <w:t xml:space="preserve">with </w:t>
      </w:r>
      <w:r w:rsidR="00D34F2C">
        <w:t xml:space="preserve">overlapping peptide libraries (20 </w:t>
      </w:r>
      <w:r w:rsidR="001C0236">
        <w:t>amino acids (AA)</w:t>
      </w:r>
      <w:r w:rsidR="00193FF9">
        <w:t xml:space="preserve"> </w:t>
      </w:r>
      <w:r w:rsidR="00972F03">
        <w:t>in length</w:t>
      </w:r>
      <w:r w:rsidR="00D34F2C">
        <w:t xml:space="preserve">, 12 </w:t>
      </w:r>
      <w:r w:rsidR="001C0236">
        <w:t>AA</w:t>
      </w:r>
      <w:r w:rsidR="00D34F2C">
        <w:t xml:space="preserve"> overlap) from the </w:t>
      </w:r>
      <w:r w:rsidR="004A43E0">
        <w:t xml:space="preserve">above </w:t>
      </w:r>
      <w:r w:rsidR="00D34F2C">
        <w:t xml:space="preserve">islet proteins </w:t>
      </w:r>
      <w:r w:rsidR="00972F03">
        <w:t>(</w:t>
      </w:r>
      <w:r w:rsidR="00972F03" w:rsidRPr="00EE4708">
        <w:rPr>
          <w:b/>
          <w:bCs/>
        </w:rPr>
        <w:t xml:space="preserve">Table </w:t>
      </w:r>
      <w:r w:rsidR="003B34CC" w:rsidRPr="00EE4708">
        <w:rPr>
          <w:b/>
          <w:bCs/>
        </w:rPr>
        <w:t>S</w:t>
      </w:r>
      <w:r w:rsidR="00D71BB7">
        <w:t>1</w:t>
      </w:r>
      <w:r w:rsidR="00972F03">
        <w:t>)</w:t>
      </w:r>
      <w:r w:rsidR="002A702E">
        <w:t>.</w:t>
      </w:r>
      <w:r w:rsidR="00972F03">
        <w:t xml:space="preserve"> </w:t>
      </w:r>
      <w:r w:rsidR="002A702E">
        <w:t xml:space="preserve">For both groups, </w:t>
      </w:r>
      <w:r w:rsidR="00D34F2C">
        <w:t xml:space="preserve">CD154+ islet peptide activated cells were magnetically enriched, isolated </w:t>
      </w:r>
      <w:r w:rsidR="002A702E">
        <w:t xml:space="preserve">as CD154+CD69+ </w:t>
      </w:r>
      <w:r w:rsidR="00D34F2C">
        <w:t xml:space="preserve">by single cell </w:t>
      </w:r>
      <w:r w:rsidR="002A702E">
        <w:t xml:space="preserve">flow </w:t>
      </w:r>
      <w:r w:rsidR="00D71BB7">
        <w:t>sorting and</w:t>
      </w:r>
      <w:r w:rsidR="00D34F2C">
        <w:t xml:space="preserve"> subjected to </w:t>
      </w:r>
      <w:proofErr w:type="spellStart"/>
      <w:r w:rsidR="00D34F2C">
        <w:t>scRNA</w:t>
      </w:r>
      <w:proofErr w:type="spellEnd"/>
      <w:r w:rsidR="00D34F2C">
        <w:t xml:space="preserve">-seq to </w:t>
      </w:r>
      <w:r w:rsidR="001C0236">
        <w:t>identify</w:t>
      </w:r>
      <w:r w:rsidR="00D34F2C">
        <w:t xml:space="preserve"> paired </w:t>
      </w:r>
      <w:r w:rsidR="00D34F2C" w:rsidRPr="002601C5">
        <w:rPr>
          <w:i/>
          <w:iCs/>
        </w:rPr>
        <w:t xml:space="preserve">TRA </w:t>
      </w:r>
      <w:r w:rsidR="00D34F2C">
        <w:t xml:space="preserve">and </w:t>
      </w:r>
      <w:r w:rsidR="00D34F2C" w:rsidRPr="002601C5">
        <w:rPr>
          <w:i/>
          <w:iCs/>
        </w:rPr>
        <w:t>TRB</w:t>
      </w:r>
      <w:r w:rsidR="00D34F2C">
        <w:t xml:space="preserve"> chains in </w:t>
      </w:r>
      <w:r w:rsidR="0080044B">
        <w:t>IAR T</w:t>
      </w:r>
      <w:r w:rsidR="00D34F2C">
        <w:t xml:space="preserve"> cell</w:t>
      </w:r>
      <w:r w:rsidR="001C0236">
        <w:t>s</w:t>
      </w:r>
      <w:r w:rsidR="00D34F2C">
        <w:t>.</w:t>
      </w:r>
      <w:r w:rsidR="00D71BB7">
        <w:t xml:space="preserve"> </w:t>
      </w:r>
      <w:r w:rsidR="004E01D2">
        <w:t xml:space="preserve">In most experiments, we used TCRs from Cohort 1, comprising 4,331 TCR junctions (2,174 </w:t>
      </w:r>
      <w:r w:rsidR="004E01D2" w:rsidRPr="0099027C">
        <w:rPr>
          <w:i/>
          <w:iCs/>
        </w:rPr>
        <w:t>TRA</w:t>
      </w:r>
      <w:r w:rsidR="004E01D2">
        <w:t xml:space="preserve"> and 2,136 </w:t>
      </w:r>
      <w:r w:rsidR="004E01D2" w:rsidRPr="0099027C">
        <w:rPr>
          <w:i/>
          <w:iCs/>
        </w:rPr>
        <w:t>TRB</w:t>
      </w:r>
      <w:r w:rsidR="004E01D2">
        <w:t>) from 2,784 cells and 53 donors (</w:t>
      </w:r>
      <w:r w:rsidR="004E01D2" w:rsidRPr="0099027C">
        <w:rPr>
          <w:b/>
          <w:bCs/>
        </w:rPr>
        <w:t>Table</w:t>
      </w:r>
      <w:r w:rsidR="004E01D2">
        <w:rPr>
          <w:b/>
          <w:bCs/>
        </w:rPr>
        <w:t xml:space="preserve">s </w:t>
      </w:r>
      <w:r w:rsidR="004E01D2" w:rsidRPr="0099027C">
        <w:rPr>
          <w:b/>
          <w:bCs/>
        </w:rPr>
        <w:t>S1</w:t>
      </w:r>
      <w:r w:rsidR="004E01D2">
        <w:rPr>
          <w:b/>
          <w:bCs/>
        </w:rPr>
        <w:t xml:space="preserve"> and S2)</w:t>
      </w:r>
      <w:r w:rsidR="004E01D2">
        <w:t xml:space="preserve">. Where indicated, we combined Cohorts 1 and 2 and subset to donors with HLA-DRB*04 alleles, yielding 2,967 junctions (1,512 </w:t>
      </w:r>
      <w:r w:rsidR="004E01D2" w:rsidRPr="0099027C">
        <w:rPr>
          <w:i/>
          <w:iCs/>
        </w:rPr>
        <w:t>TRA</w:t>
      </w:r>
      <w:r w:rsidR="004E01D2">
        <w:t xml:space="preserve"> and 1,433 </w:t>
      </w:r>
      <w:r w:rsidR="004E01D2" w:rsidRPr="0099027C">
        <w:rPr>
          <w:i/>
          <w:iCs/>
        </w:rPr>
        <w:t>TRB</w:t>
      </w:r>
      <w:r w:rsidR="004E01D2">
        <w:t>) from 1,873 cells and 43 subjects (</w:t>
      </w:r>
      <w:r w:rsidR="004E01D2" w:rsidRPr="0099027C">
        <w:rPr>
          <w:b/>
          <w:bCs/>
        </w:rPr>
        <w:t>Table S1</w:t>
      </w:r>
      <w:r w:rsidR="004E01D2">
        <w:t>).</w:t>
      </w:r>
      <w:r w:rsidR="00A45415">
        <w:t xml:space="preserve"> </w:t>
      </w:r>
    </w:p>
    <w:p w14:paraId="158425AF" w14:textId="5FF5C3FA" w:rsidR="00DC40B2" w:rsidRDefault="009A2513" w:rsidP="00A82A56">
      <w:pPr>
        <w:spacing w:after="120" w:line="360" w:lineRule="auto"/>
        <w:ind w:firstLine="432"/>
      </w:pPr>
      <w:r>
        <w:t xml:space="preserve">For our initial experiments, we focused on Cohort 1. </w:t>
      </w:r>
      <w:r w:rsidR="00303768">
        <w:t xml:space="preserve">Approximately </w:t>
      </w:r>
      <w:r w:rsidR="00AF611D">
        <w:t xml:space="preserve">90% of </w:t>
      </w:r>
      <w:r w:rsidR="00303768">
        <w:t>these subjects</w:t>
      </w:r>
      <w:r w:rsidR="00AF611D">
        <w:t xml:space="preserve"> had </w:t>
      </w:r>
      <w:r w:rsidR="00AF611D" w:rsidRPr="001C15AB">
        <w:t xml:space="preserve">high-risk </w:t>
      </w:r>
      <w:r w:rsidR="00AF611D" w:rsidRPr="00A2020F">
        <w:rPr>
          <w:i/>
          <w:iCs/>
        </w:rPr>
        <w:t>DRB1*0401</w:t>
      </w:r>
      <w:r w:rsidR="00AF611D" w:rsidRPr="001C15AB">
        <w:t xml:space="preserve"> </w:t>
      </w:r>
      <w:r w:rsidR="00AF611D">
        <w:t xml:space="preserve">HLA class II alleles, while ~10% had </w:t>
      </w:r>
      <w:r w:rsidR="00AF611D" w:rsidRPr="00A2020F">
        <w:rPr>
          <w:i/>
          <w:iCs/>
        </w:rPr>
        <w:t>DRB1*0301</w:t>
      </w:r>
      <w:r w:rsidR="00AF611D" w:rsidRPr="001C15AB">
        <w:t xml:space="preserve"> </w:t>
      </w:r>
      <w:r w:rsidR="00AF611D">
        <w:t xml:space="preserve">alleles. </w:t>
      </w:r>
      <w:r w:rsidR="00303768">
        <w:t xml:space="preserve">Using molecular cloning, lentiviral re-expression, and TCR functional assays, we </w:t>
      </w:r>
      <w:r w:rsidR="00733BE5">
        <w:t xml:space="preserve">identified </w:t>
      </w:r>
      <w:r w:rsidR="00AB4F56">
        <w:t xml:space="preserve">multiple </w:t>
      </w:r>
      <w:r w:rsidR="00733BE5">
        <w:t>specific islet antigen epitopes</w:t>
      </w:r>
      <w:r w:rsidR="00303768">
        <w:t xml:space="preserve"> </w:t>
      </w:r>
      <w:r w:rsidR="00733BE5">
        <w:t xml:space="preserve">that triggered </w:t>
      </w:r>
      <w:r w:rsidR="00303768">
        <w:t xml:space="preserve">29/47 (~62%) of the TCRs </w:t>
      </w:r>
      <w:r w:rsidR="00733BE5">
        <w:t>tested</w:t>
      </w:r>
      <w:r w:rsidR="004A43E0">
        <w:t xml:space="preserve"> from this cohort</w:t>
      </w:r>
      <w:r w:rsidR="00733BE5">
        <w:t xml:space="preserve"> </w:t>
      </w:r>
      <w:r w:rsidR="001C0236">
        <w:fldChar w:fldCharType="begin"/>
      </w:r>
      <w:r w:rsidR="00B310E4">
        <w:instrText xml:space="preserve"> ADDIN ZOTERO_ITEM CSL_CITATION {"citationID":"a296niv96hc","properties":{"formattedCitation":"\\super 15,16\\nosupersub{}","plainCitation":"15,16","noteIndex":0},"citationItems":[{"id":876,"uris":["http://zotero.org/users/522661/items/Z2RXG593",["http://zotero.org/users/522661/items/Z2RXG593"]],"itemData":{"id":876,"type":"article-journal","abstract":"The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1C0236">
        <w:fldChar w:fldCharType="separate"/>
      </w:r>
      <w:r w:rsidR="00B310E4" w:rsidRPr="00B310E4">
        <w:rPr>
          <w:rFonts w:ascii="Calibri" w:cs="Calibri"/>
          <w:vertAlign w:val="superscript"/>
        </w:rPr>
        <w:t>15,16</w:t>
      </w:r>
      <w:r w:rsidR="001C0236">
        <w:fldChar w:fldCharType="end"/>
      </w:r>
      <w:r w:rsidR="00303768">
        <w:t xml:space="preserve">. These TCRs, therefore, represented </w:t>
      </w:r>
      <w:r w:rsidR="0080044B">
        <w:t>IAR T</w:t>
      </w:r>
      <w:r w:rsidR="00303768">
        <w:t xml:space="preserve"> cells from peripheral blood with a wide range of specificities. </w:t>
      </w:r>
    </w:p>
    <w:p w14:paraId="64D9D2E0" w14:textId="5BA97BC5" w:rsidR="003D0BF4" w:rsidRDefault="00EB5B3D" w:rsidP="003D0BF4">
      <w:pPr>
        <w:spacing w:after="120" w:line="360" w:lineRule="auto"/>
        <w:ind w:firstLine="432"/>
      </w:pPr>
      <w:r>
        <w:lastRenderedPageBreak/>
        <w:t xml:space="preserve">For PIT cells, we </w:t>
      </w:r>
      <w:r w:rsidR="00303768">
        <w:t xml:space="preserve">utilized </w:t>
      </w:r>
      <w:r w:rsidR="009F186E">
        <w:t xml:space="preserve">paired </w:t>
      </w:r>
      <w:r w:rsidR="00303768">
        <w:t xml:space="preserve">TCRs </w:t>
      </w:r>
      <w:r w:rsidR="009F186E" w:rsidRPr="009F186E">
        <w:t xml:space="preserve">identified by Reverse </w:t>
      </w:r>
      <w:r w:rsidR="009F186E">
        <w:t>T</w:t>
      </w:r>
      <w:r w:rsidR="009F186E" w:rsidRPr="009F186E">
        <w:t xml:space="preserve">ranscription PCR of islets </w:t>
      </w:r>
      <w:r w:rsidR="005B13EA">
        <w:t>or</w:t>
      </w:r>
      <w:r w:rsidR="009F186E" w:rsidRPr="009F186E">
        <w:t xml:space="preserve"> pancreatic </w:t>
      </w:r>
      <w:r w:rsidR="005B13EA">
        <w:t xml:space="preserve">tissues </w:t>
      </w:r>
      <w:r w:rsidR="009F186E">
        <w:t xml:space="preserve">from </w:t>
      </w:r>
      <w:r w:rsidR="003F7448">
        <w:t>organ donors</w:t>
      </w:r>
      <w:r w:rsidR="00193FF9">
        <w:t xml:space="preserve"> </w:t>
      </w:r>
      <w:r w:rsidR="009F186E" w:rsidRPr="009F186E">
        <w:t xml:space="preserve">provided by </w:t>
      </w:r>
      <w:r w:rsidR="009F186E">
        <w:t xml:space="preserve">the </w:t>
      </w:r>
      <w:r w:rsidR="009F186E" w:rsidRPr="009F186E">
        <w:t>Network for Pancreatic Organ Donors with Diabetes (</w:t>
      </w:r>
      <w:proofErr w:type="spellStart"/>
      <w:r w:rsidR="009F186E" w:rsidRPr="009F186E">
        <w:t>nPOD</w:t>
      </w:r>
      <w:proofErr w:type="spellEnd"/>
      <w:r w:rsidR="009F186E" w:rsidRPr="009F186E">
        <w:t>)</w:t>
      </w:r>
      <w:r w:rsidR="009F186E">
        <w:t xml:space="preserve"> </w:t>
      </w:r>
      <w:r w:rsidR="009F186E">
        <w:fldChar w:fldCharType="begin"/>
      </w:r>
      <w:r w:rsidR="00583190">
        <w:instrText xml:space="preserve"> ADDIN ZOTERO_ITEM CSL_CITATION {"citationID":"DPkzvUTy","properties":{"formattedCitation":"\\super 18\\nosupersub{}","plainCitation":"18","noteIndex":0},"citationItems":[{"id":1430,"uris":["http://zotero.org/users/522661/items/7TRUN5GL"],"itemData":{"id":1430,"type":"article-journal","abstract":"BACKGROUND: The Network for Pancreatic Organ Donors with Diabetes (nPOD) was established to recover and characterize pancreata and related organs from cadaveric organ donors with various risk levels for type 1 diabetes (T1D). These biospecimens are available to investigators for collaborative studies aimed at addressing questions related to T1D natural history and pathogenesis.\nRESEARCH DESIGN AND METHODS: Organ donors included T1D patients (new onset to long term), non-diabetic autoantibody-positive subjects, non-diabetic controls and individuals with disorders relevant to β-cell function. Pancreas recovery and transport met transplant-grade criteria. Additional samples recovered included serum, whole blood, spleen and pancreatic and non-pancreatic lymph nodes. Biospecimens were processed for cryopreserved cells, fixed paraffin and fresh frozen blocks and snap frozen samples. T1D autoantibodies, C-peptide levels and high-resolution HLA genotyping for risk alleles were also determined.\nRESULTS: Over 160 donors have been enrolled (ages of 1 day to &gt;90 years). Standard operating procedures were established along with a quality management system. Donor demographics, laboratory assays and histopathological characterizations were shared through an open online informatics system. Biospecimens were distributed to more than 60 investigators.\nCONCLUSIONS: The nPOD programme provides access to high quality biospecimens without cost to investigators. Collaborations and open data sharing are emphasized to maximize research potential of each donor. On the basis of initial successes, the nPOD programme is expanding to recover additional organs relevant to T1D pathogenesis and complications from European countries (PanFin network).","container-title":"Diabetes/Metabolism Research and Reviews","DOI":"10.1002/dmrr.2316","ISSN":"1520-7560","issue":"7","journalAbbreviation":"Diabetes Metab Res Rev","language":"eng","note":"PMID: 22585677\nPMCID: PMC3456997","page":"608-617","source":"PubMed","title":"Network for Pancreatic Organ Donors with Diabetes (nPOD): developing a tissue biobank for type 1 diabetes","title-short":"Network for Pancreatic Organ Donors with Diabetes (nPOD)","volume":"28","author":[{"family":"Campbell-Thompson","given":"Martha"},{"family":"Wasserfall","given":"Clive"},{"family":"Kaddis","given":"John"},{"family":"Albanese-O'Neill","given":"Anastasia"},{"family":"Staeva","given":"Teodora"},{"family":"Nierras","given":"Concepcion"},{"family":"Moraski","given":"Jayne"},{"family":"Rowe","given":"Patrick"},{"family":"Gianani","given":"Roberto"},{"family":"Eisenbarth","given":"George"},{"family":"Crawford","given":"James"},{"family":"Schatz","given":"Desmond"},{"family":"Pugliese","given":"Alberto"},{"family":"Atkinson","given":"Mark"}],"issued":{"date-parts":[["2012",10]]}}}],"schema":"https://github.com/citation-style-language/schema/raw/master/csl-citation.json"} </w:instrText>
      </w:r>
      <w:r w:rsidR="009F186E">
        <w:fldChar w:fldCharType="separate"/>
      </w:r>
      <w:r w:rsidR="00DC40B2" w:rsidRPr="00DC40B2">
        <w:rPr>
          <w:rFonts w:ascii="Calibri" w:cs="Calibri"/>
          <w:vertAlign w:val="superscript"/>
        </w:rPr>
        <w:t>18</w:t>
      </w:r>
      <w:r w:rsidR="009F186E">
        <w:fldChar w:fldCharType="end"/>
      </w:r>
      <w:r>
        <w:t>;</w:t>
      </w:r>
      <w:r w:rsidR="002838BE">
        <w:t xml:space="preserve"> a protocol at Vanderbilt University Medical Center/University of Pittsburgh</w:t>
      </w:r>
      <w:r>
        <w:t>;</w:t>
      </w:r>
      <w:r w:rsidR="002838BE">
        <w:t xml:space="preserve"> </w:t>
      </w:r>
      <w:r w:rsidR="002838BE" w:rsidRPr="00CA0902">
        <w:t>the Integrated Islet Distribution program (IIDP)</w:t>
      </w:r>
      <w:r>
        <w:t>;</w:t>
      </w:r>
      <w:r w:rsidR="002838BE" w:rsidRPr="00CA0902">
        <w:t xml:space="preserve"> </w:t>
      </w:r>
      <w:r w:rsidR="002838BE">
        <w:t>and</w:t>
      </w:r>
      <w:r w:rsidR="002838BE" w:rsidRPr="00CA0902">
        <w:t xml:space="preserve"> the Alberta Diabetes Institute Islet</w:t>
      </w:r>
      <w:r w:rsidR="003B34CC">
        <w:t xml:space="preserve"> </w:t>
      </w:r>
      <w:r w:rsidR="002838BE" w:rsidRPr="00CA0902">
        <w:t>Core (ADI)</w:t>
      </w:r>
      <w:r w:rsidR="009F186E">
        <w:t xml:space="preserve">. PIT cell TCRs comprised a total of </w:t>
      </w:r>
      <w:r w:rsidR="009F186E" w:rsidRPr="009F186E">
        <w:t>9</w:t>
      </w:r>
      <w:r w:rsidR="009F186E">
        <w:t>,</w:t>
      </w:r>
      <w:r w:rsidR="009F186E" w:rsidRPr="009F186E">
        <w:t xml:space="preserve">798 unique </w:t>
      </w:r>
      <w:r w:rsidR="009F186E" w:rsidRPr="009F186E">
        <w:rPr>
          <w:i/>
          <w:iCs/>
        </w:rPr>
        <w:t>TRA</w:t>
      </w:r>
      <w:r w:rsidR="009F186E">
        <w:t xml:space="preserve"> and </w:t>
      </w:r>
      <w:r w:rsidR="009F186E" w:rsidRPr="009F186E">
        <w:rPr>
          <w:i/>
          <w:iCs/>
        </w:rPr>
        <w:t>TRB</w:t>
      </w:r>
      <w:r w:rsidR="009F186E">
        <w:t xml:space="preserve"> </w:t>
      </w:r>
      <w:r w:rsidR="009F186E" w:rsidRPr="009F186E">
        <w:t>junctions</w:t>
      </w:r>
      <w:r w:rsidR="009F186E">
        <w:t xml:space="preserve"> from </w:t>
      </w:r>
      <w:r w:rsidR="0011118E">
        <w:t xml:space="preserve">pancreatic tissues of </w:t>
      </w:r>
      <w:r w:rsidR="009E264F">
        <w:t>autoantibody</w:t>
      </w:r>
      <w:r w:rsidR="0003214C">
        <w:t xml:space="preserve"> </w:t>
      </w:r>
      <w:r w:rsidR="009E264F">
        <w:t xml:space="preserve">negative donors without diabetes, </w:t>
      </w:r>
      <w:r w:rsidR="009F186E">
        <w:t xml:space="preserve">autoantibody positive </w:t>
      </w:r>
      <w:r w:rsidR="0003214C">
        <w:t xml:space="preserve">donors representing </w:t>
      </w:r>
      <w:r w:rsidR="009F186E">
        <w:t>prediabetic</w:t>
      </w:r>
      <w:r w:rsidR="00681CA4">
        <w:t>/preclinical stages of T1D</w:t>
      </w:r>
      <w:r w:rsidR="00A82A56">
        <w:t>,</w:t>
      </w:r>
      <w:r w:rsidR="009F186E">
        <w:t xml:space="preserve"> </w:t>
      </w:r>
      <w:r w:rsidR="00AB21FA">
        <w:t xml:space="preserve">and </w:t>
      </w:r>
      <w:r w:rsidR="009F186E">
        <w:t xml:space="preserve">T1D </w:t>
      </w:r>
      <w:r w:rsidR="0011118E">
        <w:t>donors</w:t>
      </w:r>
      <w:r w:rsidR="009F186E">
        <w:t xml:space="preserve"> (</w:t>
      </w:r>
      <w:r w:rsidR="009F186E" w:rsidRPr="009F186E">
        <w:t>1</w:t>
      </w:r>
      <w:r w:rsidR="009F186E">
        <w:t>,</w:t>
      </w:r>
      <w:r w:rsidR="009F186E" w:rsidRPr="009F186E">
        <w:t>785</w:t>
      </w:r>
      <w:r w:rsidR="009F186E">
        <w:t xml:space="preserve">, </w:t>
      </w:r>
      <w:r w:rsidR="009F186E" w:rsidRPr="009F186E">
        <w:t>1</w:t>
      </w:r>
      <w:r w:rsidR="009F186E">
        <w:t>,</w:t>
      </w:r>
      <w:r w:rsidR="009F186E" w:rsidRPr="009F186E">
        <w:t xml:space="preserve">447 </w:t>
      </w:r>
      <w:r w:rsidR="009F186E">
        <w:t xml:space="preserve">and </w:t>
      </w:r>
      <w:r w:rsidR="009F186E" w:rsidRPr="009F186E">
        <w:t>6</w:t>
      </w:r>
      <w:r w:rsidR="009F186E">
        <w:t>,</w:t>
      </w:r>
      <w:r w:rsidR="009F186E" w:rsidRPr="009F186E">
        <w:t>566</w:t>
      </w:r>
      <w:r w:rsidR="009F186E">
        <w:t>, respectively).</w:t>
      </w:r>
      <w:r w:rsidR="009F186E" w:rsidRPr="009F186E">
        <w:t xml:space="preserve"> </w:t>
      </w:r>
      <w:r w:rsidR="00A82A56">
        <w:t xml:space="preserve">TCR junctions represented 4,706 T cells and 5,092 CD8+ T cells. </w:t>
      </w:r>
      <w:r w:rsidR="009F186E">
        <w:t xml:space="preserve">PIT cell TCR sequences contained multiple perfectly matched amino acid </w:t>
      </w:r>
      <w:r w:rsidR="00A82A56">
        <w:t>junction sequences</w:t>
      </w:r>
      <w:r w:rsidR="009F186E">
        <w:t xml:space="preserve"> </w:t>
      </w:r>
      <w:r w:rsidR="00A82A56">
        <w:t>from</w:t>
      </w:r>
      <w:r w:rsidR="009F186E">
        <w:t xml:space="preserve"> </w:t>
      </w:r>
      <w:proofErr w:type="spellStart"/>
      <w:r w:rsidR="009F186E" w:rsidRPr="009F186E">
        <w:t>preproinsulin</w:t>
      </w:r>
      <w:proofErr w:type="spellEnd"/>
      <w:r w:rsidR="009F186E" w:rsidRPr="009F186E">
        <w:t xml:space="preserve"> reactive TCRs found in </w:t>
      </w:r>
      <w:r w:rsidR="009F186E">
        <w:t>islets</w:t>
      </w:r>
      <w:r w:rsidR="009F186E" w:rsidRPr="009F186E">
        <w:t xml:space="preserve"> and peripheral blood</w:t>
      </w:r>
      <w:r w:rsidR="009F186E">
        <w:t xml:space="preserve"> </w:t>
      </w:r>
      <w:r w:rsidR="009F186E">
        <w:fldChar w:fldCharType="begin"/>
      </w:r>
      <w:r w:rsidR="00583190">
        <w:instrText xml:space="preserve"> ADDIN ZOTERO_ITEM CSL_CITATION {"citationID":"Wauh8jFo","properties":{"formattedCitation":"\\super 19\\nosupersub{}","plainCitation":"19","noteIndex":0},"citationItems":[{"id":1440,"uris":["http://zotero.org/users/522661/items/6KIZCSMC"],"itemData":{"id":1440,"type":"article-journal","abstract":"T cell receptor (TCR) sequences are exceptionally diverse and can now be comprehensively measured with next-generation sequencing technologies. However, a thorough investigation of longitudinal TCR repertoires throughout childhood in health and during development of a common childhood disease, type 1 diabetes (T1D), has not been undertaken. Here, we deep sequenced the TCR-β chain repertoires from longitudinal peripheral blood DNA samples at 4 time points beginning early in life (median age of 1.4 years) from children who progressed to T1D (n = 29) and age/sex-matched islet autoantibody-negative controls (n = 25). From 53 million TCR-β sequences, we show that the repertoire is extraordinarily diverse early in life and narrows with age independently of disease. We demonstrate the ability to identify specific TCR sequences, including those known to recognize influenza A and, separately, those specific for insulin and its precursor, preproinsulin. Insulin-reactive TCR-β sequences were more common and frequent in number as the disease progressed in those who developed T1D compared with genetically at risk nondiabetic children, and this was not the case for influenza-reactive sequences. As an independent validation, we sequenced and analyzed TCR-β repertoires from a cohort of new-onset T1D patients (n = 143), identifying the same preproinsulin-reactive TCRs. These results demonstrate an enrichment of preproinsulin-reactive TCR sequences during the progression to T1D, highlighting the importance of using disease-relevant TCR sequences as powerful biomarkers in autoimmune disorders.","container-title":"JCI insight","DOI":"10.1172/jci.insight.161885","ISSN":"2379-3708","issue":"18","journalAbbreviation":"JCI Insight","language":"eng","note":"PMID: 35998036","page":"e161885","source":"PubMed","title":"Temporal development of T cell receptor repertoires during childhood in health and disease","volume":"7","author":[{"family":"Mitchell","given":"Angela M."},{"family":"Baschal","given":"Erin E."},{"family":"McDaniel","given":"Kristen A."},{"family":"Simmons","given":"Kimber M."},{"family":"Pyle","given":"Laura"},{"family":"Waugh","given":"Kathleen"},{"family":"Steck","given":"Andrea K."},{"family":"Yu","given":"Liping"},{"family":"Gottlieb","given":"Peter A."},{"family":"Rewers","given":"Marian J."},{"family":"Nakayama","given":"Maki"},{"family":"Michels","given":"Aaron W."}],"issued":{"date-parts":[["2022",9,22]]}}}],"schema":"https://github.com/citation-style-language/schema/raw/master/csl-citation.json"} </w:instrText>
      </w:r>
      <w:r w:rsidR="009F186E">
        <w:fldChar w:fldCharType="separate"/>
      </w:r>
      <w:r w:rsidR="00DC40B2" w:rsidRPr="00DC40B2">
        <w:rPr>
          <w:rFonts w:ascii="Calibri" w:cs="Calibri"/>
          <w:vertAlign w:val="superscript"/>
        </w:rPr>
        <w:t>19</w:t>
      </w:r>
      <w:r w:rsidR="009F186E">
        <w:fldChar w:fldCharType="end"/>
      </w:r>
      <w:r w:rsidR="009F186E">
        <w:t xml:space="preserve">. </w:t>
      </w:r>
      <w:r w:rsidR="0080044B">
        <w:t>IAR T</w:t>
      </w:r>
      <w:r w:rsidR="00F550DA">
        <w:t xml:space="preserve"> cell </w:t>
      </w:r>
      <w:r w:rsidR="009F186E">
        <w:t>and PIT cell TCR</w:t>
      </w:r>
      <w:r w:rsidR="00A82A56">
        <w:t xml:space="preserve"> </w:t>
      </w:r>
      <w:r w:rsidR="009F186E">
        <w:t>s</w:t>
      </w:r>
      <w:r w:rsidR="00A82A56">
        <w:t>equences</w:t>
      </w:r>
      <w:r w:rsidR="009F186E">
        <w:t xml:space="preserve"> were subjected to several filtering steps before use in subsequent analyses (</w:t>
      </w:r>
      <w:r w:rsidR="002F5BB1">
        <w:t xml:space="preserve">Materials and </w:t>
      </w:r>
      <w:r w:rsidR="009F186E">
        <w:t>Methods)</w:t>
      </w:r>
      <w:r w:rsidR="002F5BB1">
        <w:t xml:space="preserve"> and are presented in </w:t>
      </w:r>
      <w:r w:rsidR="002F5BB1" w:rsidRPr="00C64CA8">
        <w:rPr>
          <w:b/>
          <w:bCs/>
        </w:rPr>
        <w:t>Table S2</w:t>
      </w:r>
      <w:r w:rsidR="004A43E0">
        <w:rPr>
          <w:b/>
          <w:bCs/>
        </w:rPr>
        <w:t>.</w:t>
      </w:r>
      <w:r w:rsidR="003D0BF4">
        <w:t xml:space="preserve"> To maximize power, TCR sequences were not subset by subject group or cell type before analysis, unless otherwise indicated. </w:t>
      </w:r>
    </w:p>
    <w:p w14:paraId="53819B8F" w14:textId="33D7C5F6" w:rsidR="00A82A56" w:rsidRDefault="00B822CF" w:rsidP="00E162F9">
      <w:pPr>
        <w:spacing w:after="120" w:line="360" w:lineRule="auto"/>
        <w:ind w:firstLine="432"/>
        <w:rPr>
          <w:bCs/>
        </w:rPr>
      </w:pPr>
      <w:r>
        <w:rPr>
          <w:b/>
        </w:rPr>
        <w:t>TCRs from</w:t>
      </w:r>
      <w:r w:rsidRPr="001C15AB">
        <w:rPr>
          <w:b/>
        </w:rPr>
        <w:t xml:space="preserve"> </w:t>
      </w:r>
      <w:r w:rsidR="0080044B">
        <w:rPr>
          <w:b/>
        </w:rPr>
        <w:t>IAR T</w:t>
      </w:r>
      <w:r>
        <w:rPr>
          <w:b/>
        </w:rPr>
        <w:t xml:space="preserve"> cells</w:t>
      </w:r>
      <w:r w:rsidRPr="00051E19">
        <w:rPr>
          <w:b/>
        </w:rPr>
        <w:t xml:space="preserve"> </w:t>
      </w:r>
      <w:r>
        <w:rPr>
          <w:b/>
        </w:rPr>
        <w:t>in</w:t>
      </w:r>
      <w:r w:rsidRPr="001C15AB">
        <w:rPr>
          <w:b/>
        </w:rPr>
        <w:t xml:space="preserve"> blood</w:t>
      </w:r>
      <w:r>
        <w:rPr>
          <w:b/>
        </w:rPr>
        <w:t xml:space="preserve"> share </w:t>
      </w:r>
      <w:r w:rsidRPr="000C0542">
        <w:rPr>
          <w:b/>
          <w:i/>
          <w:iCs/>
        </w:rPr>
        <w:t>TRA</w:t>
      </w:r>
      <w:r>
        <w:rPr>
          <w:b/>
        </w:rPr>
        <w:t xml:space="preserve"> chain sequence identity with TCRs from PIT cells</w:t>
      </w:r>
      <w:r w:rsidRPr="001C15AB">
        <w:rPr>
          <w:b/>
        </w:rPr>
        <w:t xml:space="preserve">. </w:t>
      </w:r>
      <w:r w:rsidRPr="00EE4708">
        <w:rPr>
          <w:bCs/>
        </w:rPr>
        <w:t xml:space="preserve">To test for TCR overlap, </w:t>
      </w:r>
      <w:r w:rsidRPr="00B822CF">
        <w:rPr>
          <w:bCs/>
        </w:rPr>
        <w:t>w</w:t>
      </w:r>
      <w:r w:rsidR="00A82A56" w:rsidRPr="00B822CF">
        <w:rPr>
          <w:bCs/>
        </w:rPr>
        <w:t>e</w:t>
      </w:r>
      <w:r w:rsidR="00A82A56" w:rsidRPr="00F850C8">
        <w:t xml:space="preserve"> f</w:t>
      </w:r>
      <w:r w:rsidR="00A82A56">
        <w:t xml:space="preserve">irst </w:t>
      </w:r>
      <w:r w:rsidR="00D27E24">
        <w:t xml:space="preserve">utilized string matches to </w:t>
      </w:r>
      <w:r w:rsidR="00A82A56">
        <w:t xml:space="preserve">test for perfectly matched </w:t>
      </w:r>
      <w:r w:rsidR="00F850C8">
        <w:t xml:space="preserve">recombined </w:t>
      </w:r>
      <w:r w:rsidR="00F850C8" w:rsidRPr="007D4402">
        <w:t xml:space="preserve">V-J or V-D-J </w:t>
      </w:r>
      <w:r w:rsidR="00A82A56">
        <w:t xml:space="preserve">junction </w:t>
      </w:r>
      <w:r w:rsidR="00F850C8">
        <w:t xml:space="preserve">sequence </w:t>
      </w:r>
      <w:r w:rsidR="00A82A56">
        <w:t xml:space="preserve">overlap between IAR and PIT cell TCRs. </w:t>
      </w:r>
      <w:r w:rsidR="000C0542">
        <w:t xml:space="preserve">Unless otherwise noted, sequence comparisons were made at the amino acid level. </w:t>
      </w:r>
      <w:r w:rsidR="00FA0A68">
        <w:t xml:space="preserve">We reasoned that perfectly matched junctions are most likely to reflect conserved function. </w:t>
      </w:r>
      <w:r w:rsidR="00A82A56">
        <w:t xml:space="preserve">This test showed multiple perfectly matched junction sequences, </w:t>
      </w:r>
      <w:r w:rsidR="000C0542">
        <w:t>mainly</w:t>
      </w:r>
      <w:r w:rsidR="00A82A56">
        <w:t xml:space="preserve"> </w:t>
      </w:r>
      <w:r w:rsidR="00A82A56" w:rsidRPr="00A82A56">
        <w:rPr>
          <w:i/>
          <w:iCs/>
        </w:rPr>
        <w:t>TRA</w:t>
      </w:r>
      <w:r w:rsidR="00A82A56">
        <w:t xml:space="preserve"> junctions </w:t>
      </w:r>
      <w:r w:rsidR="00675CCB">
        <w:t xml:space="preserve">compared to </w:t>
      </w:r>
      <w:r w:rsidR="00675CCB" w:rsidRPr="002601C5">
        <w:rPr>
          <w:i/>
          <w:iCs/>
        </w:rPr>
        <w:t>TRB</w:t>
      </w:r>
      <w:r w:rsidR="00675CCB">
        <w:t xml:space="preserve"> junction matches </w:t>
      </w:r>
      <w:r w:rsidR="00A82A56">
        <w:t>(</w:t>
      </w:r>
      <w:r w:rsidR="00A82A56" w:rsidRPr="00FA0A68">
        <w:rPr>
          <w:b/>
          <w:bCs/>
        </w:rPr>
        <w:t>Figure 1A</w:t>
      </w:r>
      <w:r w:rsidR="00A82A56">
        <w:t xml:space="preserve">). </w:t>
      </w:r>
      <w:r w:rsidR="00FA0A68">
        <w:t xml:space="preserve">Because of </w:t>
      </w:r>
      <w:r w:rsidR="000C0542">
        <w:t>the</w:t>
      </w:r>
      <w:r w:rsidR="00FA0A68">
        <w:t xml:space="preserve"> </w:t>
      </w:r>
      <w:r w:rsidR="000C0542">
        <w:t xml:space="preserve">predominance of </w:t>
      </w:r>
      <w:r w:rsidR="000C0542" w:rsidRPr="000C0542">
        <w:rPr>
          <w:i/>
          <w:iCs/>
        </w:rPr>
        <w:t>TRA</w:t>
      </w:r>
      <w:r w:rsidR="000C0542">
        <w:t xml:space="preserve"> chain matches</w:t>
      </w:r>
      <w:r w:rsidR="00FA0A68">
        <w:t xml:space="preserve">, we focused subsequent analyses on </w:t>
      </w:r>
      <w:r w:rsidR="00722B9C" w:rsidRPr="002601C5">
        <w:rPr>
          <w:i/>
          <w:iCs/>
        </w:rPr>
        <w:t xml:space="preserve">TRA </w:t>
      </w:r>
      <w:r w:rsidR="00722B9C">
        <w:t>chains only</w:t>
      </w:r>
      <w:r w:rsidR="00FA0A68">
        <w:t xml:space="preserve">. </w:t>
      </w:r>
      <w:r w:rsidR="00E235FB">
        <w:t>In initial experiments, w</w:t>
      </w:r>
      <w:r w:rsidR="00EA4A62">
        <w:t xml:space="preserve">e obtained essentially identical </w:t>
      </w:r>
      <w:r w:rsidR="00E235FB">
        <w:t xml:space="preserve">fractions of </w:t>
      </w:r>
      <w:r w:rsidR="00FF2789">
        <w:t>PIT-</w:t>
      </w:r>
      <w:r w:rsidR="00E235FB">
        <w:t xml:space="preserve">matching with </w:t>
      </w:r>
      <w:r w:rsidR="0080044B">
        <w:t>IAR T</w:t>
      </w:r>
      <w:r w:rsidR="00E235FB">
        <w:t xml:space="preserve"> </w:t>
      </w:r>
      <w:r w:rsidR="00FF2789">
        <w:t>in</w:t>
      </w:r>
      <w:r w:rsidR="00E235FB">
        <w:t xml:space="preserve"> both </w:t>
      </w:r>
      <w:r w:rsidR="00FF2789">
        <w:t xml:space="preserve">CD4+ </w:t>
      </w:r>
      <w:r w:rsidR="00E235FB">
        <w:t>and CD8+ T cells.</w:t>
      </w:r>
      <w:r w:rsidR="00EA4A62">
        <w:t xml:space="preserve"> </w:t>
      </w:r>
      <w:r w:rsidR="001B13D7">
        <w:t>Since both cell types gave equivalent results, we pooled them t</w:t>
      </w:r>
      <w:r w:rsidR="00FF2789">
        <w:t>o increase power</w:t>
      </w:r>
      <w:r w:rsidR="001B13D7">
        <w:t xml:space="preserve"> in</w:t>
      </w:r>
      <w:r w:rsidR="00EA4A62">
        <w:t xml:space="preserve"> subsequent analyses. </w:t>
      </w:r>
      <w:r w:rsidR="00A82A56">
        <w:t xml:space="preserve">Overall, ~2.8% (44/1,606) of total </w:t>
      </w:r>
      <w:r w:rsidR="0080044B">
        <w:t>IAR T</w:t>
      </w:r>
      <w:r w:rsidR="00A82A56">
        <w:t xml:space="preserve"> cell </w:t>
      </w:r>
      <w:r w:rsidR="00A82A56" w:rsidRPr="00A82A56">
        <w:rPr>
          <w:i/>
          <w:iCs/>
        </w:rPr>
        <w:t>TRA</w:t>
      </w:r>
      <w:r w:rsidR="00A82A56">
        <w:t xml:space="preserve"> junctions </w:t>
      </w:r>
      <w:r w:rsidR="00EA4A62">
        <w:t xml:space="preserve">perfectly </w:t>
      </w:r>
      <w:r w:rsidR="00A82A56">
        <w:t>matched PIT junctions; conversely, ~0.</w:t>
      </w:r>
      <w:r w:rsidR="00FA0A68">
        <w:t>45</w:t>
      </w:r>
      <w:r w:rsidR="00A82A56">
        <w:t xml:space="preserve">% (44/9,798) of PIT </w:t>
      </w:r>
      <w:r w:rsidR="00EA4A62">
        <w:t xml:space="preserve">cell </w:t>
      </w:r>
      <w:r w:rsidR="00A82A56">
        <w:t xml:space="preserve">TCRs matched </w:t>
      </w:r>
      <w:r w:rsidR="0080044B">
        <w:t>IAR T</w:t>
      </w:r>
      <w:r w:rsidR="00A82A56">
        <w:t xml:space="preserve"> cell TCRs. The distribution of perfect matches between different subject groups </w:t>
      </w:r>
      <w:r w:rsidR="00F133FB">
        <w:t xml:space="preserve">(HC, T1D and newT1D) </w:t>
      </w:r>
      <w:r w:rsidR="00A82A56">
        <w:t xml:space="preserve">and cell types </w:t>
      </w:r>
      <w:r w:rsidR="00F133FB">
        <w:t xml:space="preserve">(CD4+, CD8+) </w:t>
      </w:r>
      <w:r w:rsidR="00A82A56">
        <w:t xml:space="preserve">did not differ significantly from the </w:t>
      </w:r>
      <w:r w:rsidR="004A43E0">
        <w:t xml:space="preserve">distribution of </w:t>
      </w:r>
      <w:r w:rsidR="00A82A56">
        <w:t xml:space="preserve">total </w:t>
      </w:r>
      <w:r w:rsidR="00722B9C">
        <w:t xml:space="preserve">TCR </w:t>
      </w:r>
      <w:r w:rsidR="00A82A56">
        <w:t xml:space="preserve">populations </w:t>
      </w:r>
      <w:r w:rsidR="00722B9C">
        <w:t xml:space="preserve">from each group </w:t>
      </w:r>
      <w:r w:rsidR="00A82A56">
        <w:t>(p-value</w:t>
      </w:r>
      <w:r w:rsidR="00FA0A68">
        <w:t xml:space="preserve"> </w:t>
      </w:r>
      <w:r w:rsidR="00A82A56">
        <w:t>&gt;0.05, Fisher’s exact test).</w:t>
      </w:r>
      <w:r w:rsidR="00FA0A68">
        <w:t xml:space="preserve"> Thus, there were numerous perfectly matched </w:t>
      </w:r>
      <w:r w:rsidR="00FA0A68" w:rsidRPr="00FA0A68">
        <w:rPr>
          <w:i/>
          <w:iCs/>
        </w:rPr>
        <w:t>TRA</w:t>
      </w:r>
      <w:r w:rsidR="00FA0A68">
        <w:t xml:space="preserve"> junction sequences shared between </w:t>
      </w:r>
      <w:r w:rsidR="0080044B">
        <w:t>IAR T</w:t>
      </w:r>
      <w:r w:rsidR="00FA0A68">
        <w:t xml:space="preserve"> cell</w:t>
      </w:r>
      <w:r w:rsidR="00722B9C">
        <w:t>s</w:t>
      </w:r>
      <w:r w:rsidR="00FA0A68">
        <w:t xml:space="preserve"> and PIT TCRs</w:t>
      </w:r>
      <w:r w:rsidR="001703B1">
        <w:t xml:space="preserve">, even though the PIT TCRs were from </w:t>
      </w:r>
      <w:r w:rsidR="001703B1">
        <w:lastRenderedPageBreak/>
        <w:t>different individuals than the IAR T cells</w:t>
      </w:r>
      <w:r w:rsidR="00F133FB">
        <w:t xml:space="preserve">. </w:t>
      </w:r>
      <w:commentRangeStart w:id="3"/>
      <w:r w:rsidR="00F133FB">
        <w:t xml:space="preserve">It is noteworthy that </w:t>
      </w:r>
      <w:r w:rsidR="00FA0A68">
        <w:t xml:space="preserve">frequencies </w:t>
      </w:r>
      <w:r w:rsidR="00F133FB">
        <w:t xml:space="preserve">of </w:t>
      </w:r>
      <w:r w:rsidR="001703B1">
        <w:t xml:space="preserve">IAR T cell </w:t>
      </w:r>
      <w:r w:rsidR="00F133FB" w:rsidRPr="00FA0A68">
        <w:rPr>
          <w:i/>
          <w:iCs/>
        </w:rPr>
        <w:t>TRA</w:t>
      </w:r>
      <w:r w:rsidR="00F133FB">
        <w:t xml:space="preserve"> junction</w:t>
      </w:r>
      <w:r w:rsidR="00AA1ACA">
        <w:t>s</w:t>
      </w:r>
      <w:r w:rsidR="00F133FB">
        <w:t xml:space="preserve"> </w:t>
      </w:r>
      <w:r w:rsidR="00722B9C">
        <w:t>matching</w:t>
      </w:r>
      <w:r w:rsidR="00F133FB">
        <w:t xml:space="preserve"> PIT TCRs </w:t>
      </w:r>
      <w:r w:rsidR="008C7AE2">
        <w:t xml:space="preserve">were </w:t>
      </w:r>
      <w:r w:rsidR="00F133FB">
        <w:t xml:space="preserve">several </w:t>
      </w:r>
      <w:r w:rsidR="00FA0A68">
        <w:t xml:space="preserve">orders of magnitude higher than typical frequencies of IAR T cells in peripheral blood </w:t>
      </w:r>
      <w:r w:rsidR="00FA0A68" w:rsidRPr="00692BD1">
        <w:rPr>
          <w:bCs/>
        </w:rPr>
        <w:fldChar w:fldCharType="begin"/>
      </w:r>
      <w:r w:rsidR="00583190">
        <w:rPr>
          <w:bCs/>
        </w:rPr>
        <w:instrText xml:space="preserve"> ADDIN ZOTERO_ITEM CSL_CITATION {"citationID":"SniPSUmW","properties":{"formattedCitation":"\\super 9\\nosupersub{}","plainCitation":"9","noteIndex":0},"citationItems":[{"id":705,"uris":["http://zotero.org/users/522661/items/8XD67KUS"],"itemData":{"id":705,"type":"article-journal","abstract":"Glutamic acid decarboxylase 65 (GAD65) is a putative autoantigen associated with the pathogenesis of type 1 diabetes (T1D). The prevalence of autoreactive CD4+ T cells towards the immunodominant GAD65(555-567) epitope in DR4 healthy and T1D subjects was investigated with class II tetramers. A slightly higher percentage of diabetic subjects had GAD65(555-567) tetramer-positive T cells upon GAD65(555-567) peptide stimulation on the total CD4+ T-cell populations compared to healthy subjects. In contrast, three quarters of subjects in both groups had tetramer-positive T cells resulting from stimulation of the CD4+CD25+ regulatory T-cell depleted CD4+ T cells. The frequencies and TCR Vbeta gene usages of GAD65(555-567) T cells were also similar in both groups. Experiments demonstrated that GAD65(555-567)-reactive T cells in healthy and diabetic subjects had different CD45RA phenotypes. For the healthy group, GAD65(555-567)-reactive T cells were generally found in the CD45RA+ naïve T-cell pool while GAD65(555-567)-reactive T cells from T1D subjects were present in both CD45RA+ naïve and CD45RA- memory T-cell pools. These findings suggested that there is no difference in thymic selection of DR4 restricted GAD-reactive T cells amongst healthy and T1D individuals but GAD65(555-567)-reactive T cells have been preferentially activated in diabetic patients.","container-title":"Journal of Autoimmunity","DOI":"10.1016/j.jaut.2005.08.007","ISSN":"0896-8411","issue":"4","journalAbbreviation":"J. Autoimmun.","language":"eng","note":"PMID: 16249070","page":"303-311","source":"PubMed","title":"Comparative study of GAD65-specific CD4+ T cells in healthy and type 1 diabetic subjects","volume":"25","author":[{"family":"Danke","given":"Nancy A."},{"family":"Yang","given":"Junbao"},{"family":"Greenbaum","given":"Carla"},{"family":"Kwok","given":"William W."}],"issued":{"date-parts":[["2005",12]]}}}],"schema":"https://github.com/citation-style-language/schema/raw/master/csl-citation.json"} </w:instrText>
      </w:r>
      <w:r w:rsidR="00FA0A68" w:rsidRPr="00692BD1">
        <w:rPr>
          <w:bCs/>
        </w:rPr>
        <w:fldChar w:fldCharType="separate"/>
      </w:r>
      <w:r w:rsidR="00FA0A68" w:rsidRPr="00303768">
        <w:rPr>
          <w:rFonts w:ascii="Calibri" w:cs="Calibri"/>
          <w:vertAlign w:val="superscript"/>
        </w:rPr>
        <w:t>9</w:t>
      </w:r>
      <w:r w:rsidR="00FA0A68" w:rsidRPr="00692BD1">
        <w:rPr>
          <w:bCs/>
        </w:rPr>
        <w:fldChar w:fldCharType="end"/>
      </w:r>
      <w:r w:rsidR="00FA0A68">
        <w:rPr>
          <w:bCs/>
        </w:rPr>
        <w:t>.</w:t>
      </w:r>
      <w:commentRangeEnd w:id="3"/>
      <w:r w:rsidR="007E3B4E">
        <w:rPr>
          <w:rStyle w:val="CommentReference"/>
        </w:rPr>
        <w:commentReference w:id="3"/>
      </w:r>
    </w:p>
    <w:p w14:paraId="33D0397B" w14:textId="1001989C" w:rsidR="00FA0A68" w:rsidRDefault="00675CCB" w:rsidP="00F851C0">
      <w:pPr>
        <w:spacing w:after="120" w:line="360" w:lineRule="auto"/>
        <w:ind w:firstLine="432"/>
      </w:pPr>
      <w:r>
        <w:rPr>
          <w:b/>
        </w:rPr>
        <w:t>PIT</w:t>
      </w:r>
      <w:r w:rsidR="00E162F9">
        <w:rPr>
          <w:b/>
        </w:rPr>
        <w:t>-matched</w:t>
      </w:r>
      <w:r>
        <w:rPr>
          <w:b/>
        </w:rPr>
        <w:t xml:space="preserve"> </w:t>
      </w:r>
      <w:r w:rsidR="00E162F9" w:rsidRPr="00E162F9">
        <w:rPr>
          <w:b/>
          <w:i/>
          <w:iCs/>
        </w:rPr>
        <w:t>TRA</w:t>
      </w:r>
      <w:r w:rsidR="00E162F9">
        <w:rPr>
          <w:b/>
        </w:rPr>
        <w:t xml:space="preserve"> junctions </w:t>
      </w:r>
      <w:r>
        <w:rPr>
          <w:b/>
        </w:rPr>
        <w:t xml:space="preserve">are enriched in IAR CD4 T cells </w:t>
      </w:r>
      <w:r w:rsidR="00E162F9">
        <w:rPr>
          <w:b/>
        </w:rPr>
        <w:t xml:space="preserve">relative to </w:t>
      </w:r>
      <w:r>
        <w:rPr>
          <w:b/>
        </w:rPr>
        <w:t xml:space="preserve">unselected TCR repertoires. </w:t>
      </w:r>
      <w:r w:rsidR="006A6B55" w:rsidRPr="00EE4708">
        <w:rPr>
          <w:bCs/>
        </w:rPr>
        <w:t>We hypothesized that</w:t>
      </w:r>
      <w:r w:rsidR="006A6B55">
        <w:rPr>
          <w:b/>
        </w:rPr>
        <w:t xml:space="preserve"> </w:t>
      </w:r>
      <w:r w:rsidR="00FA0A68">
        <w:t xml:space="preserve">junction sequence </w:t>
      </w:r>
      <w:r w:rsidR="00F133FB">
        <w:t>matching</w:t>
      </w:r>
      <w:r w:rsidR="00FA0A68">
        <w:t xml:space="preserve"> between IAR and PIT TCRs</w:t>
      </w:r>
      <w:r w:rsidR="006A6B55">
        <w:t xml:space="preserve"> was greater than would occur by chance in an unselected repertoire. For comparison, we selected</w:t>
      </w:r>
      <w:r w:rsidR="002E0FC5">
        <w:t xml:space="preserve"> </w:t>
      </w:r>
      <w:r w:rsidR="00E162F9">
        <w:t xml:space="preserve">two PBMC </w:t>
      </w:r>
      <w:r w:rsidR="002E0FC5">
        <w:t xml:space="preserve">repertoires </w:t>
      </w:r>
      <w:r w:rsidR="00FA0A68">
        <w:t xml:space="preserve">from </w:t>
      </w:r>
      <w:proofErr w:type="spellStart"/>
      <w:r w:rsidR="00A14C2B">
        <w:t>Su</w:t>
      </w:r>
      <w:proofErr w:type="spellEnd"/>
      <w:r w:rsidR="00A14C2B">
        <w:t xml:space="preserve"> et al. (</w:t>
      </w:r>
      <w:r w:rsidR="002E0FC5">
        <w:t xml:space="preserve">16 </w:t>
      </w:r>
      <w:r w:rsidR="00FA0A68">
        <w:t xml:space="preserve">HC and </w:t>
      </w:r>
      <w:r w:rsidR="002E0FC5">
        <w:t xml:space="preserve">129 subjects with </w:t>
      </w:r>
      <w:r w:rsidR="00FA0A68">
        <w:t xml:space="preserve">COVID-19 </w:t>
      </w:r>
      <w:r w:rsidR="006223FE">
        <w:t xml:space="preserve">, </w:t>
      </w:r>
      <w:r w:rsidR="00A14C2B">
        <w:t xml:space="preserve">comprising </w:t>
      </w:r>
      <w:r w:rsidR="006223FE">
        <w:t>2,513 and 198,753 unique junctions for HC and COVID-19 patients, respectively</w:t>
      </w:r>
      <w:r w:rsidR="00A14C2B">
        <w:t>)</w:t>
      </w:r>
      <w:r w:rsidR="006223FE">
        <w:t xml:space="preserve"> </w:t>
      </w:r>
      <w:r w:rsidR="006223FE">
        <w:fldChar w:fldCharType="begin"/>
      </w:r>
      <w:r w:rsidR="006223FE">
        <w:instrText xml:space="preserve"> ADDIN ZOTERO_ITEM CSL_CITATION {"citationID":"a7BUyBkJ","properties":{"formattedCitation":"\\super 20\\nosupersub{}","plainCitation":"20","noteIndex":0},"citationItems":[{"id":1428,"uris":["http://zotero.org/users/522661/items/9EDV48K3"],"itemData":{"id":1428,"type":"article-journal","abstract":"We present an integrated analysis of the clinical measurements, immune cells, and plasma multi-omics of 139 COVID-19 patients representing all levels of disease severity, from serial blood draws collected during the first week of infection following diagnosis. We identify a major shift between mild and moderate disease, at which point elevated inflammatory signaling is accompanied by the loss of specific classes of metabolites and metabolic processes. Within this stressed plasma environment at moderate disease, multiple unusual immune cell phenotypes emerge and amplify with increasing disease severity. We condensed over 120,000 immune features into a single axis to capture how different immune cell classes coordinate in response to SARS-CoV-2. This immune-response axis independently aligns with the major plasma composition changes, with clinical metrics of blood clotting, and with the sharp transition between mild and moderate disease. This study suggests that moderate disease may provide the most effective setting for therapeutic intervention.","container-title":"Cell","DOI":"10.1016/j.cell.2020.10.037","ISSN":"1097-4172","issue":"6","journalAbbreviation":"Cell","language":"eng","note":"PMID: 33171100\nPMCID: PMC7598382","page":"1479-1495.e20","source":"PubMed","title":"Multi-Omics Resolves a Sharp Disease-State Shift between Mild and Moderate COVID-19","volume":"183","author":[{"family":"Su","given":"Yapeng"},{"family":"Chen","given":"Daniel"},{"family":"Yuan","given":"Dan"},{"family":"Lausted","given":"Christopher"},{"family":"Choi","given":"Jongchan"},{"family":"Dai","given":"Chengzhen L."},{"family":"Voillet","given":"Valentin"},{"family":"Duvvuri","given":"Venkata R."},{"family":"Scherler","given":"Kelsey"},{"family":"Troisch","given":"Pamela"},{"family":"Baloni","given":"Priyanka"},{"family":"Qin","given":"Guangrong"},{"family":"Smith","given":"Brett"},{"family":"Kornilov","given":"Sergey A."},{"family":"Rostomily","given":"Clifford"},{"family":"Xu","given":"Alex"},{"family":"Li","given":"Jing"},{"family":"Dong","given":"Shen"},{"family":"Rothchild","given":"Alissa"},{"family":"Zhou","given":"Jing"},{"family":"Murray","given":"Kim"},{"family":"Edmark","given":"Rick"},{"family":"Hong","given":"Sunga"},{"family":"Heath","given":"John E."},{"family":"Earls","given":"John"},{"family":"Zhang","given":"Rongyu"},{"family":"Xie","given":"Jingyi"},{"family":"Li","given":"Sarah"},{"family":"Roper","given":"Ryan"},{"family":"Jones","given":"Lesley"},{"family":"Zhou","given":"Yong"},{"family":"Rowen","given":"Lee"},{"family":"Liu","given":"Rachel"},{"family":"Mackay","given":"Sean"},{"family":"O'Mahony","given":"D. Shane"},{"family":"Dale","given":"Christopher R."},{"family":"Wallick","given":"Julie A."},{"family":"Algren","given":"Heather A."},{"family":"Zager","given":"Michael A."},{"literal":"ISB-Swedish COVID19 Biobanking Unit"},{"family":"Wei","given":"Wei"},{"family":"Price","given":"Nathan D."},{"family":"Huang","given":"Sui"},{"family":"Subramanian","given":"Naeha"},{"family":"Wang","given":"Kai"},{"family":"Magis","given":"Andrew T."},{"family":"Hadlock","given":"Jenn J."},{"family":"Hood","given":"Leroy"},{"family":"Aderem","given":"Alan"},{"family":"Bluestone","given":"Jeffrey A."},{"family":"Lanier","given":"Lewis L."},{"family":"Greenberg","given":"Philip D."},{"family":"Gottardo","given":"Raphael"},{"family":"Davis","given":"Mark M."},{"family":"Goldman","given":"Jason D."},{"family":"Heath","given":"James R."}],"issued":{"date-parts":[["2020",12,10]]}}}],"schema":"https://github.com/citation-style-language/schema/raw/master/csl-citation.json"} </w:instrText>
      </w:r>
      <w:r w:rsidR="006223FE">
        <w:fldChar w:fldCharType="separate"/>
      </w:r>
      <w:r w:rsidR="006223FE" w:rsidRPr="00DC40B2">
        <w:rPr>
          <w:rFonts w:ascii="Calibri" w:cs="Calibri"/>
          <w:vertAlign w:val="superscript"/>
        </w:rPr>
        <w:t>20</w:t>
      </w:r>
      <w:r w:rsidR="006223FE">
        <w:fldChar w:fldCharType="end"/>
      </w:r>
      <w:r w:rsidR="00FA0A68">
        <w:t xml:space="preserve">. </w:t>
      </w:r>
      <w:r w:rsidR="00F851C0">
        <w:t xml:space="preserve">We </w:t>
      </w:r>
      <w:r w:rsidR="00E162F9">
        <w:t xml:space="preserve">then </w:t>
      </w:r>
      <w:r w:rsidR="00B55486">
        <w:t xml:space="preserve">used Fisher’s exact test to </w:t>
      </w:r>
      <w:r w:rsidR="00F851C0">
        <w:t>compar</w:t>
      </w:r>
      <w:r w:rsidR="00B55486">
        <w:t>e</w:t>
      </w:r>
      <w:r w:rsidR="00F851C0">
        <w:t xml:space="preserve"> </w:t>
      </w:r>
      <w:r w:rsidR="00B55486">
        <w:t>numbers</w:t>
      </w:r>
      <w:r w:rsidR="00F851C0">
        <w:t xml:space="preserve"> of perfectly </w:t>
      </w:r>
      <w:r w:rsidR="00B55486">
        <w:t>PIT-</w:t>
      </w:r>
      <w:r w:rsidR="00F851C0">
        <w:t xml:space="preserve">matched to non-matched </w:t>
      </w:r>
      <w:r w:rsidR="00F851C0" w:rsidRPr="00F851C0">
        <w:rPr>
          <w:i/>
          <w:iCs/>
        </w:rPr>
        <w:t>TRA</w:t>
      </w:r>
      <w:r w:rsidR="00F851C0">
        <w:t xml:space="preserve"> junctions from IAR T cells versus </w:t>
      </w:r>
      <w:r w:rsidR="00B55486">
        <w:t>unselected HC and COVID-19 T cells</w:t>
      </w:r>
      <w:r w:rsidR="00F851C0">
        <w:t xml:space="preserve">. This comparison </w:t>
      </w:r>
      <w:r w:rsidR="00E162F9">
        <w:t xml:space="preserve">yielded </w:t>
      </w:r>
      <w:r w:rsidR="00B55486">
        <w:t>a log</w:t>
      </w:r>
      <w:r w:rsidR="00B55486" w:rsidRPr="00F851C0">
        <w:rPr>
          <w:vertAlign w:val="subscript"/>
        </w:rPr>
        <w:t>2</w:t>
      </w:r>
      <w:r w:rsidR="00B55486">
        <w:t xml:space="preserve"> odds ratio &gt;1 (or &gt;2-fold in linear units)</w:t>
      </w:r>
      <w:r w:rsidR="00E162F9">
        <w:t xml:space="preserve">, </w:t>
      </w:r>
      <w:r w:rsidR="00B55486">
        <w:t>far outside the 95% confidence intervals</w:t>
      </w:r>
      <w:r w:rsidR="00E162F9">
        <w:t xml:space="preserve"> </w:t>
      </w:r>
      <w:r w:rsidR="00FA0A68">
        <w:t>(</w:t>
      </w:r>
      <w:r w:rsidR="00FA0A68" w:rsidRPr="00FA0A68">
        <w:rPr>
          <w:b/>
          <w:bCs/>
        </w:rPr>
        <w:t>Figure 1B</w:t>
      </w:r>
      <w:r w:rsidR="00FA0A68">
        <w:t xml:space="preserve">) (p-value &lt;9e-6, Fisher’s exact test). In contrast, </w:t>
      </w:r>
      <w:r w:rsidR="00F851C0">
        <w:t>the log</w:t>
      </w:r>
      <w:r w:rsidR="00F851C0" w:rsidRPr="00F851C0">
        <w:rPr>
          <w:vertAlign w:val="subscript"/>
        </w:rPr>
        <w:t>2</w:t>
      </w:r>
      <w:r w:rsidR="00F851C0">
        <w:t xml:space="preserve"> odds ratio was ~</w:t>
      </w:r>
      <w:r w:rsidR="00B55486">
        <w:t>0</w:t>
      </w:r>
      <w:r w:rsidR="00F851C0">
        <w:t xml:space="preserve"> </w:t>
      </w:r>
      <w:r w:rsidR="00B55486">
        <w:t>(or ~1 in linear units)</w:t>
      </w:r>
      <w:r w:rsidR="00E162F9">
        <w:t>,</w:t>
      </w:r>
      <w:r w:rsidR="00B55486">
        <w:t xml:space="preserve"> and clearly within the 95% confidence intervals</w:t>
      </w:r>
      <w:r w:rsidR="00E162F9">
        <w:t>,</w:t>
      </w:r>
      <w:r w:rsidR="00B55486">
        <w:t xml:space="preserve"> </w:t>
      </w:r>
      <w:r w:rsidR="00F851C0">
        <w:t xml:space="preserve">for </w:t>
      </w:r>
      <w:r w:rsidR="00B55486">
        <w:t xml:space="preserve">PIT-matched to non-matched junctions from COVID-19 </w:t>
      </w:r>
      <w:r w:rsidR="00E162F9">
        <w:t xml:space="preserve">patients </w:t>
      </w:r>
      <w:r w:rsidR="00B55486">
        <w:t xml:space="preserve">versus HC subjects </w:t>
      </w:r>
      <w:r w:rsidR="00FA0A68">
        <w:t>(</w:t>
      </w:r>
      <w:r w:rsidR="00FA0A68" w:rsidRPr="00FA0A68">
        <w:rPr>
          <w:b/>
          <w:bCs/>
        </w:rPr>
        <w:t>Figure 1B</w:t>
      </w:r>
      <w:r w:rsidR="00FA0A68">
        <w:t>) (p-value &gt;0.05).</w:t>
      </w:r>
      <w:r w:rsidR="00F851C0">
        <w:t xml:space="preserve"> </w:t>
      </w:r>
      <w:commentRangeStart w:id="4"/>
      <w:r w:rsidR="00F851C0">
        <w:t xml:space="preserve">Thus, there </w:t>
      </w:r>
      <w:r w:rsidR="00B55486">
        <w:t>was a higher fraction of</w:t>
      </w:r>
      <w:r w:rsidR="00F851C0">
        <w:t xml:space="preserve"> PIT TCR</w:t>
      </w:r>
      <w:r w:rsidR="00B55486">
        <w:t xml:space="preserve"> matche</w:t>
      </w:r>
      <w:r w:rsidR="00F851C0">
        <w:t xml:space="preserve">s </w:t>
      </w:r>
      <w:r w:rsidR="000B1487">
        <w:t xml:space="preserve">with </w:t>
      </w:r>
      <w:r w:rsidR="0080044B">
        <w:t>IAR T</w:t>
      </w:r>
      <w:r w:rsidR="00F851C0">
        <w:t xml:space="preserve"> cells than unselected human TCR repertoires from HC and COVID-19 subjects.</w:t>
      </w:r>
      <w:commentRangeEnd w:id="4"/>
      <w:r w:rsidR="007E3B4E">
        <w:rPr>
          <w:rStyle w:val="CommentReference"/>
        </w:rPr>
        <w:commentReference w:id="4"/>
      </w:r>
    </w:p>
    <w:p w14:paraId="40A09C8F" w14:textId="78000696" w:rsidR="009F186E" w:rsidRDefault="006223FE" w:rsidP="009F186E">
      <w:pPr>
        <w:spacing w:after="120" w:line="360" w:lineRule="auto"/>
        <w:ind w:firstLine="432"/>
      </w:pPr>
      <w:r>
        <w:t xml:space="preserve">We postulated that the </w:t>
      </w:r>
      <w:r w:rsidR="00FA0A68">
        <w:t xml:space="preserve">requirement for perfect matches </w:t>
      </w:r>
      <w:r w:rsidR="00D27E24">
        <w:t xml:space="preserve">to compare junction sequences </w:t>
      </w:r>
      <w:r w:rsidR="000C0542">
        <w:t>was</w:t>
      </w:r>
      <w:r w:rsidR="00FA0A68">
        <w:t xml:space="preserve"> arbitrary, as TCRs from </w:t>
      </w:r>
      <w:r w:rsidR="0080044B">
        <w:t>IAR T</w:t>
      </w:r>
      <w:commentRangeStart w:id="5"/>
      <w:r w:rsidR="00FA0A68">
        <w:t xml:space="preserve"> cells having mismatched junctions may also share functional properties </w:t>
      </w:r>
      <w:commentRangeEnd w:id="5"/>
      <w:r w:rsidR="007E3B4E">
        <w:rPr>
          <w:rStyle w:val="CommentReference"/>
        </w:rPr>
        <w:commentReference w:id="5"/>
      </w:r>
      <w:r w:rsidR="00FA0A68">
        <w:fldChar w:fldCharType="begin"/>
      </w:r>
      <w:r w:rsidR="00583190">
        <w:instrText xml:space="preserve"> ADDIN ZOTERO_ITEM CSL_CITATION {"citationID":"aXi9drBf","properties":{"formattedCitation":"\\super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FA0A68">
        <w:fldChar w:fldCharType="separate"/>
      </w:r>
      <w:r w:rsidR="00DC40B2" w:rsidRPr="00DC40B2">
        <w:rPr>
          <w:rFonts w:ascii="Calibri" w:cs="Calibri"/>
          <w:vertAlign w:val="superscript"/>
        </w:rPr>
        <w:t>16</w:t>
      </w:r>
      <w:r w:rsidR="00FA0A68">
        <w:fldChar w:fldCharType="end"/>
      </w:r>
      <w:r w:rsidR="00FA0A68">
        <w:t xml:space="preserve">. We therefore tested for enrichment of </w:t>
      </w:r>
      <w:r w:rsidR="00E162F9">
        <w:t>I</w:t>
      </w:r>
      <w:r w:rsidR="0080044B">
        <w:t>AR T</w:t>
      </w:r>
      <w:r w:rsidR="00FA0A68">
        <w:t xml:space="preserve"> cell </w:t>
      </w:r>
      <w:r w:rsidR="00FA0A68" w:rsidRPr="00FA0A68">
        <w:rPr>
          <w:i/>
          <w:iCs/>
        </w:rPr>
        <w:t>TRA</w:t>
      </w:r>
      <w:r w:rsidR="00FA0A68">
        <w:t xml:space="preserve"> chains in PIT TCRs</w:t>
      </w:r>
      <w:r w:rsidR="00E162F9">
        <w:t xml:space="preserve"> over a range of mismatch values</w:t>
      </w:r>
      <w:r w:rsidR="00FA0A68">
        <w:t xml:space="preserve"> </w:t>
      </w:r>
      <w:r w:rsidR="00F133FB">
        <w:t xml:space="preserve">by calculating </w:t>
      </w:r>
      <w:r w:rsidR="00E162F9">
        <w:t xml:space="preserve">pairwise </w:t>
      </w:r>
      <w:proofErr w:type="spellStart"/>
      <w:r w:rsidR="00F133FB">
        <w:t>Levenshtein</w:t>
      </w:r>
      <w:proofErr w:type="spellEnd"/>
      <w:r w:rsidR="00F133FB">
        <w:t xml:space="preserve"> index values</w:t>
      </w:r>
      <w:r w:rsidR="00FA0A68">
        <w:t xml:space="preserve">. </w:t>
      </w:r>
      <w:r w:rsidR="0009615A">
        <w:t xml:space="preserve">(The </w:t>
      </w:r>
      <w:proofErr w:type="spellStart"/>
      <w:r w:rsidR="0009615A">
        <w:t>Levenshtein</w:t>
      </w:r>
      <w:proofErr w:type="spellEnd"/>
      <w:r w:rsidR="0009615A">
        <w:t xml:space="preserve"> index is </w:t>
      </w:r>
      <w:r w:rsidR="0009615A" w:rsidRPr="00F133FB">
        <w:t xml:space="preserve">the number of </w:t>
      </w:r>
      <w:r w:rsidR="0009615A">
        <w:t>residue changes</w:t>
      </w:r>
      <w:r w:rsidR="0009615A" w:rsidRPr="00F133FB">
        <w:t xml:space="preserve"> needed to transform one </w:t>
      </w:r>
      <w:r w:rsidR="0009615A">
        <w:t>sequence</w:t>
      </w:r>
      <w:r w:rsidR="0009615A" w:rsidRPr="00F133FB">
        <w:t xml:space="preserve"> into another</w:t>
      </w:r>
      <w:r w:rsidR="0009615A">
        <w:t xml:space="preserve">.) </w:t>
      </w:r>
      <w:r w:rsidR="00FA0A68">
        <w:t xml:space="preserve">A plot of the numbers of PIT </w:t>
      </w:r>
      <w:r w:rsidR="00FA0A68" w:rsidRPr="00FA0A68">
        <w:rPr>
          <w:i/>
          <w:iCs/>
        </w:rPr>
        <w:t>TRA</w:t>
      </w:r>
      <w:r w:rsidR="00FA0A68">
        <w:t xml:space="preserve"> </w:t>
      </w:r>
      <w:r w:rsidR="00F735E5">
        <w:t xml:space="preserve">junction </w:t>
      </w:r>
      <w:r w:rsidR="00FA0A68">
        <w:t xml:space="preserve">matches </w:t>
      </w:r>
      <w:r w:rsidR="00652596">
        <w:t xml:space="preserve">with IAR versus HC T cells </w:t>
      </w:r>
      <w:r w:rsidR="00FA0A68">
        <w:t xml:space="preserve">at different </w:t>
      </w:r>
      <w:r w:rsidR="00F133FB">
        <w:t xml:space="preserve">PIT </w:t>
      </w:r>
      <w:r w:rsidR="00FA0A68">
        <w:t>mismatch thresholds (</w:t>
      </w:r>
      <w:r w:rsidR="00FA0A68" w:rsidRPr="00FA0A68">
        <w:rPr>
          <w:b/>
          <w:bCs/>
        </w:rPr>
        <w:t xml:space="preserve">Figure </w:t>
      </w:r>
      <w:r w:rsidR="00FA0A68">
        <w:rPr>
          <w:b/>
          <w:bCs/>
        </w:rPr>
        <w:t>1</w:t>
      </w:r>
      <w:r w:rsidR="00FA0A68" w:rsidRPr="00FA0A68">
        <w:rPr>
          <w:b/>
          <w:bCs/>
        </w:rPr>
        <w:t>C</w:t>
      </w:r>
      <w:r w:rsidR="00FA0A68">
        <w:t>) showed significant off-diagonal skewing in the direction of IAR TCRs (</w:t>
      </w:r>
      <w:r w:rsidR="0009615A">
        <w:t xml:space="preserve">slope = 0.872, </w:t>
      </w:r>
      <w:r w:rsidR="00FA0A68">
        <w:t>p-value</w:t>
      </w:r>
      <w:r w:rsidR="0009615A">
        <w:t xml:space="preserve"> (</w:t>
      </w:r>
      <w:r w:rsidR="00E162F9">
        <w:t xml:space="preserve">that the </w:t>
      </w:r>
      <w:r w:rsidR="0009615A">
        <w:t xml:space="preserve">slope </w:t>
      </w:r>
      <w:r w:rsidR="00E162F9">
        <w:t xml:space="preserve">was </w:t>
      </w:r>
      <w:r w:rsidR="0009615A">
        <w:t>not equal to 1)</w:t>
      </w:r>
      <w:r w:rsidR="00FA0A68">
        <w:t xml:space="preserve"> = 3e-3, </w:t>
      </w:r>
      <w:r w:rsidR="00E162F9">
        <w:t xml:space="preserve">by </w:t>
      </w:r>
      <w:r w:rsidR="00FA0A68">
        <w:t xml:space="preserve">linear modeling). </w:t>
      </w:r>
      <w:r w:rsidR="004B7580">
        <w:t>Thus,</w:t>
      </w:r>
      <w:r w:rsidR="00FA0A68">
        <w:t xml:space="preserve"> enrichment of </w:t>
      </w:r>
      <w:r w:rsidR="003109BB">
        <w:t>PIT-</w:t>
      </w:r>
      <w:r w:rsidR="00FA0A68">
        <w:t xml:space="preserve">matched to non-matched </w:t>
      </w:r>
      <w:r w:rsidR="00FA0A68" w:rsidRPr="00FA0A68">
        <w:rPr>
          <w:i/>
          <w:iCs/>
        </w:rPr>
        <w:t>TRA</w:t>
      </w:r>
      <w:r w:rsidR="00FA0A68">
        <w:t xml:space="preserve"> junctions versus unselected HC TCRs was not limited to perfect sequence matches. Since </w:t>
      </w:r>
      <w:r w:rsidR="00F133FB">
        <w:t xml:space="preserve">95% confidence intervals for </w:t>
      </w:r>
      <w:r w:rsidR="00D27E24">
        <w:t>PIT junction</w:t>
      </w:r>
      <w:r w:rsidR="00F133FB">
        <w:t xml:space="preserve"> </w:t>
      </w:r>
      <w:r w:rsidR="00F735E5">
        <w:t xml:space="preserve">sequence </w:t>
      </w:r>
      <w:r w:rsidR="00FA0A68">
        <w:t xml:space="preserve">overlaps with 0 and 1 mismatches showed greatest divergence between IAR T cell and HC TCRs, we chose to define </w:t>
      </w:r>
      <w:r w:rsidR="0080044B">
        <w:t>IAR T</w:t>
      </w:r>
      <w:r w:rsidR="00FA0A68">
        <w:t xml:space="preserve"> cell </w:t>
      </w:r>
      <w:r w:rsidR="00FA0A68" w:rsidRPr="004B7580">
        <w:rPr>
          <w:i/>
          <w:iCs/>
        </w:rPr>
        <w:t>TRA</w:t>
      </w:r>
      <w:r w:rsidR="00FA0A68">
        <w:t xml:space="preserve"> junctions with 0 and 1 mismatches as “PIT matches” in subsequent analyses</w:t>
      </w:r>
      <w:r w:rsidR="00B822CF">
        <w:t>.</w:t>
      </w:r>
    </w:p>
    <w:p w14:paraId="473ABDA2" w14:textId="7FFFFFC0" w:rsidR="00897FE7" w:rsidRDefault="00675CCB" w:rsidP="00897FE7">
      <w:pPr>
        <w:spacing w:after="120" w:line="360" w:lineRule="auto"/>
        <w:ind w:firstLine="432"/>
      </w:pPr>
      <w:r>
        <w:rPr>
          <w:b/>
          <w:bCs/>
        </w:rPr>
        <w:lastRenderedPageBreak/>
        <w:t xml:space="preserve">PIT-matched </w:t>
      </w:r>
      <w:r w:rsidRPr="002601C5">
        <w:rPr>
          <w:b/>
          <w:bCs/>
          <w:i/>
          <w:iCs/>
        </w:rPr>
        <w:t>TRA</w:t>
      </w:r>
      <w:r>
        <w:rPr>
          <w:b/>
          <w:bCs/>
        </w:rPr>
        <w:t xml:space="preserve"> junctions are paired with diverse</w:t>
      </w:r>
      <w:r w:rsidRPr="00730F57">
        <w:rPr>
          <w:b/>
          <w:bCs/>
          <w:i/>
          <w:iCs/>
        </w:rPr>
        <w:t xml:space="preserve"> TRB</w:t>
      </w:r>
      <w:r>
        <w:rPr>
          <w:b/>
          <w:bCs/>
        </w:rPr>
        <w:t xml:space="preserve"> chains. </w:t>
      </w:r>
      <w:r w:rsidR="00897FE7">
        <w:t xml:space="preserve">It was important to know whether PIT-matched </w:t>
      </w:r>
      <w:r w:rsidR="00897FE7" w:rsidRPr="000C0542">
        <w:rPr>
          <w:i/>
          <w:iCs/>
        </w:rPr>
        <w:t>TRA</w:t>
      </w:r>
      <w:r w:rsidR="00897FE7">
        <w:t xml:space="preserve"> chains were paired with PIT-matched </w:t>
      </w:r>
      <w:r w:rsidR="00897FE7" w:rsidRPr="000C0542">
        <w:rPr>
          <w:i/>
          <w:iCs/>
        </w:rPr>
        <w:t>TRB</w:t>
      </w:r>
      <w:r w:rsidR="00897FE7">
        <w:t xml:space="preserve"> chains. Although </w:t>
      </w:r>
      <w:r w:rsidR="00B822CF">
        <w:t>we observed</w:t>
      </w:r>
      <w:r w:rsidR="00897FE7">
        <w:t xml:space="preserve"> a few </w:t>
      </w:r>
      <w:r w:rsidR="00897FE7" w:rsidRPr="000C0542">
        <w:rPr>
          <w:i/>
          <w:iCs/>
        </w:rPr>
        <w:t>TRB</w:t>
      </w:r>
      <w:r w:rsidR="00897FE7">
        <w:t xml:space="preserve"> perfect matches</w:t>
      </w:r>
      <w:r w:rsidR="003E37F1">
        <w:t xml:space="preserve"> (</w:t>
      </w:r>
      <w:r w:rsidR="003E37F1" w:rsidRPr="00EE4708">
        <w:rPr>
          <w:b/>
          <w:bCs/>
        </w:rPr>
        <w:t>Figure 1A</w:t>
      </w:r>
      <w:r w:rsidR="003E37F1">
        <w:t>)</w:t>
      </w:r>
      <w:r w:rsidR="00897FE7">
        <w:t xml:space="preserve">, these were not paired with perfectly matched </w:t>
      </w:r>
      <w:r w:rsidR="00897FE7" w:rsidRPr="000C0542">
        <w:rPr>
          <w:i/>
          <w:iCs/>
        </w:rPr>
        <w:t>TRA</w:t>
      </w:r>
      <w:r w:rsidR="00897FE7">
        <w:t xml:space="preserve"> chains. Likewise, perfectly PIT-matched </w:t>
      </w:r>
      <w:r w:rsidR="00897FE7" w:rsidRPr="000C0542">
        <w:rPr>
          <w:i/>
          <w:iCs/>
        </w:rPr>
        <w:t>TRA</w:t>
      </w:r>
      <w:r w:rsidR="00897FE7">
        <w:t xml:space="preserve"> chains were paired with quite different</w:t>
      </w:r>
      <w:r w:rsidR="00897FE7" w:rsidRPr="00F133FB">
        <w:rPr>
          <w:i/>
          <w:iCs/>
        </w:rPr>
        <w:t xml:space="preserve"> </w:t>
      </w:r>
      <w:r w:rsidR="00897FE7" w:rsidRPr="000C0542">
        <w:rPr>
          <w:i/>
          <w:iCs/>
        </w:rPr>
        <w:t>TRB</w:t>
      </w:r>
      <w:r w:rsidR="00897FE7">
        <w:t xml:space="preserve"> chain sequences (</w:t>
      </w:r>
      <w:r w:rsidR="00897FE7" w:rsidRPr="000C0542">
        <w:rPr>
          <w:b/>
          <w:bCs/>
        </w:rPr>
        <w:t>Table 1</w:t>
      </w:r>
      <w:r w:rsidR="00897FE7">
        <w:t xml:space="preserve">). We noted similar findings with single mismatched PIT junctions with TCRs of known specificity </w:t>
      </w:r>
      <w:r w:rsidR="00897FE7">
        <w:fldChar w:fldCharType="begin"/>
      </w:r>
      <w:r w:rsidR="00897FE7">
        <w:instrText xml:space="preserve"> ADDIN ZOTERO_ITEM CSL_CITATION {"citationID":"cvDYRyQ7","properties":{"formattedCitation":"\\super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897FE7">
        <w:fldChar w:fldCharType="separate"/>
      </w:r>
      <w:r w:rsidR="00897FE7" w:rsidRPr="00DC40B2">
        <w:rPr>
          <w:rFonts w:ascii="Calibri" w:cs="Calibri"/>
          <w:vertAlign w:val="superscript"/>
        </w:rPr>
        <w:t>16</w:t>
      </w:r>
      <w:r w:rsidR="00897FE7">
        <w:fldChar w:fldCharType="end"/>
      </w:r>
      <w:r w:rsidR="00897FE7">
        <w:t xml:space="preserve"> (</w:t>
      </w:r>
      <w:r w:rsidR="00897FE7" w:rsidRPr="000C0542">
        <w:rPr>
          <w:b/>
          <w:bCs/>
        </w:rPr>
        <w:t>Table 1</w:t>
      </w:r>
      <w:r w:rsidR="00897FE7">
        <w:rPr>
          <w:b/>
          <w:bCs/>
        </w:rPr>
        <w:t xml:space="preserve"> and Figure 1E</w:t>
      </w:r>
      <w:r w:rsidR="00897FE7" w:rsidRPr="000C0542">
        <w:t>). In this case,</w:t>
      </w:r>
      <w:r w:rsidR="00897FE7">
        <w:rPr>
          <w:b/>
          <w:bCs/>
        </w:rPr>
        <w:t xml:space="preserve"> </w:t>
      </w:r>
      <w:r w:rsidR="00897FE7" w:rsidRPr="000C0542">
        <w:t>TCRs</w:t>
      </w:r>
      <w:r w:rsidR="00897FE7">
        <w:t xml:space="preserve"> having specificity for one of several islet antigens and epitopes had </w:t>
      </w:r>
      <w:r w:rsidR="00897FE7" w:rsidRPr="000C0542">
        <w:rPr>
          <w:i/>
          <w:iCs/>
        </w:rPr>
        <w:t>TRA</w:t>
      </w:r>
      <w:r w:rsidR="00897FE7">
        <w:t xml:space="preserve"> chains that more clearly matched PIT </w:t>
      </w:r>
      <w:r w:rsidR="00897FE7" w:rsidRPr="000C0542">
        <w:rPr>
          <w:i/>
          <w:iCs/>
        </w:rPr>
        <w:t>TRA</w:t>
      </w:r>
      <w:r w:rsidR="00897FE7">
        <w:t xml:space="preserve"> chains than </w:t>
      </w:r>
      <w:r w:rsidR="00897FE7" w:rsidRPr="000C0542">
        <w:rPr>
          <w:i/>
          <w:iCs/>
        </w:rPr>
        <w:t>TRB</w:t>
      </w:r>
      <w:r w:rsidR="00897FE7">
        <w:t xml:space="preserve"> chains. We conclude that </w:t>
      </w:r>
      <w:r w:rsidR="00897FE7" w:rsidRPr="000C0542">
        <w:t xml:space="preserve">PIT-matched </w:t>
      </w:r>
      <w:r w:rsidR="00897FE7" w:rsidRPr="000C0542">
        <w:rPr>
          <w:i/>
          <w:iCs/>
        </w:rPr>
        <w:t>TRA</w:t>
      </w:r>
      <w:r w:rsidR="00897FE7" w:rsidRPr="000C0542">
        <w:t xml:space="preserve"> chains </w:t>
      </w:r>
      <w:r w:rsidR="00897FE7">
        <w:t xml:space="preserve">of TCRs with multiple antigen specificities </w:t>
      </w:r>
      <w:r w:rsidR="00897FE7" w:rsidRPr="000C0542">
        <w:t>were paired with</w:t>
      </w:r>
      <w:r w:rsidR="00897FE7">
        <w:t xml:space="preserve"> diverse</w:t>
      </w:r>
      <w:r w:rsidR="00897FE7" w:rsidRPr="000C0542">
        <w:t xml:space="preserve"> </w:t>
      </w:r>
      <w:r w:rsidR="00897FE7" w:rsidRPr="000C0542">
        <w:rPr>
          <w:i/>
          <w:iCs/>
        </w:rPr>
        <w:t>TRB</w:t>
      </w:r>
      <w:r w:rsidR="00897FE7" w:rsidRPr="000C0542">
        <w:t xml:space="preserve"> chains</w:t>
      </w:r>
      <w:r w:rsidR="003109BB">
        <w:t xml:space="preserve">. This diversity of </w:t>
      </w:r>
      <w:r w:rsidR="003109BB" w:rsidRPr="003109BB">
        <w:rPr>
          <w:i/>
          <w:iCs/>
        </w:rPr>
        <w:t>TRB</w:t>
      </w:r>
      <w:r w:rsidR="003109BB">
        <w:t xml:space="preserve"> chains was not accounted for by different HLA specificities because most of the IAR TCRs used in this comparison shared MHC class II alleles.</w:t>
      </w:r>
      <w:r w:rsidR="00897FE7">
        <w:t xml:space="preserve"> </w:t>
      </w:r>
    </w:p>
    <w:p w14:paraId="1EFCF62C" w14:textId="6A8B2515" w:rsidR="00D27E24" w:rsidRDefault="00675CCB" w:rsidP="00D27E24">
      <w:pPr>
        <w:spacing w:after="120" w:line="360" w:lineRule="auto"/>
        <w:ind w:firstLine="432"/>
      </w:pPr>
      <w:r>
        <w:rPr>
          <w:b/>
          <w:bCs/>
        </w:rPr>
        <w:t xml:space="preserve">PIT </w:t>
      </w:r>
      <w:r w:rsidRPr="002601C5">
        <w:rPr>
          <w:b/>
          <w:bCs/>
          <w:i/>
          <w:iCs/>
        </w:rPr>
        <w:t>TRA</w:t>
      </w:r>
      <w:r>
        <w:rPr>
          <w:b/>
          <w:bCs/>
        </w:rPr>
        <w:t xml:space="preserve"> junction matches extend to include the </w:t>
      </w:r>
      <w:r w:rsidRPr="00FE23A7">
        <w:rPr>
          <w:b/>
          <w:bCs/>
          <w:i/>
          <w:iCs/>
        </w:rPr>
        <w:t>J gene</w:t>
      </w:r>
      <w:r>
        <w:rPr>
          <w:b/>
          <w:bCs/>
        </w:rPr>
        <w:t xml:space="preserve"> but not the </w:t>
      </w:r>
      <w:r w:rsidR="001B723C" w:rsidRPr="00FE23A7">
        <w:rPr>
          <w:b/>
          <w:bCs/>
          <w:i/>
          <w:iCs/>
        </w:rPr>
        <w:t>V gene</w:t>
      </w:r>
      <w:r>
        <w:rPr>
          <w:b/>
          <w:bCs/>
        </w:rPr>
        <w:t>.</w:t>
      </w:r>
      <w:r>
        <w:t xml:space="preserve"> </w:t>
      </w:r>
      <w:r w:rsidR="003E37F1">
        <w:t>We hypothesized that d</w:t>
      </w:r>
      <w:r w:rsidR="000C0542">
        <w:t xml:space="preserve">ifferent TCRs </w:t>
      </w:r>
      <w:r w:rsidR="00D27E24">
        <w:t xml:space="preserve">with greater sequence identity are more likely to share binding and functional specificity. To test the extent of sequence identity for </w:t>
      </w:r>
      <w:r w:rsidR="0080044B">
        <w:t xml:space="preserve">IAR </w:t>
      </w:r>
      <w:r w:rsidR="0080044B" w:rsidRPr="00730F57">
        <w:rPr>
          <w:i/>
          <w:iCs/>
        </w:rPr>
        <w:t>T</w:t>
      </w:r>
      <w:r w:rsidR="00D27E24" w:rsidRPr="00D27E24">
        <w:rPr>
          <w:i/>
          <w:iCs/>
        </w:rPr>
        <w:t>RA</w:t>
      </w:r>
      <w:r w:rsidR="00D27E24">
        <w:t xml:space="preserve"> chains with PIT matches, we </w:t>
      </w:r>
      <w:r w:rsidR="00F133FB">
        <w:t>extended the requirement for</w:t>
      </w:r>
      <w:r w:rsidR="00D27E24">
        <w:t xml:space="preserve"> sequence matches in</w:t>
      </w:r>
      <w:r w:rsidR="00F133FB">
        <w:t>to</w:t>
      </w:r>
      <w:r w:rsidR="00D27E24">
        <w:t xml:space="preserve"> the V and </w:t>
      </w:r>
      <w:r w:rsidR="00D27E24" w:rsidRPr="00FE23A7">
        <w:rPr>
          <w:i/>
          <w:iCs/>
        </w:rPr>
        <w:t>J gene</w:t>
      </w:r>
      <w:r w:rsidR="00D27E24">
        <w:t xml:space="preserve"> segments flanking matched junctions (</w:t>
      </w:r>
      <w:r w:rsidR="00D27E24" w:rsidRPr="00FA0A68">
        <w:rPr>
          <w:b/>
          <w:bCs/>
        </w:rPr>
        <w:t>Figure 1</w:t>
      </w:r>
      <w:r w:rsidR="00D27E24">
        <w:rPr>
          <w:b/>
          <w:bCs/>
        </w:rPr>
        <w:t>D</w:t>
      </w:r>
      <w:r w:rsidR="00D27E24">
        <w:t xml:space="preserve">). Since the </w:t>
      </w:r>
      <w:r w:rsidR="00D27E24" w:rsidRPr="00FE23A7">
        <w:rPr>
          <w:i/>
          <w:iCs/>
        </w:rPr>
        <w:t>V</w:t>
      </w:r>
      <w:r w:rsidR="00D27E24">
        <w:t xml:space="preserve"> and </w:t>
      </w:r>
      <w:r w:rsidR="00D27E24" w:rsidRPr="00FE23A7">
        <w:rPr>
          <w:i/>
          <w:iCs/>
        </w:rPr>
        <w:t>J gene</w:t>
      </w:r>
      <w:r w:rsidR="00D27E24">
        <w:t xml:space="preserve"> segments in TCRs are much longer than junctions</w:t>
      </w:r>
      <w:r w:rsidR="000C0542">
        <w:t xml:space="preserve"> </w:t>
      </w:r>
      <w:r w:rsidR="000C0542">
        <w:fldChar w:fldCharType="begin"/>
      </w:r>
      <w:r w:rsidR="00583190">
        <w:instrText xml:space="preserve"> ADDIN ZOTERO_ITEM CSL_CITATION {"citationID":"gUEAouP6","properties":{"formattedCitation":"\\super 21\\nosupersub{}","plainCitation":"21","noteIndex":0},"citationItems":[{"id":218,"uris":["http://zotero.org/users/522661/items/QRX2CWJC"],"itemData":{"id":218,"type":"article-journal","abstract":"IMGT/V-QUEST is the highly customized and integrated system for the standardized analysis of the immunoglobulin (IG) and T cell receptor (TR) rearranged nucleotide sequences. IMGT/V-QUEST identifies the variable (V), diversity (D) and joining (J) genes and alleles by alignment with the germline IG and TR gene and allele sequences of the IMGT reference directory. New functionalities were added through a complete rewrite in Java. IMGT/V-QUEST analyses batches of sequences (up to 50) in a single run. IMGT/V-QUEST describes the V-REGION mutations and identifies the hot spot positions in the closest germline V gene. IMGT/V-QUEST can detect insertions and deletions in the submitted sequences by reference to the IMGT unique numbering. IMGT/V-QUEST integrates IMGT/JunctionAnalysis for a detailed analysis of the V-J and V-D-J junctions, and IMGT/Automat for a full V-J- and V-D-J-REGION annotation. IMGT/V-QUEST displays, in 'Detailed view', the results and alignments for each submitted sequence individually and, in 'Synthesis view', the alignments of the sequences that, in a given run, express the same V gene and allele. The 'Advanced parameters' allow to modify default parameters used by IMGT/V-QUEST and IMGT/JunctionAnalysis according to the users' interest. IMGT/V-QUEST is freely available for academic research at http://imgt.cines.fr.","container-title":"Nucleic acids research","DOI":"10.1093/nar/gkn316","ISSN":"1362-4962","issue":"Web Server issue","journalAbbreviation":"Nucleic Acids Res.","language":"eng","note":"PMID: 18503082 \nPMCID: PMC2447746","page":"W503-508","source":"NCBI PubMed","title":"IMGT/V-QUEST: the highly customized and integrated system for IG and TR standardized V-J and V-D-J sequence analysis","title-short":"IMGT/V-QUEST","volume":"36","author":[{"family":"Brochet","given":"Xavier"},{"family":"Lefranc","given":"Marie-Paule"},{"family":"Giudicelli","given":"Véronique"}],"issued":{"date-parts":[["2008",7,1]]}}}],"schema":"https://github.com/citation-style-language/schema/raw/master/csl-citation.json"} </w:instrText>
      </w:r>
      <w:r w:rsidR="000C0542">
        <w:fldChar w:fldCharType="separate"/>
      </w:r>
      <w:r w:rsidR="00DC40B2" w:rsidRPr="00DC40B2">
        <w:rPr>
          <w:rFonts w:ascii="Calibri" w:cs="Calibri"/>
          <w:vertAlign w:val="superscript"/>
        </w:rPr>
        <w:t>21</w:t>
      </w:r>
      <w:r w:rsidR="000C0542">
        <w:fldChar w:fldCharType="end"/>
      </w:r>
      <w:r w:rsidR="000C0542">
        <w:t xml:space="preserve">, they are </w:t>
      </w:r>
      <w:r w:rsidR="00D27E24">
        <w:t>less amenable to string match comparisons</w:t>
      </w:r>
      <w:r w:rsidR="00F133FB">
        <w:t xml:space="preserve">, prompting us </w:t>
      </w:r>
      <w:r w:rsidR="00D27E24">
        <w:t xml:space="preserve">to consider V and </w:t>
      </w:r>
      <w:r w:rsidR="00D27E24" w:rsidRPr="00FE23A7">
        <w:rPr>
          <w:i/>
          <w:iCs/>
        </w:rPr>
        <w:t>J gene</w:t>
      </w:r>
      <w:r w:rsidR="00D27E24">
        <w:t xml:space="preserve">s as identical if </w:t>
      </w:r>
      <w:r w:rsidR="000C0542">
        <w:t>the</w:t>
      </w:r>
      <w:r w:rsidR="00F133FB">
        <w:t>y simply had the same name</w:t>
      </w:r>
      <w:r w:rsidR="00D27E24">
        <w:t xml:space="preserve">. For </w:t>
      </w:r>
      <w:r w:rsidR="00F133FB">
        <w:t>all</w:t>
      </w:r>
      <w:r w:rsidR="00D27E24">
        <w:t xml:space="preserve"> junction</w:t>
      </w:r>
      <w:r w:rsidR="00F133FB">
        <w:t xml:space="preserve">s with 0 or 1 PIT </w:t>
      </w:r>
      <w:r w:rsidR="00D27E24">
        <w:t xml:space="preserve">mismatches, sequence identity extended towards the C terminus to include use of identical </w:t>
      </w:r>
      <w:r w:rsidR="00D27E24" w:rsidRPr="00FE23A7">
        <w:rPr>
          <w:i/>
          <w:iCs/>
        </w:rPr>
        <w:t>J gene</w:t>
      </w:r>
      <w:r w:rsidR="00D27E24">
        <w:t>s (</w:t>
      </w:r>
      <w:r w:rsidR="00D27E24" w:rsidRPr="00FA0A68">
        <w:rPr>
          <w:b/>
          <w:bCs/>
        </w:rPr>
        <w:t>Figure 1</w:t>
      </w:r>
      <w:r w:rsidR="00D27E24">
        <w:rPr>
          <w:b/>
          <w:bCs/>
        </w:rPr>
        <w:t>D</w:t>
      </w:r>
      <w:r w:rsidR="00D27E24">
        <w:t xml:space="preserve">). In contrast, </w:t>
      </w:r>
      <w:r w:rsidR="00F133FB">
        <w:t xml:space="preserve">sequence identity </w:t>
      </w:r>
      <w:r w:rsidR="00D27E24">
        <w:t xml:space="preserve">towards the N terminus </w:t>
      </w:r>
      <w:r w:rsidR="00F133FB">
        <w:t xml:space="preserve">was less marked, with </w:t>
      </w:r>
      <w:r w:rsidR="00D27E24">
        <w:t>only ~20-25% of matched junctions</w:t>
      </w:r>
      <w:r w:rsidR="00F133FB">
        <w:t xml:space="preserve"> having identical </w:t>
      </w:r>
      <w:r w:rsidR="001B723C" w:rsidRPr="00FE23A7">
        <w:rPr>
          <w:i/>
          <w:iCs/>
        </w:rPr>
        <w:t>V gene</w:t>
      </w:r>
      <w:r w:rsidR="00F133FB">
        <w:t>s</w:t>
      </w:r>
      <w:r w:rsidR="00D27E24">
        <w:t xml:space="preserve">. </w:t>
      </w:r>
    </w:p>
    <w:p w14:paraId="1F485F86" w14:textId="73B191FD" w:rsidR="00D27E24" w:rsidRDefault="00F133FB" w:rsidP="00D27E24">
      <w:pPr>
        <w:spacing w:after="120" w:line="360" w:lineRule="auto"/>
        <w:ind w:firstLine="432"/>
      </w:pPr>
      <w:r>
        <w:t xml:space="preserve">Since the TCR </w:t>
      </w:r>
      <w:r w:rsidR="001B723C" w:rsidRPr="00FE23A7">
        <w:rPr>
          <w:i/>
          <w:iCs/>
        </w:rPr>
        <w:t>V gene</w:t>
      </w:r>
      <w:r>
        <w:t xml:space="preserve"> contains the CDR1 and CDR2 regions that contact</w:t>
      </w:r>
      <w:r w:rsidR="008868AB">
        <w:t xml:space="preserve"> </w:t>
      </w:r>
      <w:r>
        <w:t>the MHC</w:t>
      </w:r>
      <w:r w:rsidR="00624456">
        <w:t xml:space="preserve"> class I or class II molecules</w:t>
      </w:r>
      <w:r>
        <w:t xml:space="preserve"> </w:t>
      </w:r>
      <w:r w:rsidRPr="00303768">
        <w:fldChar w:fldCharType="begin"/>
      </w:r>
      <w:r w:rsidR="00583190">
        <w:instrText xml:space="preserve"> ADDIN ZOTERO_ITEM CSL_CITATION {"citationID":"aEyZD2az","properties":{"formattedCitation":"\\super 22\\nosupersub{}","plainCitation":"22","noteIndex":0},"citationItems":[{"id":1444,"uris":["http://zotero.org/users/522661/items/5CETLF5Q"],"itemData":{"id":1444,"type":"article-journal","container-title":"Cell","DOI":"10.1016/S0092-8674(01)00185-4","ISSN":"0092-8674, 1097-4172","issue":"1","journalAbbreviation":"Cell","language":"English","note":"publisher: Elsevier","page":"1-4","source":"www.cell.com","title":"T Cell Receptor–MHC Interactions up Close","volume":"104","author":[{"family":"Hennecke","given":"Jens"},{"family":"Wiley","given":"Don C."}],"issued":{"date-parts":[["2001",1,12]]}}}],"schema":"https://github.com/citation-style-language/schema/raw/master/csl-citation.json"} </w:instrText>
      </w:r>
      <w:r w:rsidRPr="00303768">
        <w:fldChar w:fldCharType="separate"/>
      </w:r>
      <w:r w:rsidR="00583190" w:rsidRPr="00583190">
        <w:rPr>
          <w:rFonts w:ascii="Calibri" w:cs="Calibri"/>
          <w:vertAlign w:val="superscript"/>
        </w:rPr>
        <w:t>22</w:t>
      </w:r>
      <w:r w:rsidRPr="00303768">
        <w:fldChar w:fldCharType="end"/>
      </w:r>
      <w:r>
        <w:t xml:space="preserve">, it was possible that </w:t>
      </w:r>
      <w:r w:rsidR="00D27E24">
        <w:t xml:space="preserve">the low frequency of </w:t>
      </w:r>
      <w:r w:rsidR="001B723C" w:rsidRPr="00FE23A7">
        <w:rPr>
          <w:i/>
          <w:iCs/>
        </w:rPr>
        <w:t>V gene</w:t>
      </w:r>
      <w:r>
        <w:t xml:space="preserve"> </w:t>
      </w:r>
      <w:r w:rsidR="00D27E24">
        <w:t xml:space="preserve">identical matches </w:t>
      </w:r>
      <w:r>
        <w:t>reflected</w:t>
      </w:r>
      <w:r w:rsidR="00D27E24">
        <w:t xml:space="preserve"> peptide presentation </w:t>
      </w:r>
      <w:r>
        <w:t>to</w:t>
      </w:r>
      <w:r w:rsidR="00D27E24">
        <w:t xml:space="preserve"> PIT TCRs by different HLA molecules. </w:t>
      </w:r>
      <w:r w:rsidR="0080044B">
        <w:t>IAR T</w:t>
      </w:r>
      <w:r w:rsidR="00D27E24">
        <w:t xml:space="preserve"> cell TCRs were associated primarily with </w:t>
      </w:r>
      <w:r w:rsidR="00D27E24" w:rsidRPr="001C15AB">
        <w:t xml:space="preserve">high-risk </w:t>
      </w:r>
      <w:r w:rsidR="00D27E24">
        <w:t>HLA genotypes</w:t>
      </w:r>
      <w:r w:rsidR="00DC40B2">
        <w:t xml:space="preserve"> </w:t>
      </w:r>
      <w:r w:rsidR="00DC40B2">
        <w:fldChar w:fldCharType="begin"/>
      </w:r>
      <w:r w:rsidR="00583190">
        <w:instrText xml:space="preserve"> ADDIN ZOTERO_ITEM CSL_CITATION {"citationID":"s21oDtrf","properties":{"formattedCitation":"\\super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DC40B2">
        <w:fldChar w:fldCharType="separate"/>
      </w:r>
      <w:r w:rsidR="00DC40B2" w:rsidRPr="00DC40B2">
        <w:rPr>
          <w:rFonts w:ascii="Calibri" w:cs="Calibri"/>
          <w:vertAlign w:val="superscript"/>
        </w:rPr>
        <w:t>16</w:t>
      </w:r>
      <w:r w:rsidR="00DC40B2">
        <w:fldChar w:fldCharType="end"/>
      </w:r>
      <w:r w:rsidR="00D27E24">
        <w:t>, whereas PIT TCRs were from individuals having a wide</w:t>
      </w:r>
      <w:r>
        <w:t>r</w:t>
      </w:r>
      <w:r w:rsidR="00D27E24">
        <w:t xml:space="preserve"> variety of HLA genotypes. </w:t>
      </w:r>
      <w:r>
        <w:t>We therefore</w:t>
      </w:r>
      <w:r w:rsidR="000C0542">
        <w:t xml:space="preserve"> broke down the </w:t>
      </w:r>
      <w:r w:rsidR="00E235FB">
        <w:t xml:space="preserve">matching </w:t>
      </w:r>
      <w:r w:rsidR="000C0542">
        <w:t xml:space="preserve">data from </w:t>
      </w:r>
      <w:r w:rsidR="000C0542" w:rsidRPr="000C0542">
        <w:rPr>
          <w:b/>
          <w:bCs/>
        </w:rPr>
        <w:t>Figure 1D</w:t>
      </w:r>
      <w:r w:rsidR="000C0542">
        <w:t xml:space="preserve"> by HLA class II </w:t>
      </w:r>
      <w:r w:rsidR="00D54D2E">
        <w:t xml:space="preserve">DRB1 </w:t>
      </w:r>
      <w:r w:rsidR="000C0542">
        <w:t xml:space="preserve">genotype. Individuals having 03:01, 04:01, </w:t>
      </w:r>
      <w:r w:rsidR="00ED265F">
        <w:t>07:01</w:t>
      </w:r>
      <w:r w:rsidR="003109BB">
        <w:t xml:space="preserve"> and pooled other</w:t>
      </w:r>
      <w:r w:rsidR="000C0542">
        <w:t xml:space="preserve"> </w:t>
      </w:r>
      <w:r w:rsidR="00D54D2E">
        <w:t>DRB1</w:t>
      </w:r>
      <w:r w:rsidR="000C0542">
        <w:t xml:space="preserve"> genotypes all showed similar frequencies of </w:t>
      </w:r>
      <w:r w:rsidR="001B723C" w:rsidRPr="00FE23A7">
        <w:rPr>
          <w:i/>
          <w:iCs/>
        </w:rPr>
        <w:t>V gene</w:t>
      </w:r>
      <w:r>
        <w:t xml:space="preserve"> </w:t>
      </w:r>
      <w:r w:rsidR="000C0542">
        <w:t>identical matches (</w:t>
      </w:r>
      <w:r w:rsidR="000C0542" w:rsidRPr="000C0542">
        <w:rPr>
          <w:b/>
          <w:bCs/>
        </w:rPr>
        <w:t>Figure S1</w:t>
      </w:r>
      <w:r w:rsidR="000C0542">
        <w:t>)</w:t>
      </w:r>
      <w:r w:rsidR="00DC40B2">
        <w:t>.</w:t>
      </w:r>
      <w:r>
        <w:t xml:space="preserve"> </w:t>
      </w:r>
      <w:r w:rsidR="00DC40B2">
        <w:lastRenderedPageBreak/>
        <w:t>This led</w:t>
      </w:r>
      <w:r>
        <w:t xml:space="preserve"> us to conclude </w:t>
      </w:r>
      <w:r w:rsidR="000C0542">
        <w:t xml:space="preserve">that the low frequency of </w:t>
      </w:r>
      <w:r>
        <w:t xml:space="preserve">PIT matches in </w:t>
      </w:r>
      <w:r w:rsidR="001B723C" w:rsidRPr="00FE23A7">
        <w:rPr>
          <w:i/>
          <w:iCs/>
        </w:rPr>
        <w:t>V gene</w:t>
      </w:r>
      <w:r>
        <w:t xml:space="preserve"> </w:t>
      </w:r>
      <w:r w:rsidR="000C0542">
        <w:t>regions was not attributable to peptide presentation by different HLA molecules.</w:t>
      </w:r>
    </w:p>
    <w:p w14:paraId="77DF4110" w14:textId="211192BB" w:rsidR="00897FE7" w:rsidRDefault="00E81BFA" w:rsidP="00697D6D">
      <w:pPr>
        <w:spacing w:after="120" w:line="360" w:lineRule="auto"/>
        <w:ind w:firstLine="432"/>
      </w:pPr>
      <w:r>
        <w:t>We obtained r</w:t>
      </w:r>
      <w:r w:rsidR="00BE6B17">
        <w:t xml:space="preserve">esults in </w:t>
      </w:r>
      <w:r w:rsidR="00BE6B17" w:rsidRPr="00E66321">
        <w:rPr>
          <w:b/>
          <w:bCs/>
        </w:rPr>
        <w:t>Figures 1A-1E</w:t>
      </w:r>
      <w:r w:rsidR="00BE6B17">
        <w:t xml:space="preserve"> from Cohort 1 (Materials and Methods). To validate these findings, we repeated these analyses </w:t>
      </w:r>
      <w:r w:rsidR="00B55611">
        <w:t xml:space="preserve">with all samples </w:t>
      </w:r>
      <w:r w:rsidR="0059645A">
        <w:t xml:space="preserve">in </w:t>
      </w:r>
      <w:r w:rsidR="00BE6B17">
        <w:t>an independent cohort (Cohort 2). We obtained essentially identical results, demonstrating that our observations were not restricted to a single data set</w:t>
      </w:r>
      <w:r w:rsidR="00FD7911">
        <w:t xml:space="preserve"> and </w:t>
      </w:r>
      <w:r w:rsidR="00195F44">
        <w:t xml:space="preserve">therefore had </w:t>
      </w:r>
      <w:r w:rsidR="00FD7911">
        <w:t>a potentially broader range of islet specificit</w:t>
      </w:r>
      <w:r w:rsidR="00C373AC">
        <w:t>ies</w:t>
      </w:r>
      <w:r w:rsidR="00697D6D">
        <w:t xml:space="preserve">. </w:t>
      </w:r>
    </w:p>
    <w:p w14:paraId="448B96D4" w14:textId="475AA554" w:rsidR="008C3474" w:rsidRDefault="00897FE7" w:rsidP="00697D6D">
      <w:pPr>
        <w:spacing w:after="120" w:line="360" w:lineRule="auto"/>
        <w:ind w:firstLine="432"/>
      </w:pPr>
      <w:r>
        <w:rPr>
          <w:b/>
          <w:bCs/>
        </w:rPr>
        <w:t xml:space="preserve">PIT </w:t>
      </w:r>
      <w:r w:rsidRPr="002601C5">
        <w:rPr>
          <w:b/>
          <w:bCs/>
          <w:i/>
          <w:iCs/>
        </w:rPr>
        <w:t xml:space="preserve">TRA </w:t>
      </w:r>
      <w:r w:rsidRPr="00897FE7">
        <w:rPr>
          <w:b/>
          <w:bCs/>
        </w:rPr>
        <w:t xml:space="preserve">matches </w:t>
      </w:r>
      <w:r w:rsidRPr="002601C5">
        <w:rPr>
          <w:b/>
          <w:bCs/>
        </w:rPr>
        <w:t xml:space="preserve">with </w:t>
      </w:r>
      <w:r w:rsidR="0080044B">
        <w:rPr>
          <w:b/>
          <w:bCs/>
        </w:rPr>
        <w:t>IAR T</w:t>
      </w:r>
      <w:r>
        <w:rPr>
          <w:b/>
          <w:bCs/>
        </w:rPr>
        <w:t xml:space="preserve"> cell junction</w:t>
      </w:r>
      <w:r w:rsidR="00AB69C8">
        <w:rPr>
          <w:b/>
          <w:bCs/>
        </w:rPr>
        <w:t>s</w:t>
      </w:r>
      <w:r>
        <w:rPr>
          <w:b/>
          <w:bCs/>
        </w:rPr>
        <w:t xml:space="preserve"> are expanded early in disease. </w:t>
      </w:r>
      <w:r w:rsidR="006223FE" w:rsidRPr="00EE4708">
        <w:t xml:space="preserve">We </w:t>
      </w:r>
      <w:r w:rsidR="00195F44">
        <w:t>speculated</w:t>
      </w:r>
      <w:r w:rsidR="006223FE" w:rsidRPr="00EE4708">
        <w:t xml:space="preserve"> that </w:t>
      </w:r>
      <w:r w:rsidR="000C0542">
        <w:t xml:space="preserve">PIT </w:t>
      </w:r>
      <w:r w:rsidR="000C0542" w:rsidRPr="000C0542">
        <w:rPr>
          <w:i/>
          <w:iCs/>
        </w:rPr>
        <w:t>TRA</w:t>
      </w:r>
      <w:r w:rsidR="000C0542">
        <w:t xml:space="preserve"> matches were related to T cell expansion and T1D progression. </w:t>
      </w:r>
      <w:r w:rsidR="006223FE">
        <w:t xml:space="preserve">As a test, we </w:t>
      </w:r>
      <w:r w:rsidR="000C0542">
        <w:t xml:space="preserve">quantified levels of PIT </w:t>
      </w:r>
      <w:r w:rsidR="000C0542" w:rsidRPr="000C0542">
        <w:rPr>
          <w:i/>
          <w:iCs/>
        </w:rPr>
        <w:t>TRA</w:t>
      </w:r>
      <w:r w:rsidR="000C0542">
        <w:t xml:space="preserve"> matches in</w:t>
      </w:r>
      <w:r w:rsidR="00C373AC">
        <w:t xml:space="preserve"> IAR TCR</w:t>
      </w:r>
      <w:r w:rsidR="000C0542">
        <w:t xml:space="preserve"> </w:t>
      </w:r>
      <w:r w:rsidR="00697D6D">
        <w:t xml:space="preserve">junctions </w:t>
      </w:r>
      <w:r w:rsidR="00F851C0">
        <w:t>found in &gt; 1 cell (</w:t>
      </w:r>
      <w:r w:rsidR="000C0542">
        <w:t>expanded</w:t>
      </w:r>
      <w:r w:rsidR="00F851C0">
        <w:t>)</w:t>
      </w:r>
      <w:r w:rsidR="000C0542">
        <w:t xml:space="preserve"> versus non-expanded </w:t>
      </w:r>
      <w:r w:rsidR="000C0542" w:rsidRPr="000C0542">
        <w:rPr>
          <w:i/>
          <w:iCs/>
        </w:rPr>
        <w:t>TRA</w:t>
      </w:r>
      <w:r w:rsidR="000C0542">
        <w:t xml:space="preserve"> sequences </w:t>
      </w:r>
      <w:r w:rsidR="00E605A2">
        <w:t xml:space="preserve">in a cross-sectional analysis </w:t>
      </w:r>
      <w:r w:rsidR="000C0542">
        <w:t>by disease group</w:t>
      </w:r>
      <w:r w:rsidR="00697D6D">
        <w:t>,</w:t>
      </w:r>
      <w:r w:rsidR="008868AB">
        <w:t xml:space="preserve"> initially </w:t>
      </w:r>
      <w:r w:rsidR="00697D6D">
        <w:t>using the Cohort 1 data set</w:t>
      </w:r>
      <w:r w:rsidR="008C3474">
        <w:t>.</w:t>
      </w:r>
      <w:r w:rsidR="000C0542">
        <w:t xml:space="preserve"> To ensure that results were not biased by unequal numbers of junctions between disease groups, we randomly down sampled to equal numbers of junctions per </w:t>
      </w:r>
      <w:r w:rsidR="008868AB">
        <w:t>group. This</w:t>
      </w:r>
      <w:r w:rsidR="000C0542">
        <w:t xml:space="preserve"> </w:t>
      </w:r>
      <w:r w:rsidR="008868AB">
        <w:t xml:space="preserve">preliminary </w:t>
      </w:r>
      <w:r w:rsidR="000C0542">
        <w:t xml:space="preserve">analysis revealed that the fraction of PIT </w:t>
      </w:r>
      <w:r w:rsidR="000C0542" w:rsidRPr="000C0542">
        <w:rPr>
          <w:i/>
          <w:iCs/>
        </w:rPr>
        <w:t>TRA</w:t>
      </w:r>
      <w:r w:rsidR="000C0542">
        <w:t xml:space="preserve"> junction matches </w:t>
      </w:r>
      <w:r w:rsidR="0056377A">
        <w:t xml:space="preserve">with expanded </w:t>
      </w:r>
      <w:r w:rsidR="0080044B">
        <w:t>IAR T</w:t>
      </w:r>
      <w:r w:rsidR="0056377A">
        <w:t xml:space="preserve"> cells </w:t>
      </w:r>
      <w:r w:rsidR="000C0542">
        <w:t xml:space="preserve">was significantly elevated, and the fraction of PIT </w:t>
      </w:r>
      <w:r w:rsidR="000C0542" w:rsidRPr="000C0542">
        <w:rPr>
          <w:i/>
          <w:iCs/>
        </w:rPr>
        <w:t>TRA</w:t>
      </w:r>
      <w:r w:rsidR="000C0542">
        <w:t xml:space="preserve"> junction non-matches reduced, in </w:t>
      </w:r>
      <w:r w:rsidR="002665EB">
        <w:t>new</w:t>
      </w:r>
      <w:r w:rsidR="000C0542">
        <w:t>T1D subjects, relative to HC and T1D subjects</w:t>
      </w:r>
      <w:r w:rsidR="00E605A2">
        <w:t xml:space="preserve">. </w:t>
      </w:r>
    </w:p>
    <w:p w14:paraId="6D42B394" w14:textId="3E671ED7" w:rsidR="009A2392" w:rsidRDefault="00E605A2" w:rsidP="00697D6D">
      <w:pPr>
        <w:spacing w:after="120" w:line="360" w:lineRule="auto"/>
        <w:ind w:firstLine="432"/>
      </w:pPr>
      <w:r>
        <w:t>To extend</w:t>
      </w:r>
      <w:r w:rsidR="00193FF9">
        <w:t xml:space="preserve"> </w:t>
      </w:r>
      <w:r>
        <w:t>these results more broadly along the</w:t>
      </w:r>
      <w:r w:rsidRPr="009A2392">
        <w:t xml:space="preserve"> continuum</w:t>
      </w:r>
      <w:r>
        <w:t xml:space="preserve"> of </w:t>
      </w:r>
      <w:r w:rsidR="0076220E">
        <w:t>stages</w:t>
      </w:r>
      <w:r w:rsidR="00193FF9">
        <w:t xml:space="preserve"> </w:t>
      </w:r>
      <w:r>
        <w:t xml:space="preserve">during the T1D disease process </w:t>
      </w:r>
      <w:r>
        <w:fldChar w:fldCharType="begin"/>
      </w:r>
      <w:r w:rsidR="00583190">
        <w:instrText xml:space="preserve"> ADDIN ZOTERO_ITEM CSL_CITATION {"citationID":"a12ae71r1og","properties":{"formattedCitation":"\\super 23\\nosupersub{}","plainCitation":"23","noteIndex":0},"citationItems":[{"id":1056,"uris":["http://zotero.org/users/522661/items/54SZC62U"],"itemData":{"id":1056,"type":"article-journal","abstract":"Type 1 diabetes is an autoimmune disease arising from the destruction of pancreatic insulin-producing beta cells. The disease represents a continuum, progressing sequentially at variable rates through identifiable stages prior to the onset of symptoms, through diagnosis and into the critical periods that follow, culminating in a variable depth of beta cell depletion. The ability to identify the very earliest of these presymptomatic stages has provided a setting in which prevention strategies can be trialled, as well as furnishing an unprecedented opportunity to study disease evolution, including intrinsic and extrinsic initiators and drivers. This niche opportunity is occupied by Type 1 Diabetes TrialNet, an international consortium of clinical trial centres that leads the field in intervention and prevention studies, accompanied by deep longitudinal bio-sampling. In this review, we focus on discoveries arising from this unique bioresource, comprising more than 70,000 samples, and outline the processes and science that have led to new biomarkers and mechanistic insights, as well as identifying new challenges and opportunities. We conclude that via integration of clinical trials and mechanistic studies, drawing in clinicians and scientists and developing partnership with industry, TrialNet embodies an enviable and unique working model for understanding a disease that to date has no cure and for designing new therapeutic approaches.","container-title":"Diabetologia","DOI":"10.1007/s00125-017-4384-2","ISSN":"1432-0428","issue":"11","journalAbbreviation":"Diabetologia","language":"eng","note":"PMID: 28770323\nPMCID: PMC5838353","page":"2139-2147","source":"PubMed","title":"Understanding and preventing type 1 diabetes through the unique working model of TrialNet","volume":"60","author":[{"family":"Battaglia","given":"Manuela"},{"family":"Anderson","given":"Mark S."},{"family":"Buckner","given":"Jane H."},{"family":"Geyer","given":"Susan M."},{"family":"Gottlieb","given":"Peter A."},{"family":"Kay","given":"Thomas W. H."},{"family":"Lernmark","given":"Åke"},{"family":"Muller","given":"Sarah"},{"family":"Pugliese","given":"Alberto"},{"family":"Roep","given":"Bart O."},{"family":"Greenbaum","given":"Carla J."},{"family":"Peakman","given":"Mark"}],"issued":{"date-parts":[["2017",11]]}}}],"schema":"https://github.com/citation-style-language/schema/raw/master/csl-citation.json"} </w:instrText>
      </w:r>
      <w:r>
        <w:fldChar w:fldCharType="separate"/>
      </w:r>
      <w:r w:rsidR="00583190" w:rsidRPr="00583190">
        <w:rPr>
          <w:rFonts w:ascii="Calibri" w:cs="Calibri"/>
          <w:vertAlign w:val="superscript"/>
        </w:rPr>
        <w:t>23</w:t>
      </w:r>
      <w:r>
        <w:fldChar w:fldCharType="end"/>
      </w:r>
      <w:r>
        <w:t xml:space="preserve">, we repeated the analysis using </w:t>
      </w:r>
      <w:r w:rsidR="0010437F">
        <w:t>Combined cohorts</w:t>
      </w:r>
      <w:r>
        <w:t xml:space="preserve"> </w:t>
      </w:r>
      <w:r w:rsidR="000C0542">
        <w:t>(</w:t>
      </w:r>
      <w:r w:rsidR="000C0542" w:rsidRPr="000C0542">
        <w:rPr>
          <w:b/>
          <w:bCs/>
        </w:rPr>
        <w:t>Figure</w:t>
      </w:r>
      <w:r w:rsidR="000C0542">
        <w:rPr>
          <w:b/>
          <w:bCs/>
        </w:rPr>
        <w:t xml:space="preserve"> 1F</w:t>
      </w:r>
      <w:r w:rsidR="000C0542">
        <w:t>)</w:t>
      </w:r>
      <w:r w:rsidR="002665EB">
        <w:t>.</w:t>
      </w:r>
      <w:r w:rsidR="00D72ED3">
        <w:t xml:space="preserve"> Because the peptide pools we used</w:t>
      </w:r>
      <w:r w:rsidR="00DB26F8">
        <w:t xml:space="preserve"> for Cohort 1</w:t>
      </w:r>
      <w:r w:rsidR="00D72ED3">
        <w:t xml:space="preserve"> were biased towards HLA-DRB</w:t>
      </w:r>
      <w:r w:rsidR="00897FE7">
        <w:t>1</w:t>
      </w:r>
      <w:r w:rsidR="00D72ED3">
        <w:t xml:space="preserve">*04 donors, we restricted our </w:t>
      </w:r>
      <w:r w:rsidR="00197D37">
        <w:t xml:space="preserve">extended </w:t>
      </w:r>
      <w:r w:rsidR="00D72ED3">
        <w:t xml:space="preserve">analysis </w:t>
      </w:r>
      <w:r w:rsidR="00DB26F8">
        <w:t xml:space="preserve">for the combined data sets </w:t>
      </w:r>
      <w:r w:rsidR="00D72ED3">
        <w:t xml:space="preserve">to this HLA type. </w:t>
      </w:r>
      <w:r w:rsidR="0010437F">
        <w:t xml:space="preserve">The HLA-DRB1*04 subset of Combined cohorts comprised </w:t>
      </w:r>
      <w:r w:rsidR="003A24AB">
        <w:t>1,</w:t>
      </w:r>
      <w:r w:rsidR="00243224">
        <w:t>873</w:t>
      </w:r>
      <w:r w:rsidR="003A24AB">
        <w:t xml:space="preserve"> cells and </w:t>
      </w:r>
      <w:r w:rsidR="00243224">
        <w:t>2,967</w:t>
      </w:r>
      <w:r w:rsidR="003A24AB">
        <w:t xml:space="preserve"> junctions (</w:t>
      </w:r>
      <w:r w:rsidR="00197D37">
        <w:t>1,512</w:t>
      </w:r>
      <w:r w:rsidR="003A24AB">
        <w:t xml:space="preserve"> </w:t>
      </w:r>
      <w:r w:rsidR="003A24AB" w:rsidRPr="00730F57">
        <w:rPr>
          <w:i/>
          <w:iCs/>
        </w:rPr>
        <w:t>TRA</w:t>
      </w:r>
      <w:r w:rsidR="003A24AB">
        <w:t xml:space="preserve"> and </w:t>
      </w:r>
      <w:r w:rsidR="00197D37">
        <w:t>1,433</w:t>
      </w:r>
      <w:r w:rsidR="003A24AB">
        <w:t xml:space="preserve"> </w:t>
      </w:r>
      <w:r w:rsidR="003A24AB" w:rsidRPr="00730F57">
        <w:rPr>
          <w:i/>
          <w:iCs/>
        </w:rPr>
        <w:t>TRB</w:t>
      </w:r>
      <w:r w:rsidR="003A24AB">
        <w:t xml:space="preserve">) from </w:t>
      </w:r>
      <w:r w:rsidR="00197D37">
        <w:t>43</w:t>
      </w:r>
      <w:r w:rsidR="003A24AB">
        <w:t xml:space="preserve"> donors (</w:t>
      </w:r>
      <w:r w:rsidR="003A24AB" w:rsidRPr="00730F57">
        <w:rPr>
          <w:b/>
          <w:bCs/>
        </w:rPr>
        <w:t>Table</w:t>
      </w:r>
      <w:r w:rsidR="00243224" w:rsidRPr="00730F57">
        <w:rPr>
          <w:b/>
          <w:bCs/>
        </w:rPr>
        <w:t>s</w:t>
      </w:r>
      <w:r w:rsidR="003A24AB" w:rsidRPr="00730F57">
        <w:rPr>
          <w:b/>
          <w:bCs/>
        </w:rPr>
        <w:t xml:space="preserve"> S1</w:t>
      </w:r>
      <w:r w:rsidR="00243224" w:rsidRPr="00730F57">
        <w:rPr>
          <w:b/>
          <w:bCs/>
        </w:rPr>
        <w:t xml:space="preserve"> and S2</w:t>
      </w:r>
      <w:r w:rsidR="003A24AB">
        <w:t xml:space="preserve">). </w:t>
      </w:r>
      <w:r>
        <w:t xml:space="preserve">Since we were able to sample relatively few 1AAb and 2AAb </w:t>
      </w:r>
      <w:r w:rsidR="00195F44">
        <w:t xml:space="preserve">HLA-DRB1*04 </w:t>
      </w:r>
      <w:r>
        <w:t xml:space="preserve">subjects in Cohort 2, we </w:t>
      </w:r>
      <w:r w:rsidR="00F12E03">
        <w:t xml:space="preserve">performed this analysis without </w:t>
      </w:r>
      <w:r>
        <w:t>correct</w:t>
      </w:r>
      <w:r w:rsidR="00F12E03">
        <w:t>ion for</w:t>
      </w:r>
      <w:r>
        <w:t xml:space="preserve"> different sample sizes. </w:t>
      </w:r>
      <w:r w:rsidR="00DB26F8">
        <w:t>In cells with expanded TCRs, w</w:t>
      </w:r>
      <w:r w:rsidR="00F12E03">
        <w:t>e saw</w:t>
      </w:r>
      <w:r>
        <w:t xml:space="preserve"> a progressive increase in the fraction of PIT-matched junctions in </w:t>
      </w:r>
      <w:r w:rsidR="0080044B">
        <w:t>IAR T</w:t>
      </w:r>
      <w:r>
        <w:t xml:space="preserve"> cells collected from 1AAb, 2AAb and newT1D donors, then </w:t>
      </w:r>
      <w:r w:rsidR="00262D4B">
        <w:t>a decrease</w:t>
      </w:r>
      <w:r>
        <w:t xml:space="preserve"> in T1D subjects t</w:t>
      </w:r>
      <w:r w:rsidR="00895CE3">
        <w:t xml:space="preserve">o a </w:t>
      </w:r>
      <w:r w:rsidR="00554F3E">
        <w:t>similar level</w:t>
      </w:r>
      <w:r w:rsidR="00895CE3">
        <w:t xml:space="preserve"> as in HC donors</w:t>
      </w:r>
      <w:r>
        <w:t xml:space="preserve"> (</w:t>
      </w:r>
      <w:r w:rsidRPr="000C0542">
        <w:rPr>
          <w:b/>
          <w:bCs/>
        </w:rPr>
        <w:t>Figure</w:t>
      </w:r>
      <w:r>
        <w:rPr>
          <w:b/>
          <w:bCs/>
        </w:rPr>
        <w:t xml:space="preserve"> 1F</w:t>
      </w:r>
      <w:r>
        <w:t xml:space="preserve">). </w:t>
      </w:r>
      <w:r w:rsidR="00DB26F8">
        <w:t>There were n</w:t>
      </w:r>
      <w:r w:rsidR="003B502C">
        <w:t xml:space="preserve">o significant differences in PIT-matches between groups </w:t>
      </w:r>
      <w:r w:rsidR="00DB26F8">
        <w:t>with</w:t>
      </w:r>
      <w:r w:rsidR="003B502C">
        <w:t xml:space="preserve"> non-expanded junctions.</w:t>
      </w:r>
    </w:p>
    <w:p w14:paraId="3670EDC9" w14:textId="1CB08636" w:rsidR="000C0542" w:rsidRDefault="00E81BFA" w:rsidP="000C0542">
      <w:pPr>
        <w:spacing w:after="100" w:afterAutospacing="1" w:line="360" w:lineRule="auto"/>
        <w:ind w:firstLine="432"/>
      </w:pPr>
      <w:r>
        <w:t xml:space="preserve">To control </w:t>
      </w:r>
      <w:r w:rsidR="00DB26F8">
        <w:t xml:space="preserve">for </w:t>
      </w:r>
      <w:r w:rsidR="00A8221B">
        <w:t xml:space="preserve">p-value inflation by </w:t>
      </w:r>
      <w:r w:rsidR="009A2F9C">
        <w:t>increased</w:t>
      </w:r>
      <w:r w:rsidR="00A8221B">
        <w:t xml:space="preserve"> numbers of junctions from relatively few donors</w:t>
      </w:r>
      <w:r>
        <w:t>, w</w:t>
      </w:r>
      <w:r w:rsidR="000C0542">
        <w:t>e repeated this analysis at the donor level (</w:t>
      </w:r>
      <w:r w:rsidR="000C0542" w:rsidRPr="000C0542">
        <w:rPr>
          <w:b/>
          <w:bCs/>
        </w:rPr>
        <w:t>Figure S</w:t>
      </w:r>
      <w:r w:rsidR="002665EB">
        <w:rPr>
          <w:b/>
          <w:bCs/>
        </w:rPr>
        <w:t>2</w:t>
      </w:r>
      <w:r w:rsidR="000C0542">
        <w:t>)</w:t>
      </w:r>
      <w:r w:rsidR="00195F44">
        <w:t>.</w:t>
      </w:r>
      <w:r w:rsidR="003C4C15">
        <w:t xml:space="preserve"> </w:t>
      </w:r>
      <w:r w:rsidR="00195F44">
        <w:t>W</w:t>
      </w:r>
      <w:r w:rsidR="003C4C15">
        <w:t xml:space="preserve">e observed </w:t>
      </w:r>
      <w:r w:rsidR="000C0542">
        <w:t xml:space="preserve">the same trends </w:t>
      </w:r>
      <w:r w:rsidR="000C0542">
        <w:lastRenderedPageBreak/>
        <w:t xml:space="preserve">as </w:t>
      </w:r>
      <w:r w:rsidR="003C4C15">
        <w:t>with</w:t>
      </w:r>
      <w:r w:rsidR="000C0542">
        <w:t xml:space="preserve"> junction frequency, though the effects were weaker and less significant</w:t>
      </w:r>
      <w:r w:rsidR="009A2F9C">
        <w:t>.</w:t>
      </w:r>
      <w:r w:rsidR="000C0542">
        <w:t xml:space="preserve"> </w:t>
      </w:r>
      <w:r w:rsidR="009A2F9C">
        <w:t>This suggests</w:t>
      </w:r>
      <w:r w:rsidR="00DB26F8">
        <w:t xml:space="preserve"> </w:t>
      </w:r>
      <w:r w:rsidR="00C97F98">
        <w:t>that</w:t>
      </w:r>
      <w:r w:rsidR="000C0542">
        <w:t xml:space="preserve"> </w:t>
      </w:r>
      <w:r w:rsidR="00B32198">
        <w:t xml:space="preserve">these </w:t>
      </w:r>
      <w:r w:rsidR="000C0542">
        <w:t xml:space="preserve">studies </w:t>
      </w:r>
      <w:r w:rsidR="0076220E">
        <w:t xml:space="preserve">were </w:t>
      </w:r>
      <w:r w:rsidR="000C0542">
        <w:t xml:space="preserve">underpowered at the donor </w:t>
      </w:r>
      <w:r w:rsidR="00DC40B2">
        <w:t xml:space="preserve">(sample) </w:t>
      </w:r>
      <w:r w:rsidR="000C0542">
        <w:t xml:space="preserve">level. </w:t>
      </w:r>
      <w:r w:rsidR="00195F44">
        <w:t>Despite this limitation,</w:t>
      </w:r>
      <w:r w:rsidR="009A2F9C">
        <w:t xml:space="preserve"> </w:t>
      </w:r>
      <w:r w:rsidR="000C0542">
        <w:t xml:space="preserve">these results supported the conclusion that an elevation of </w:t>
      </w:r>
      <w:r w:rsidR="001C563F">
        <w:t xml:space="preserve">expanded </w:t>
      </w:r>
      <w:r w:rsidR="00DC40B2">
        <w:t>PIT-matched</w:t>
      </w:r>
      <w:r w:rsidR="000C0542">
        <w:t xml:space="preserve"> </w:t>
      </w:r>
      <w:r w:rsidR="0080044B">
        <w:t>IAR T</w:t>
      </w:r>
      <w:r w:rsidR="0076220E">
        <w:t xml:space="preserve"> cell</w:t>
      </w:r>
      <w:r w:rsidR="000C0542">
        <w:t xml:space="preserve"> </w:t>
      </w:r>
      <w:r w:rsidR="000C0542" w:rsidRPr="003C4C15">
        <w:rPr>
          <w:i/>
          <w:iCs/>
        </w:rPr>
        <w:t>TRA</w:t>
      </w:r>
      <w:r w:rsidR="000C0542">
        <w:t xml:space="preserve"> chains </w:t>
      </w:r>
      <w:r w:rsidR="003C4C15">
        <w:t xml:space="preserve">in blood </w:t>
      </w:r>
      <w:r w:rsidR="000C0542">
        <w:t xml:space="preserve">occurred </w:t>
      </w:r>
      <w:r w:rsidR="00895CE3">
        <w:t xml:space="preserve">prior to </w:t>
      </w:r>
      <w:r w:rsidR="000C0542">
        <w:t xml:space="preserve">the onset of clinical disease. </w:t>
      </w:r>
    </w:p>
    <w:p w14:paraId="45D0E288" w14:textId="7E3A928A" w:rsidR="009018B8" w:rsidRDefault="00DC40B2" w:rsidP="009018B8">
      <w:pPr>
        <w:spacing w:after="120" w:line="360" w:lineRule="auto"/>
        <w:ind w:firstLine="432"/>
        <w:rPr>
          <w:rFonts w:ascii="Calibri" w:eastAsia="Times New Roman" w:hAnsi="Calibri" w:cs="Calibri"/>
          <w:color w:val="000000"/>
        </w:rPr>
      </w:pPr>
      <w:r>
        <w:rPr>
          <w:b/>
          <w:bCs/>
        </w:rPr>
        <w:t>PIT-matched</w:t>
      </w:r>
      <w:r w:rsidR="009018B8" w:rsidRPr="000C0542">
        <w:rPr>
          <w:b/>
          <w:bCs/>
        </w:rPr>
        <w:t xml:space="preserve"> </w:t>
      </w:r>
      <w:r w:rsidR="009018B8" w:rsidRPr="000C0542">
        <w:rPr>
          <w:b/>
          <w:bCs/>
          <w:i/>
          <w:iCs/>
        </w:rPr>
        <w:t>TRA</w:t>
      </w:r>
      <w:r w:rsidR="009018B8" w:rsidRPr="000C0542">
        <w:rPr>
          <w:b/>
          <w:bCs/>
        </w:rPr>
        <w:t xml:space="preserve"> </w:t>
      </w:r>
      <w:r w:rsidR="002557CC">
        <w:rPr>
          <w:b/>
          <w:bCs/>
        </w:rPr>
        <w:t>junctions</w:t>
      </w:r>
      <w:r w:rsidR="002557CC" w:rsidRPr="000C0542">
        <w:rPr>
          <w:b/>
          <w:bCs/>
        </w:rPr>
        <w:t xml:space="preserve"> </w:t>
      </w:r>
      <w:r w:rsidR="003E37F1">
        <w:rPr>
          <w:b/>
          <w:bCs/>
        </w:rPr>
        <w:t>were</w:t>
      </w:r>
      <w:r w:rsidR="003E37F1" w:rsidRPr="000C0542">
        <w:rPr>
          <w:b/>
          <w:bCs/>
        </w:rPr>
        <w:t xml:space="preserve"> </w:t>
      </w:r>
      <w:r w:rsidR="009018B8" w:rsidRPr="000C0542">
        <w:rPr>
          <w:b/>
          <w:bCs/>
        </w:rPr>
        <w:t>more germline</w:t>
      </w:r>
      <w:r w:rsidR="002557CC">
        <w:rPr>
          <w:b/>
          <w:bCs/>
        </w:rPr>
        <w:t>-</w:t>
      </w:r>
      <w:r w:rsidR="009018B8" w:rsidRPr="000C0542">
        <w:rPr>
          <w:b/>
          <w:bCs/>
        </w:rPr>
        <w:t>like and hydrophobic than non-matched chains.</w:t>
      </w:r>
      <w:r w:rsidR="009018B8">
        <w:rPr>
          <w:rFonts w:ascii="Calibri" w:eastAsia="Times New Roman" w:hAnsi="Calibri" w:cs="Calibri"/>
          <w:color w:val="000000"/>
        </w:rPr>
        <w:t xml:space="preserve"> </w:t>
      </w:r>
      <w:r w:rsidR="003E37F1">
        <w:t>We hypothesized that</w:t>
      </w:r>
      <w:r w:rsidR="009018B8" w:rsidRPr="00DF15EF">
        <w:t xml:space="preserve"> </w:t>
      </w:r>
      <w:r w:rsidR="009018B8">
        <w:t>P</w:t>
      </w:r>
      <w:r w:rsidR="009018B8" w:rsidRPr="00DF15EF">
        <w:t xml:space="preserve">IT-matched </w:t>
      </w:r>
      <w:r w:rsidR="002557CC">
        <w:rPr>
          <w:i/>
          <w:iCs/>
        </w:rPr>
        <w:t xml:space="preserve">TRA </w:t>
      </w:r>
      <w:r w:rsidR="002557CC">
        <w:t xml:space="preserve">junctions </w:t>
      </w:r>
      <w:r w:rsidR="003E37F1">
        <w:t>had different properties than</w:t>
      </w:r>
      <w:r w:rsidR="002557CC">
        <w:t xml:space="preserve"> </w:t>
      </w:r>
      <w:r w:rsidR="009018B8" w:rsidRPr="00DF15EF">
        <w:t xml:space="preserve">non-matched </w:t>
      </w:r>
      <w:r w:rsidR="0080044B">
        <w:t>IAR T</w:t>
      </w:r>
      <w:r w:rsidR="002557CC">
        <w:t xml:space="preserve"> cell</w:t>
      </w:r>
      <w:r w:rsidR="002557CC" w:rsidRPr="00DF15EF">
        <w:t xml:space="preserve"> </w:t>
      </w:r>
      <w:r w:rsidR="009018B8" w:rsidRPr="00DF15EF">
        <w:rPr>
          <w:i/>
          <w:iCs/>
        </w:rPr>
        <w:t>TRA</w:t>
      </w:r>
      <w:r w:rsidR="009018B8" w:rsidRPr="00DF15EF">
        <w:t xml:space="preserve"> </w:t>
      </w:r>
      <w:r w:rsidR="002557CC">
        <w:t>junctions</w:t>
      </w:r>
      <w:r w:rsidR="009018B8">
        <w:rPr>
          <w:b/>
          <w:bCs/>
        </w:rPr>
        <w:t>.</w:t>
      </w:r>
      <w:r w:rsidR="003E37F1">
        <w:rPr>
          <w:b/>
          <w:bCs/>
        </w:rPr>
        <w:t xml:space="preserve"> </w:t>
      </w:r>
      <w:r w:rsidR="00195F44">
        <w:t>As a first test, we asked</w:t>
      </w:r>
      <w:r w:rsidR="00193FF9" w:rsidRPr="00EE4708">
        <w:t xml:space="preserve"> whether</w:t>
      </w:r>
      <w:r w:rsidR="00193FF9" w:rsidRPr="00193FF9">
        <w:t xml:space="preserve"> </w:t>
      </w:r>
      <w:r w:rsidR="00193FF9">
        <w:t>P</w:t>
      </w:r>
      <w:r w:rsidR="00193FF9" w:rsidRPr="00DF15EF">
        <w:t xml:space="preserve">IT-matched </w:t>
      </w:r>
      <w:r w:rsidR="00193FF9">
        <w:rPr>
          <w:i/>
          <w:iCs/>
        </w:rPr>
        <w:t xml:space="preserve">TRA </w:t>
      </w:r>
      <w:r w:rsidR="00193FF9">
        <w:t>junctions were more likely to be shared between donors (public</w:t>
      </w:r>
      <w:r w:rsidR="00271E0C">
        <w:t xml:space="preserve"> junctions</w:t>
      </w:r>
      <w:r w:rsidR="00193FF9">
        <w:t xml:space="preserve">) than non-matched junctions, as was </w:t>
      </w:r>
      <w:r w:rsidR="00E252D9">
        <w:t>expected</w:t>
      </w:r>
      <w:r w:rsidR="00193FF9">
        <w:t xml:space="preserve"> by</w:t>
      </w:r>
      <w:r w:rsidR="00193FF9">
        <w:rPr>
          <w:b/>
          <w:bCs/>
        </w:rPr>
        <w:t xml:space="preserve"> </w:t>
      </w:r>
      <w:r w:rsidR="00193FF9" w:rsidRPr="00EE4708">
        <w:t xml:space="preserve">the </w:t>
      </w:r>
      <w:r w:rsidR="00193FF9">
        <w:t>different donor pools used to isolate</w:t>
      </w:r>
      <w:r w:rsidR="00193FF9" w:rsidRPr="00EE4708">
        <w:t xml:space="preserve"> IAR and PIT cells</w:t>
      </w:r>
      <w:r w:rsidR="00193FF9">
        <w:t xml:space="preserve">. </w:t>
      </w:r>
      <w:r w:rsidR="009018B8">
        <w:t xml:space="preserve">Previously, we identified </w:t>
      </w:r>
      <w:r w:rsidR="009018B8" w:rsidRPr="00BE0304">
        <w:rPr>
          <w:rFonts w:ascii="Calibri" w:eastAsia="Times New Roman" w:hAnsi="Calibri" w:cs="Calibri"/>
          <w:color w:val="000000"/>
        </w:rPr>
        <w:t xml:space="preserve">a population of </w:t>
      </w:r>
      <w:r w:rsidR="0080044B">
        <w:rPr>
          <w:rFonts w:ascii="Calibri" w:eastAsia="Times New Roman" w:hAnsi="Calibri" w:cs="Calibri"/>
          <w:color w:val="000000"/>
        </w:rPr>
        <w:t>IAR T</w:t>
      </w:r>
      <w:r w:rsidR="009018B8" w:rsidRPr="00BE0304">
        <w:rPr>
          <w:rFonts w:ascii="Calibri" w:eastAsia="Times New Roman" w:hAnsi="Calibri" w:cs="Calibri"/>
          <w:color w:val="000000"/>
        </w:rPr>
        <w:t xml:space="preserve"> cells with diverse specificities determined by TCRs with restricted TCR alpha </w:t>
      </w:r>
      <w:r w:rsidR="009018B8" w:rsidRPr="00BE0304">
        <w:rPr>
          <w:rFonts w:ascii="Times New Roman" w:eastAsia="Times New Roman" w:hAnsi="Times New Roman" w:cs="Times New Roman"/>
          <w:color w:val="000000"/>
        </w:rPr>
        <w:t>j</w:t>
      </w:r>
      <w:r w:rsidR="009018B8" w:rsidRPr="00BE0304">
        <w:rPr>
          <w:rFonts w:ascii="Calibri" w:eastAsia="Times New Roman" w:hAnsi="Calibri" w:cs="Calibri"/>
          <w:color w:val="000000"/>
        </w:rPr>
        <w:t>unctions and germline-constrained antigen recognition properties</w:t>
      </w:r>
      <w:r w:rsidR="009018B8">
        <w:rPr>
          <w:rFonts w:ascii="Calibri" w:eastAsia="Times New Roman" w:hAnsi="Calibri" w:cs="Calibri"/>
          <w:color w:val="000000"/>
        </w:rPr>
        <w:t xml:space="preserve"> </w:t>
      </w:r>
      <w:r w:rsidR="009018B8">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{"citationID":"nrX0N919","properties":{"formattedCitation":"\\super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9018B8">
        <w:rPr>
          <w:rFonts w:ascii="Calibri" w:eastAsia="Times New Roman" w:hAnsi="Calibri" w:cs="Calibri"/>
          <w:color w:val="000000"/>
        </w:rPr>
        <w:fldChar w:fldCharType="separate"/>
      </w:r>
      <w:r w:rsidRPr="00DC40B2">
        <w:rPr>
          <w:rFonts w:ascii="Calibri" w:hAnsi="Calibri" w:cs="Calibri"/>
          <w:color w:val="000000"/>
          <w:vertAlign w:val="superscript"/>
        </w:rPr>
        <w:t>16</w:t>
      </w:r>
      <w:r w:rsidR="009018B8">
        <w:rPr>
          <w:rFonts w:ascii="Calibri" w:eastAsia="Times New Roman" w:hAnsi="Calibri" w:cs="Calibri"/>
          <w:color w:val="000000"/>
        </w:rPr>
        <w:fldChar w:fldCharType="end"/>
      </w:r>
      <w:r w:rsidR="009018B8" w:rsidRPr="00BE0304">
        <w:rPr>
          <w:rFonts w:ascii="Calibri" w:eastAsia="Times New Roman" w:hAnsi="Calibri" w:cs="Calibri"/>
          <w:color w:val="000000"/>
        </w:rPr>
        <w:t>.</w:t>
      </w:r>
      <w:r w:rsidR="009018B8">
        <w:rPr>
          <w:rFonts w:ascii="Calibri" w:eastAsia="Times New Roman" w:hAnsi="Calibri" w:cs="Calibri"/>
          <w:color w:val="000000"/>
        </w:rPr>
        <w:t xml:space="preserve"> To determine how this population of public TCRs was related to </w:t>
      </w:r>
      <w:r>
        <w:rPr>
          <w:rFonts w:ascii="Calibri" w:eastAsia="Times New Roman" w:hAnsi="Calibri" w:cs="Calibri"/>
          <w:color w:val="000000"/>
        </w:rPr>
        <w:t>PIT-matched</w:t>
      </w:r>
      <w:r w:rsidR="009018B8">
        <w:rPr>
          <w:rFonts w:ascii="Calibri" w:eastAsia="Times New Roman" w:hAnsi="Calibri" w:cs="Calibri"/>
          <w:color w:val="000000"/>
        </w:rPr>
        <w:t xml:space="preserve">/non-matched </w:t>
      </w:r>
      <w:r w:rsidR="009018B8" w:rsidRPr="00F851C0">
        <w:rPr>
          <w:rFonts w:ascii="Calibri" w:eastAsia="Times New Roman" w:hAnsi="Calibri" w:cs="Calibri"/>
          <w:i/>
          <w:iCs/>
          <w:color w:val="000000"/>
        </w:rPr>
        <w:t>TRA</w:t>
      </w:r>
      <w:r w:rsidR="009018B8">
        <w:rPr>
          <w:rFonts w:ascii="Calibri" w:eastAsia="Times New Roman" w:hAnsi="Calibri" w:cs="Calibri"/>
          <w:color w:val="000000"/>
        </w:rPr>
        <w:t xml:space="preserve"> junctions, we tested for junction sequence overlap. We found significant overlap between public </w:t>
      </w:r>
      <w:r w:rsidR="0080044B">
        <w:rPr>
          <w:rFonts w:ascii="Calibri" w:eastAsia="Times New Roman" w:hAnsi="Calibri" w:cs="Calibri"/>
          <w:color w:val="000000"/>
        </w:rPr>
        <w:t>IAR T</w:t>
      </w:r>
      <w:r w:rsidR="009018B8">
        <w:rPr>
          <w:rFonts w:ascii="Calibri" w:eastAsia="Times New Roman" w:hAnsi="Calibri" w:cs="Calibri"/>
          <w:color w:val="000000"/>
        </w:rPr>
        <w:t xml:space="preserve"> cell and PIT-matched </w:t>
      </w:r>
      <w:r w:rsidR="009018B8" w:rsidRPr="00F851C0">
        <w:rPr>
          <w:rFonts w:ascii="Calibri" w:eastAsia="Times New Roman" w:hAnsi="Calibri" w:cs="Calibri"/>
          <w:i/>
          <w:iCs/>
          <w:color w:val="000000"/>
        </w:rPr>
        <w:t>TRA</w:t>
      </w:r>
      <w:r w:rsidR="009018B8">
        <w:rPr>
          <w:rFonts w:ascii="Calibri" w:eastAsia="Times New Roman" w:hAnsi="Calibri" w:cs="Calibri"/>
          <w:color w:val="000000"/>
        </w:rPr>
        <w:t xml:space="preserve"> junctions (p-value = 1.46e-14, hypergeometric distribution) but not private IAR T cell and PIT-matched </w:t>
      </w:r>
      <w:r w:rsidR="009018B8" w:rsidRPr="00F851C0">
        <w:rPr>
          <w:rFonts w:ascii="Calibri" w:eastAsia="Times New Roman" w:hAnsi="Calibri" w:cs="Calibri"/>
          <w:i/>
          <w:iCs/>
          <w:color w:val="000000"/>
        </w:rPr>
        <w:t>TRA</w:t>
      </w:r>
      <w:r w:rsidR="009018B8">
        <w:rPr>
          <w:rFonts w:ascii="Calibri" w:eastAsia="Times New Roman" w:hAnsi="Calibri" w:cs="Calibri"/>
          <w:color w:val="000000"/>
        </w:rPr>
        <w:t xml:space="preserve"> junctions (p-value &gt;0.05). </w:t>
      </w:r>
      <w:r w:rsidR="00195F44">
        <w:rPr>
          <w:rFonts w:ascii="Calibri" w:eastAsia="Times New Roman" w:hAnsi="Calibri" w:cs="Calibri"/>
          <w:color w:val="000000"/>
        </w:rPr>
        <w:t>Thus, there was</w:t>
      </w:r>
      <w:r w:rsidR="009018B8">
        <w:rPr>
          <w:rFonts w:ascii="Calibri" w:eastAsia="Times New Roman" w:hAnsi="Calibri" w:cs="Calibri"/>
          <w:color w:val="000000"/>
        </w:rPr>
        <w:t xml:space="preserve"> strong overlap between cell populations with public and PIT-matching TCRs. </w:t>
      </w:r>
    </w:p>
    <w:p w14:paraId="420FA959" w14:textId="56A53BB5" w:rsidR="009018B8" w:rsidRDefault="00195F44" w:rsidP="009018B8">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As another test of differences between PIT-matched and non-matched junctions, we compared </w:t>
      </w:r>
      <w:r w:rsidR="00271E0C">
        <w:rPr>
          <w:rFonts w:ascii="Calibri" w:eastAsia="Times New Roman" w:hAnsi="Calibri" w:cs="Calibri"/>
          <w:color w:val="000000"/>
        </w:rPr>
        <w:t xml:space="preserve">sequence features that have been correlated with TCR autoreactivity </w:t>
      </w:r>
      <w:r w:rsidR="00271E0C">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{"citationID":"aungu4evla","properties":{"formattedCitation":"\\super 16,24,25\\nosupersub{}","plainCitation":"16,24,25","noteIndex":0},"citationItems":[{"id":1500,"uris":["http://zotero.org/users/522661/items/EKAZGNZX"],"itemData":{"id":1500,"type":"article-journal","abstract":"Human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T."},{"family":"Cerosaletti","given":"Karen"}],"issued":{"date-parts":[["2021",11,22]]}}},{"id":1426,"uris":["http://zotero.org/users/522661/items/AETGXZHA"],"itemData":{"id":1426,"type":"article-journal","abstract":"Studies of individual T cells receptors (TCRs) have shed some light on structural features that underlie self-reactivity. However, general rules that predict whether TCRs are self-reactive have not been fully elucidated. Analyses of thymocytes expressing all Vβ family members show that the interfacial hydrophobicity of amino acids at positions 6 and 7 of the CDR3β segment robustly promotes the development of self-reactive TCRs. An index based on these findings distinguishes Vβ2+, Vβ6+ and Vβ8.2+ regulatory T cells from conventional T cells, as well as T cells selected on a major histocompatibility complex (MHC) allele associated with mouse type-1 diabetes from those selected on a non-autoimmune promoting MHC. These results provide a means for distinguishing normal and autoimmune-prone T cell repertoires.","container-title":"Nature immunology","DOI":"10.1038/ni.3491","ISSN":"1529-2908","issue":"8","journalAbbreviation":"Nat Immunol","note":"PMID: 27348411\nPMCID: PMC4955740","page":"946-955","source":"PubMed Central","title":"Hydrophobic CDR3 residues promote the development of self-reactive T cells","volume":"17","author":[{"family":"Stadinski","given":"Brian D."},{"family":"Shekhar","given":"Karthik"},{"family":"Gómez-Touriño","given":"Iria"},{"family":"Jung","given":"Jonathan"},{"family":"Sasaki","given":"Katsuhiro"},{"family":"Sewell","given":"Andrew K."},{"family":"Peakman","given":"Mark"},{"family":"Chakraborty","given":"Arup K."},{"family":"Huseby","given":"Eric S."}],"issued":{"date-parts":[["2016",8]]}}},{"id":1327,"uris":["http://zotero.org/users/522661/items/TC4Y4RJM"],"itemData":{"id":1327,"type":"article-journal","abstract":"Defects in T cell receptor (TCR) repertoire are proposed to predispose to autoimmunity. Here we show, by analyzing &gt;2 × 108 TCRB sequences of circulating naive, central memory, regulatory and stem cell-like memory CD4+ T cell subsets from patients with type 1 diabetes and healthy donors, that patients have shorter TCRB complementarity-determining region 3s (CDR3), in all cell subsets, introduced by increased deletions/reduced insertions during VDJ rearrangement. High frequency of short CDR3s is also observed in unproductive TCRB sequences, which are not subjected to thymic culling, suggesting that the shorter CDR3s arise independently of positive/negative selection. Moreover, TCRB CDR3 clonotypes expressed by autoantigen-specific CD4+ T cells are shorter compared with anti-viral T cells, and with those from healthy donors. Thus, early events in thymic T cell development and repertoire generation are abnormal in type 1 diabetes, which suggest that short CDR3s increase the potential for self-recognition, conferring heightened risk of autoimmune disease.","container-title":"Nature Communications","DOI":"10.1038/s41467-017-01925-2","ISSN":"2041-1723","issue":"1","journalAbbreviation":"Nat Commun","language":"eng","note":"PMID: 29176645\nPMCID: PMC5702608","page":"1792","source":"PubMed","title":"T cell receptor β-chains display abnormal shortening and repertoire sharing in type 1 diabetes","volume":"8","author":[{"family":"Gomez-Tourino","given":"Iria"},{"family":"Kamra","given":"Yogesh"},{"family":"Baptista","given":"Roman"},{"family":"Lorenc","given":"Anna"},{"family":"Peakman","given":"Mark"}],"issued":{"date-parts":[["2017"]],"season":"27"}}}],"schema":"https://github.com/citation-style-language/schema/raw/master/csl-citation.json"} </w:instrText>
      </w:r>
      <w:r w:rsidR="00271E0C">
        <w:rPr>
          <w:rFonts w:ascii="Calibri" w:eastAsia="Times New Roman" w:hAnsi="Calibri" w:cs="Calibri"/>
          <w:color w:val="000000"/>
        </w:rPr>
        <w:fldChar w:fldCharType="separate"/>
      </w:r>
      <w:r w:rsidR="00034389" w:rsidRPr="00034389">
        <w:rPr>
          <w:rFonts w:ascii="Calibri" w:hAnsi="Calibri" w:cs="Calibri"/>
          <w:color w:val="000000"/>
          <w:vertAlign w:val="superscript"/>
        </w:rPr>
        <w:t>16,24,25</w:t>
      </w:r>
      <w:r w:rsidR="00271E0C">
        <w:rPr>
          <w:rFonts w:ascii="Calibri" w:eastAsia="Times New Roman" w:hAnsi="Calibri" w:cs="Calibri"/>
          <w:color w:val="000000"/>
        </w:rPr>
        <w:fldChar w:fldCharType="end"/>
      </w:r>
      <w:r w:rsidR="00271E0C">
        <w:rPr>
          <w:rFonts w:ascii="Calibri" w:eastAsia="Times New Roman" w:hAnsi="Calibri" w:cs="Calibri"/>
          <w:color w:val="000000"/>
        </w:rPr>
        <w:t>.</w:t>
      </w:r>
      <w:r w:rsidR="009018B8">
        <w:rPr>
          <w:rFonts w:ascii="Calibri" w:eastAsia="Times New Roman" w:hAnsi="Calibri" w:cs="Calibri"/>
          <w:color w:val="000000"/>
        </w:rPr>
        <w:t>(</w:t>
      </w:r>
      <w:r w:rsidR="009018B8" w:rsidRPr="009018B8">
        <w:rPr>
          <w:rFonts w:ascii="Calibri" w:eastAsia="Times New Roman" w:hAnsi="Calibri" w:cs="Calibri"/>
          <w:b/>
          <w:bCs/>
          <w:color w:val="000000"/>
        </w:rPr>
        <w:t>Figure 2</w:t>
      </w:r>
      <w:r w:rsidR="009018B8">
        <w:rPr>
          <w:rFonts w:ascii="Calibri" w:eastAsia="Times New Roman" w:hAnsi="Calibri" w:cs="Calibri"/>
          <w:color w:val="000000"/>
        </w:rPr>
        <w:t xml:space="preserve">). </w:t>
      </w:r>
      <w:r w:rsidR="003107FD">
        <w:rPr>
          <w:rFonts w:ascii="Calibri" w:eastAsia="Times New Roman" w:hAnsi="Calibri" w:cs="Calibri"/>
          <w:color w:val="000000"/>
        </w:rPr>
        <w:t xml:space="preserve">We utilized density plots for these comparisons to elucidate the range of TCR junction lengths. </w:t>
      </w:r>
      <w:r w:rsidR="009018B8">
        <w:rPr>
          <w:rFonts w:ascii="Calibri" w:eastAsia="Times New Roman" w:hAnsi="Calibri" w:cs="Calibri"/>
          <w:color w:val="000000"/>
        </w:rPr>
        <w:t xml:space="preserve">We found that the distribution of </w:t>
      </w:r>
      <w:r w:rsidR="009018B8" w:rsidRPr="009018B8">
        <w:rPr>
          <w:rFonts w:ascii="Calibri" w:eastAsia="Times New Roman" w:hAnsi="Calibri" w:cs="Calibri"/>
          <w:i/>
          <w:iCs/>
          <w:color w:val="000000"/>
        </w:rPr>
        <w:t>TRA</w:t>
      </w:r>
      <w:r w:rsidR="009018B8">
        <w:rPr>
          <w:rFonts w:ascii="Calibri" w:eastAsia="Times New Roman" w:hAnsi="Calibri" w:cs="Calibri"/>
          <w:color w:val="000000"/>
        </w:rPr>
        <w:t xml:space="preserve"> junctions was significantly left shifted (shorter) in PIT-matched junctions than in non-matched junctions </w:t>
      </w:r>
      <w:r w:rsidR="009A2F9C">
        <w:rPr>
          <w:rFonts w:ascii="Calibri" w:eastAsia="Times New Roman" w:hAnsi="Calibri" w:cs="Calibri"/>
          <w:color w:val="000000"/>
        </w:rPr>
        <w:t xml:space="preserve">(p-value &lt;1e-4, </w:t>
      </w:r>
      <w:r w:rsidR="009A2F9C" w:rsidRPr="009A2F9C">
        <w:rPr>
          <w:rFonts w:ascii="Calibri" w:eastAsia="Times New Roman" w:hAnsi="Calibri" w:cs="Calibri"/>
          <w:color w:val="000000"/>
        </w:rPr>
        <w:t>Kolmogorov–Smirnov</w:t>
      </w:r>
      <w:r w:rsidR="00193FF9">
        <w:rPr>
          <w:rFonts w:ascii="Calibri" w:eastAsia="Times New Roman" w:hAnsi="Calibri" w:cs="Calibri"/>
          <w:color w:val="000000"/>
        </w:rPr>
        <w:t xml:space="preserve"> </w:t>
      </w:r>
      <w:r w:rsidR="009A2F9C">
        <w:rPr>
          <w:rFonts w:ascii="Calibri" w:eastAsia="Times New Roman" w:hAnsi="Calibri" w:cs="Calibri"/>
          <w:color w:val="000000"/>
        </w:rPr>
        <w:t xml:space="preserve">test) </w:t>
      </w:r>
      <w:r w:rsidR="009018B8">
        <w:rPr>
          <w:rFonts w:ascii="Calibri" w:eastAsia="Times New Roman" w:hAnsi="Calibri" w:cs="Calibri"/>
          <w:color w:val="000000"/>
        </w:rPr>
        <w:t>(</w:t>
      </w:r>
      <w:r w:rsidR="009018B8" w:rsidRPr="009018B8">
        <w:rPr>
          <w:rFonts w:ascii="Calibri" w:eastAsia="Times New Roman" w:hAnsi="Calibri" w:cs="Calibri"/>
          <w:b/>
          <w:bCs/>
          <w:color w:val="000000"/>
        </w:rPr>
        <w:t>Figure 2</w:t>
      </w:r>
      <w:r w:rsidR="009018B8">
        <w:rPr>
          <w:rFonts w:ascii="Calibri" w:eastAsia="Times New Roman" w:hAnsi="Calibri" w:cs="Calibri"/>
          <w:b/>
          <w:bCs/>
          <w:color w:val="000000"/>
        </w:rPr>
        <w:t>A</w:t>
      </w:r>
      <w:r w:rsidR="009018B8">
        <w:rPr>
          <w:rFonts w:ascii="Calibri" w:eastAsia="Times New Roman" w:hAnsi="Calibri" w:cs="Calibri"/>
          <w:color w:val="000000"/>
        </w:rPr>
        <w:t xml:space="preserve">). PIT-matched </w:t>
      </w:r>
      <w:r w:rsidR="009018B8" w:rsidRPr="009018B8">
        <w:rPr>
          <w:rFonts w:ascii="Calibri" w:eastAsia="Times New Roman" w:hAnsi="Calibri" w:cs="Calibri"/>
          <w:i/>
          <w:iCs/>
          <w:color w:val="000000"/>
        </w:rPr>
        <w:t>TRA</w:t>
      </w:r>
      <w:r w:rsidR="009018B8">
        <w:rPr>
          <w:rFonts w:ascii="Calibri" w:eastAsia="Times New Roman" w:hAnsi="Calibri" w:cs="Calibri"/>
          <w:color w:val="000000"/>
        </w:rPr>
        <w:t xml:space="preserve"> junctions had a median length of ~39 nucleotides (</w:t>
      </w:r>
      <w:proofErr w:type="spellStart"/>
      <w:r w:rsidR="009018B8">
        <w:rPr>
          <w:rFonts w:ascii="Calibri" w:eastAsia="Times New Roman" w:hAnsi="Calibri" w:cs="Calibri"/>
          <w:color w:val="000000"/>
        </w:rPr>
        <w:t>nt</w:t>
      </w:r>
      <w:proofErr w:type="spellEnd"/>
      <w:r w:rsidR="009018B8">
        <w:rPr>
          <w:rFonts w:ascii="Calibri" w:eastAsia="Times New Roman" w:hAnsi="Calibri" w:cs="Calibri"/>
          <w:color w:val="000000"/>
        </w:rPr>
        <w:t xml:space="preserve">), versus a median length of ~42 </w:t>
      </w:r>
      <w:proofErr w:type="spellStart"/>
      <w:r w:rsidR="009018B8">
        <w:rPr>
          <w:rFonts w:ascii="Calibri" w:eastAsia="Times New Roman" w:hAnsi="Calibri" w:cs="Calibri"/>
          <w:color w:val="000000"/>
        </w:rPr>
        <w:t>nt</w:t>
      </w:r>
      <w:proofErr w:type="spellEnd"/>
      <w:r w:rsidR="009018B8">
        <w:rPr>
          <w:rFonts w:ascii="Calibri" w:eastAsia="Times New Roman" w:hAnsi="Calibri" w:cs="Calibri"/>
          <w:color w:val="000000"/>
        </w:rPr>
        <w:t xml:space="preserve"> for PIT-non-matched junctions (i.e., 3 </w:t>
      </w:r>
      <w:proofErr w:type="spellStart"/>
      <w:r w:rsidR="009018B8">
        <w:rPr>
          <w:rFonts w:ascii="Calibri" w:eastAsia="Times New Roman" w:hAnsi="Calibri" w:cs="Calibri"/>
          <w:color w:val="000000"/>
        </w:rPr>
        <w:t>nt</w:t>
      </w:r>
      <w:proofErr w:type="spellEnd"/>
      <w:r w:rsidR="009018B8">
        <w:rPr>
          <w:rFonts w:ascii="Calibri" w:eastAsia="Times New Roman" w:hAnsi="Calibri" w:cs="Calibri"/>
          <w:color w:val="000000"/>
        </w:rPr>
        <w:t xml:space="preserve"> or 1 AA residue difference) (</w:t>
      </w:r>
      <w:r w:rsidR="009018B8" w:rsidRPr="00DF15EF">
        <w:rPr>
          <w:rFonts w:ascii="Calibri" w:eastAsia="Times New Roman" w:hAnsi="Calibri" w:cs="Calibri"/>
          <w:b/>
          <w:bCs/>
          <w:color w:val="000000"/>
        </w:rPr>
        <w:t>Figure 2</w:t>
      </w:r>
      <w:r w:rsidR="009018B8">
        <w:rPr>
          <w:rFonts w:ascii="Calibri" w:eastAsia="Times New Roman" w:hAnsi="Calibri" w:cs="Calibri"/>
          <w:b/>
          <w:bCs/>
          <w:color w:val="000000"/>
        </w:rPr>
        <w:t>A</w:t>
      </w:r>
      <w:r w:rsidR="009018B8">
        <w:rPr>
          <w:rFonts w:ascii="Calibri" w:eastAsia="Times New Roman" w:hAnsi="Calibri" w:cs="Calibri"/>
          <w:color w:val="000000"/>
        </w:rPr>
        <w:t xml:space="preserve">). We did not see a </w:t>
      </w:r>
      <w:r w:rsidR="009A2F9C">
        <w:rPr>
          <w:rFonts w:ascii="Calibri" w:eastAsia="Times New Roman" w:hAnsi="Calibri" w:cs="Calibri"/>
          <w:color w:val="000000"/>
        </w:rPr>
        <w:t xml:space="preserve">significant </w:t>
      </w:r>
      <w:r w:rsidR="009018B8">
        <w:rPr>
          <w:rFonts w:ascii="Calibri" w:eastAsia="Times New Roman" w:hAnsi="Calibri" w:cs="Calibri"/>
          <w:color w:val="000000"/>
        </w:rPr>
        <w:t xml:space="preserve">difference with </w:t>
      </w:r>
      <w:r w:rsidR="009018B8" w:rsidRPr="009018B8">
        <w:rPr>
          <w:rFonts w:ascii="Calibri" w:eastAsia="Times New Roman" w:hAnsi="Calibri" w:cs="Calibri"/>
          <w:i/>
          <w:iCs/>
          <w:color w:val="000000"/>
        </w:rPr>
        <w:t>TRB</w:t>
      </w:r>
      <w:r w:rsidR="009018B8">
        <w:rPr>
          <w:rFonts w:ascii="Calibri" w:eastAsia="Times New Roman" w:hAnsi="Calibri" w:cs="Calibri"/>
          <w:color w:val="000000"/>
        </w:rPr>
        <w:t xml:space="preserve"> junctions paired with PIT-matched and non-matched junctions; </w:t>
      </w:r>
      <w:r w:rsidR="009018B8" w:rsidRPr="009018B8">
        <w:rPr>
          <w:rFonts w:ascii="Calibri" w:eastAsia="Times New Roman" w:hAnsi="Calibri" w:cs="Calibri"/>
          <w:i/>
          <w:iCs/>
          <w:color w:val="000000"/>
        </w:rPr>
        <w:t>TRB</w:t>
      </w:r>
      <w:r w:rsidR="009018B8">
        <w:rPr>
          <w:rFonts w:ascii="Calibri" w:eastAsia="Times New Roman" w:hAnsi="Calibri" w:cs="Calibri"/>
          <w:color w:val="000000"/>
        </w:rPr>
        <w:t xml:space="preserve"> junctions from both PIT-matched and non-matched </w:t>
      </w:r>
      <w:r w:rsidR="009018B8" w:rsidRPr="009018B8">
        <w:rPr>
          <w:rFonts w:ascii="Calibri" w:eastAsia="Times New Roman" w:hAnsi="Calibri" w:cs="Calibri"/>
          <w:i/>
          <w:iCs/>
          <w:color w:val="000000"/>
        </w:rPr>
        <w:t>TRA</w:t>
      </w:r>
      <w:r w:rsidR="009018B8">
        <w:rPr>
          <w:rFonts w:ascii="Calibri" w:eastAsia="Times New Roman" w:hAnsi="Calibri" w:cs="Calibri"/>
          <w:color w:val="000000"/>
        </w:rPr>
        <w:t xml:space="preserve"> junctions had identical median length values of ~42 </w:t>
      </w:r>
      <w:proofErr w:type="spellStart"/>
      <w:r w:rsidR="009018B8">
        <w:rPr>
          <w:rFonts w:ascii="Calibri" w:eastAsia="Times New Roman" w:hAnsi="Calibri" w:cs="Calibri"/>
          <w:color w:val="000000"/>
        </w:rPr>
        <w:t>nt</w:t>
      </w:r>
      <w:proofErr w:type="spellEnd"/>
      <w:r w:rsidR="009018B8">
        <w:rPr>
          <w:rFonts w:ascii="Calibri" w:eastAsia="Times New Roman" w:hAnsi="Calibri" w:cs="Calibri"/>
          <w:color w:val="000000"/>
        </w:rPr>
        <w:t xml:space="preserve"> (</w:t>
      </w:r>
      <w:r w:rsidR="009018B8" w:rsidRPr="00DF15EF">
        <w:rPr>
          <w:rFonts w:ascii="Calibri" w:eastAsia="Times New Roman" w:hAnsi="Calibri" w:cs="Calibri"/>
          <w:b/>
          <w:bCs/>
          <w:color w:val="000000"/>
        </w:rPr>
        <w:t>Figure 2</w:t>
      </w:r>
      <w:r w:rsidR="009018B8">
        <w:rPr>
          <w:rFonts w:ascii="Calibri" w:eastAsia="Times New Roman" w:hAnsi="Calibri" w:cs="Calibri"/>
          <w:b/>
          <w:bCs/>
          <w:color w:val="000000"/>
        </w:rPr>
        <w:t>B</w:t>
      </w:r>
      <w:r w:rsidR="009018B8" w:rsidRPr="009018B8">
        <w:rPr>
          <w:rFonts w:ascii="Calibri" w:eastAsia="Times New Roman" w:hAnsi="Calibri" w:cs="Calibri"/>
          <w:color w:val="000000"/>
        </w:rPr>
        <w:t>)</w:t>
      </w:r>
      <w:r w:rsidR="009018B8">
        <w:rPr>
          <w:rFonts w:ascii="Calibri" w:eastAsia="Times New Roman" w:hAnsi="Calibri" w:cs="Calibri"/>
          <w:color w:val="000000"/>
        </w:rPr>
        <w:t xml:space="preserve">. Furthermore, </w:t>
      </w:r>
      <w:r w:rsidR="009018B8" w:rsidRPr="009018B8">
        <w:rPr>
          <w:rFonts w:ascii="Calibri" w:eastAsia="Times New Roman" w:hAnsi="Calibri" w:cs="Calibri"/>
          <w:i/>
          <w:iCs/>
          <w:color w:val="000000"/>
        </w:rPr>
        <w:t>TRA</w:t>
      </w:r>
      <w:r w:rsidR="009018B8">
        <w:rPr>
          <w:rFonts w:ascii="Calibri" w:eastAsia="Times New Roman" w:hAnsi="Calibri" w:cs="Calibri"/>
          <w:color w:val="000000"/>
        </w:rPr>
        <w:t xml:space="preserve"> junctions (</w:t>
      </w:r>
      <w:r w:rsidR="009018B8" w:rsidRPr="00DF15EF">
        <w:rPr>
          <w:rFonts w:ascii="Calibri" w:eastAsia="Times New Roman" w:hAnsi="Calibri" w:cs="Calibri"/>
          <w:b/>
          <w:bCs/>
          <w:color w:val="000000"/>
        </w:rPr>
        <w:t>Figure 2</w:t>
      </w:r>
      <w:r w:rsidR="009018B8">
        <w:rPr>
          <w:rFonts w:ascii="Calibri" w:eastAsia="Times New Roman" w:hAnsi="Calibri" w:cs="Calibri"/>
          <w:b/>
          <w:bCs/>
          <w:color w:val="000000"/>
        </w:rPr>
        <w:t>C</w:t>
      </w:r>
      <w:r w:rsidR="009018B8">
        <w:rPr>
          <w:rFonts w:ascii="Calibri" w:eastAsia="Times New Roman" w:hAnsi="Calibri" w:cs="Calibri"/>
          <w:color w:val="000000"/>
        </w:rPr>
        <w:t xml:space="preserve">), but not </w:t>
      </w:r>
      <w:r w:rsidR="009018B8" w:rsidRPr="009018B8">
        <w:rPr>
          <w:rFonts w:ascii="Calibri" w:eastAsia="Times New Roman" w:hAnsi="Calibri" w:cs="Calibri"/>
          <w:i/>
          <w:iCs/>
          <w:color w:val="000000"/>
        </w:rPr>
        <w:t>TRB</w:t>
      </w:r>
      <w:r w:rsidR="009018B8">
        <w:rPr>
          <w:rFonts w:ascii="Calibri" w:eastAsia="Times New Roman" w:hAnsi="Calibri" w:cs="Calibri"/>
          <w:color w:val="000000"/>
        </w:rPr>
        <w:t xml:space="preserve"> junctions (</w:t>
      </w:r>
      <w:r w:rsidR="009018B8" w:rsidRPr="00DF15EF">
        <w:rPr>
          <w:rFonts w:ascii="Calibri" w:eastAsia="Times New Roman" w:hAnsi="Calibri" w:cs="Calibri"/>
          <w:b/>
          <w:bCs/>
          <w:color w:val="000000"/>
        </w:rPr>
        <w:t>Figure 2</w:t>
      </w:r>
      <w:r w:rsidR="009018B8">
        <w:rPr>
          <w:rFonts w:ascii="Calibri" w:eastAsia="Times New Roman" w:hAnsi="Calibri" w:cs="Calibri"/>
          <w:b/>
          <w:bCs/>
          <w:color w:val="000000"/>
        </w:rPr>
        <w:t>D</w:t>
      </w:r>
      <w:r w:rsidR="009018B8">
        <w:rPr>
          <w:rFonts w:ascii="Calibri" w:eastAsia="Times New Roman" w:hAnsi="Calibri" w:cs="Calibri"/>
          <w:color w:val="000000"/>
        </w:rPr>
        <w:t>), were more hydrophobic in PIT-matched versus non-matched TCRs</w:t>
      </w:r>
      <w:r w:rsidR="009A2F9C">
        <w:rPr>
          <w:rFonts w:ascii="Calibri" w:eastAsia="Times New Roman" w:hAnsi="Calibri" w:cs="Calibri"/>
          <w:color w:val="000000"/>
        </w:rPr>
        <w:t xml:space="preserve"> (p-value &lt;1e-4)</w:t>
      </w:r>
      <w:r w:rsidR="009018B8">
        <w:rPr>
          <w:rFonts w:ascii="Calibri" w:eastAsia="Times New Roman" w:hAnsi="Calibri" w:cs="Calibri"/>
          <w:color w:val="000000"/>
        </w:rPr>
        <w:t>. PIT-matched and non-</w:t>
      </w:r>
      <w:r w:rsidR="009018B8" w:rsidRPr="003B403C">
        <w:rPr>
          <w:rFonts w:ascii="Calibri" w:eastAsia="Times New Roman" w:hAnsi="Calibri" w:cs="Calibri"/>
          <w:color w:val="000000"/>
        </w:rPr>
        <w:t xml:space="preserve"> </w:t>
      </w:r>
      <w:r w:rsidR="009018B8">
        <w:rPr>
          <w:rFonts w:ascii="Calibri" w:eastAsia="Times New Roman" w:hAnsi="Calibri" w:cs="Calibri"/>
          <w:color w:val="000000"/>
        </w:rPr>
        <w:t xml:space="preserve">matched </w:t>
      </w:r>
      <w:r w:rsidR="009018B8" w:rsidRPr="00DF15EF">
        <w:rPr>
          <w:rFonts w:ascii="Calibri" w:eastAsia="Times New Roman" w:hAnsi="Calibri" w:cs="Calibri"/>
          <w:i/>
          <w:iCs/>
          <w:color w:val="000000"/>
        </w:rPr>
        <w:t>TRA</w:t>
      </w:r>
      <w:r w:rsidR="009018B8">
        <w:rPr>
          <w:rFonts w:ascii="Calibri" w:eastAsia="Times New Roman" w:hAnsi="Calibri" w:cs="Calibri"/>
          <w:color w:val="000000"/>
        </w:rPr>
        <w:t xml:space="preserve"> </w:t>
      </w:r>
      <w:r w:rsidR="009018B8">
        <w:rPr>
          <w:rFonts w:ascii="Calibri" w:eastAsia="Times New Roman" w:hAnsi="Calibri" w:cs="Calibri"/>
          <w:color w:val="000000"/>
        </w:rPr>
        <w:lastRenderedPageBreak/>
        <w:t xml:space="preserve">junctions had median hydrophobicity values of 0.23 and 0.18, respectively, on the </w:t>
      </w:r>
      <w:r w:rsidR="009018B8">
        <w:t xml:space="preserve">Eisenberg hydrophobicity scale </w:t>
      </w:r>
      <w:r w:rsidR="009018B8">
        <w:fldChar w:fldCharType="begin"/>
      </w:r>
      <w:r w:rsidR="00583190">
        <w:instrText xml:space="preserve"> ADDIN ZOTERO_ITEM CSL_CITATION {"citationID":"tq3mgxdI","properties":{"formattedCitation":"\\super 26\\nosupersub{}","plainCitation":"26","noteIndex":0},"citationItems":[{"id":1427,"uris":["http://zotero.org/users/522661/items/QUZBEYWF"],"itemData":{"id":1427,"type":"article-journal","container-title":"Annual Review of Biochemistry","DOI":"10.1146/annurev.bi.53.070184.003115","ISSN":"0066-4154","journalAbbreviation":"Annu Rev Biochem","language":"eng","note":"PMID: 6383201","page":"595-623","source":"PubMed","title":"Three-dimensional structure of membrane and surface proteins","volume":"53","author":[{"family":"Eisenberg","given":"D."}],"issued":{"date-parts":[["1984"]]}}}],"schema":"https://github.com/citation-style-language/schema/raw/master/csl-citation.json"} </w:instrText>
      </w:r>
      <w:r w:rsidR="009018B8">
        <w:fldChar w:fldCharType="separate"/>
      </w:r>
      <w:r w:rsidR="00583190" w:rsidRPr="00583190">
        <w:rPr>
          <w:rFonts w:ascii="Calibri" w:cs="Calibri"/>
          <w:vertAlign w:val="superscript"/>
        </w:rPr>
        <w:t>26</w:t>
      </w:r>
      <w:r w:rsidR="009018B8">
        <w:fldChar w:fldCharType="end"/>
      </w:r>
      <w:r w:rsidR="009018B8">
        <w:t xml:space="preserve">, falling </w:t>
      </w:r>
      <w:r w:rsidR="009018B8">
        <w:rPr>
          <w:rFonts w:ascii="Calibri" w:eastAsia="Times New Roman" w:hAnsi="Calibri" w:cs="Calibri"/>
          <w:color w:val="000000"/>
        </w:rPr>
        <w:t xml:space="preserve">between </w:t>
      </w:r>
      <w:r w:rsidR="00271E0C">
        <w:rPr>
          <w:rFonts w:ascii="Calibri" w:eastAsia="Times New Roman" w:hAnsi="Calibri" w:cs="Calibri"/>
          <w:color w:val="000000"/>
        </w:rPr>
        <w:t>values for</w:t>
      </w:r>
      <w:r w:rsidR="009018B8">
        <w:rPr>
          <w:rFonts w:ascii="Calibri" w:eastAsia="Times New Roman" w:hAnsi="Calibri" w:cs="Calibri"/>
          <w:color w:val="000000"/>
        </w:rPr>
        <w:t xml:space="preserve"> proline and tyrosine (0.12 and 0.26, respectively). Thus, PIT-matched </w:t>
      </w:r>
      <w:r w:rsidR="009018B8" w:rsidRPr="003B403C">
        <w:rPr>
          <w:rFonts w:ascii="Calibri" w:eastAsia="Times New Roman" w:hAnsi="Calibri" w:cs="Calibri"/>
          <w:i/>
          <w:iCs/>
          <w:color w:val="000000"/>
        </w:rPr>
        <w:t>TRA</w:t>
      </w:r>
      <w:r w:rsidR="009018B8">
        <w:rPr>
          <w:rFonts w:ascii="Calibri" w:eastAsia="Times New Roman" w:hAnsi="Calibri" w:cs="Calibri"/>
          <w:color w:val="000000"/>
        </w:rPr>
        <w:t xml:space="preserve"> junctions, but not their paired </w:t>
      </w:r>
      <w:r w:rsidR="009018B8" w:rsidRPr="009018B8">
        <w:rPr>
          <w:rFonts w:ascii="Calibri" w:eastAsia="Times New Roman" w:hAnsi="Calibri" w:cs="Calibri"/>
          <w:i/>
          <w:iCs/>
          <w:color w:val="000000"/>
        </w:rPr>
        <w:t>TRB</w:t>
      </w:r>
      <w:r w:rsidR="009018B8">
        <w:rPr>
          <w:rFonts w:ascii="Calibri" w:eastAsia="Times New Roman" w:hAnsi="Calibri" w:cs="Calibri"/>
          <w:color w:val="000000"/>
        </w:rPr>
        <w:t xml:space="preserve"> junctions, were shorter, and more hydrophobic than PIT-non-matched </w:t>
      </w:r>
      <w:r w:rsidR="009018B8" w:rsidRPr="003B403C">
        <w:rPr>
          <w:rFonts w:ascii="Calibri" w:eastAsia="Times New Roman" w:hAnsi="Calibri" w:cs="Calibri"/>
          <w:i/>
          <w:iCs/>
          <w:color w:val="000000"/>
        </w:rPr>
        <w:t>TRA</w:t>
      </w:r>
      <w:r w:rsidR="009018B8">
        <w:rPr>
          <w:rFonts w:ascii="Calibri" w:eastAsia="Times New Roman" w:hAnsi="Calibri" w:cs="Calibri"/>
          <w:color w:val="000000"/>
        </w:rPr>
        <w:t xml:space="preserve"> chains. </w:t>
      </w:r>
    </w:p>
    <w:p w14:paraId="38FA01AC" w14:textId="79A58E94" w:rsidR="000C0542" w:rsidRDefault="009018B8" w:rsidP="009018B8">
      <w:pPr>
        <w:spacing w:after="120" w:line="360" w:lineRule="auto"/>
        <w:ind w:firstLine="432"/>
        <w:rPr>
          <w:rFonts w:ascii="Calibri" w:eastAsia="Times New Roman" w:hAnsi="Calibri" w:cs="Calibri"/>
          <w:color w:val="000000"/>
        </w:rPr>
      </w:pPr>
      <w:r>
        <w:rPr>
          <w:b/>
          <w:bCs/>
        </w:rPr>
        <w:t xml:space="preserve">Length differences between PIT-matched and non-matched </w:t>
      </w:r>
      <w:r w:rsidRPr="0009615A">
        <w:rPr>
          <w:b/>
          <w:bCs/>
          <w:i/>
          <w:iCs/>
        </w:rPr>
        <w:t>TRA</w:t>
      </w:r>
      <w:r>
        <w:rPr>
          <w:b/>
          <w:bCs/>
        </w:rPr>
        <w:t xml:space="preserve"> junctions map to peptide-contact regions</w:t>
      </w:r>
      <w:r w:rsidRPr="00F133FB">
        <w:rPr>
          <w:b/>
          <w:bCs/>
        </w:rPr>
        <w:t>.</w:t>
      </w:r>
      <w:r>
        <w:rPr>
          <w:rFonts w:ascii="Calibri" w:eastAsia="Times New Roman" w:hAnsi="Calibri" w:cs="Calibri"/>
          <w:color w:val="000000"/>
        </w:rPr>
        <w:t xml:space="preserve"> </w:t>
      </w:r>
      <w:r w:rsidR="00193FF9">
        <w:rPr>
          <w:rFonts w:ascii="Calibri" w:eastAsia="Times New Roman" w:hAnsi="Calibri" w:cs="Calibri"/>
          <w:color w:val="000000"/>
        </w:rPr>
        <w:t xml:space="preserve">We speculated that </w:t>
      </w:r>
      <w:r w:rsidR="00F851C0">
        <w:rPr>
          <w:rFonts w:ascii="Calibri" w:eastAsia="Times New Roman" w:hAnsi="Calibri" w:cs="Calibri"/>
          <w:color w:val="000000"/>
        </w:rPr>
        <w:t xml:space="preserve">sequence features of </w:t>
      </w:r>
      <w:r w:rsidR="001C066E">
        <w:rPr>
          <w:rFonts w:ascii="Calibri" w:eastAsia="Times New Roman" w:hAnsi="Calibri" w:cs="Calibri"/>
          <w:color w:val="000000"/>
        </w:rPr>
        <w:t xml:space="preserve">PIT-matching </w:t>
      </w:r>
      <w:r w:rsidR="00D571C2" w:rsidRPr="00F851C0">
        <w:rPr>
          <w:rFonts w:ascii="Calibri" w:eastAsia="Times New Roman" w:hAnsi="Calibri" w:cs="Calibri"/>
          <w:i/>
          <w:iCs/>
          <w:color w:val="000000"/>
        </w:rPr>
        <w:t>TRA</w:t>
      </w:r>
      <w:r w:rsidR="00D571C2">
        <w:rPr>
          <w:rFonts w:ascii="Calibri" w:eastAsia="Times New Roman" w:hAnsi="Calibri" w:cs="Calibri"/>
          <w:color w:val="000000"/>
        </w:rPr>
        <w:t xml:space="preserve"> junctions </w:t>
      </w:r>
      <w:r w:rsidR="003D2FBA">
        <w:rPr>
          <w:rFonts w:ascii="Calibri" w:eastAsia="Times New Roman" w:hAnsi="Calibri" w:cs="Calibri"/>
          <w:color w:val="000000"/>
        </w:rPr>
        <w:t>were keys to the function(s)</w:t>
      </w:r>
      <w:r w:rsidR="00926E32">
        <w:rPr>
          <w:rFonts w:ascii="Calibri" w:eastAsia="Times New Roman" w:hAnsi="Calibri" w:cs="Calibri"/>
          <w:color w:val="000000"/>
        </w:rPr>
        <w:t xml:space="preserve"> of IAR T cells having these TCRs. </w:t>
      </w:r>
      <w:r w:rsidR="003D2FBA">
        <w:rPr>
          <w:rFonts w:ascii="Calibri" w:eastAsia="Times New Roman" w:hAnsi="Calibri" w:cs="Calibri"/>
          <w:color w:val="000000"/>
        </w:rPr>
        <w:t>To further elucidate these sequence features</w:t>
      </w:r>
      <w:r w:rsidR="00926E32">
        <w:rPr>
          <w:rFonts w:ascii="Calibri" w:eastAsia="Times New Roman" w:hAnsi="Calibri" w:cs="Calibri"/>
          <w:color w:val="000000"/>
        </w:rPr>
        <w:t>, we</w:t>
      </w:r>
      <w:r w:rsidR="00F851C0">
        <w:rPr>
          <w:rFonts w:ascii="Calibri" w:eastAsia="Times New Roman" w:hAnsi="Calibri" w:cs="Calibri"/>
          <w:color w:val="000000"/>
        </w:rPr>
        <w:t xml:space="preserve"> </w:t>
      </w:r>
      <w:r w:rsidR="00FB33DB">
        <w:rPr>
          <w:rFonts w:ascii="Calibri" w:eastAsia="Times New Roman" w:hAnsi="Calibri" w:cs="Calibri"/>
          <w:color w:val="000000"/>
        </w:rPr>
        <w:t xml:space="preserve">used </w:t>
      </w:r>
      <w:r w:rsidR="00FB33DB" w:rsidRPr="00F851C0">
        <w:rPr>
          <w:rFonts w:ascii="Calibri" w:eastAsia="Times New Roman" w:hAnsi="Calibri" w:cs="Calibri"/>
          <w:color w:val="000000"/>
        </w:rPr>
        <w:t>IMGT/</w:t>
      </w:r>
      <w:proofErr w:type="spellStart"/>
      <w:r w:rsidR="00FB33DB" w:rsidRPr="00F851C0">
        <w:rPr>
          <w:rFonts w:ascii="Calibri" w:eastAsia="Times New Roman" w:hAnsi="Calibri" w:cs="Calibri"/>
          <w:color w:val="000000"/>
        </w:rPr>
        <w:t>HighV</w:t>
      </w:r>
      <w:proofErr w:type="spellEnd"/>
      <w:r w:rsidR="00FB33DB" w:rsidRPr="00F851C0">
        <w:rPr>
          <w:rFonts w:ascii="Calibri" w:eastAsia="Times New Roman" w:hAnsi="Calibri" w:cs="Calibri"/>
          <w:color w:val="000000"/>
        </w:rPr>
        <w:t>-QUEST</w:t>
      </w:r>
      <w:r w:rsidR="00FB33DB">
        <w:rPr>
          <w:rFonts w:ascii="Calibri" w:eastAsia="Times New Roman" w:hAnsi="Calibri" w:cs="Calibri"/>
          <w:color w:val="000000"/>
        </w:rPr>
        <w:t xml:space="preserve"> </w:t>
      </w:r>
      <w:r w:rsidR="00FB33DB">
        <w:rPr>
          <w:rFonts w:ascii="Calibri" w:eastAsia="Times New Roman" w:hAnsi="Calibri" w:cs="Calibri"/>
          <w:color w:val="000000"/>
        </w:rPr>
        <w:fldChar w:fldCharType="begin"/>
      </w:r>
      <w:r w:rsidR="00FB33DB">
        <w:rPr>
          <w:rFonts w:ascii="Calibri" w:eastAsia="Times New Roman" w:hAnsi="Calibri" w:cs="Calibri"/>
          <w:color w:val="000000"/>
        </w:rPr>
        <w:instrText xml:space="preserve"> ADDIN ZOTERO_ITEM CSL_CITATION {"citationID":"EKi0VhEp","properties":{"formattedCitation":"\\super 27\\nosupersub{}","plainCitation":"27","noteIndex":0},"citationItems":[{"id":851,"uris":["http://zotero.org/users/522661/items/4B3I8M35"],"itemData":{"id":851,"type":"article-journal","abstract":"IMGT/V-QUEST is the highly customized and integrated online IMGT(®) tool for the standardized analysis of the immunoglobulin (IG) or antibody and T cell receptor (TR) rearranged nucleotide sequences. The analysis of these antigen receptors represents a crucial challenge for the study of the adaptive immune response in normal and disease-related situations. The expressed IG and TR repertoires represent a potential of 10(12) IG and 10(12) TR per individual. This huge diversity results from mechanisms that occur at the DNA level during the IG and TR molecular synthesis. These mechanisms include the combinatorial rearrangements of the variable (V), diversity (D) and joining (J) genes, the N-diversity (deletion and addition at random of nucleotides during the V-(D)-J rearrangement) and, for IG, somatic hypermutations. IMGT/V-QUEST identifies the V, D, J genes and alleles by alignment with the germline IG and TR gene and allele sequences of the IMGT reference directory. The tool describes the V-REGION mutations and identifies the hot spot positions in the closest germline V gene. IMGT/V-QUEST integrates IMGT/JunctionAnalysis for a detailed analysis of the V-J and V-D-J junctions and IMGT/Automat for a complete annotation of the sequences and also provides IMGT Collier de Perles. IMGT/HighV-QUEST, the high-throughput version of IMGT/V-QUEST, implemented to answer the needs of deep sequencing data analysis from Next Generation Sequencing (NGS), allows the analysis of thousands of IG and TR sequences in a single run. IMGT/V-QUEST and IMGT/HighV-QUEST are available at the IMGT(®) Home page, http://www.imgt.org.","container-title":"Methods in Molecular Biology (Clifton, N.J.)","DOI":"10.1007/978-1-61779-842-9_32","ISSN":"1940-6029","journalAbbreviation":"Methods Mol. Biol.","language":"eng","note":"PMID: 22665256","page":"569-604","source":"PubMed","title":"IMGT(®) tools for the nucleotide analysis of immunoglobulin (IG) and T cell receptor (TR) V-(D)-J repertoires, polymorphisms, and IG mutations: IMGT/V-QUEST and IMGT/HighV-QUEST for NGS","title-short":"IMGT(®) tools for the nucleotide analysis of immunoglobulin (IG) and T cell receptor (TR) V-(D)-J repertoires, polymorphisms, and IG mutations","volume":"882","author":[{"family":"Alamyar","given":"Eltaf"},{"family":"Duroux","given":"Patrice"},{"family":"Lefranc","given":"Marie-Paule"},{"family":"Giudicelli","given":"Véronique"}],"issued":{"date-parts":[["2012"]]}}}],"schema":"https://github.com/citation-style-language/schema/raw/master/csl-citation.json"} </w:instrText>
      </w:r>
      <w:r w:rsidR="00FB33DB">
        <w:rPr>
          <w:rFonts w:ascii="Calibri" w:eastAsia="Times New Roman" w:hAnsi="Calibri" w:cs="Calibri"/>
          <w:color w:val="000000"/>
        </w:rPr>
        <w:fldChar w:fldCharType="separate"/>
      </w:r>
      <w:r w:rsidR="00FB33DB" w:rsidRPr="00583190">
        <w:rPr>
          <w:rFonts w:ascii="Calibri" w:hAnsi="Calibri" w:cs="Calibri"/>
          <w:color w:val="000000"/>
          <w:vertAlign w:val="superscript"/>
        </w:rPr>
        <w:t>27</w:t>
      </w:r>
      <w:r w:rsidR="00FB33DB">
        <w:rPr>
          <w:rFonts w:ascii="Calibri" w:eastAsia="Times New Roman" w:hAnsi="Calibri" w:cs="Calibri"/>
          <w:color w:val="000000"/>
        </w:rPr>
        <w:fldChar w:fldCharType="end"/>
      </w:r>
      <w:r w:rsidR="00FB33DB">
        <w:rPr>
          <w:rFonts w:ascii="Calibri" w:eastAsia="Times New Roman" w:hAnsi="Calibri" w:cs="Calibri"/>
          <w:color w:val="000000"/>
        </w:rPr>
        <w:t xml:space="preserve"> to </w:t>
      </w:r>
      <w:r w:rsidR="003D2FBA">
        <w:rPr>
          <w:rFonts w:ascii="Calibri" w:eastAsia="Times New Roman" w:hAnsi="Calibri" w:cs="Calibri"/>
          <w:color w:val="000000"/>
        </w:rPr>
        <w:t>characterize</w:t>
      </w:r>
      <w:r w:rsidR="00F851C0">
        <w:rPr>
          <w:rFonts w:ascii="Calibri" w:eastAsia="Times New Roman" w:hAnsi="Calibri" w:cs="Calibri"/>
          <w:color w:val="000000"/>
        </w:rPr>
        <w:t xml:space="preserve"> individual TCRs from their </w:t>
      </w:r>
      <w:r w:rsidR="00D54D2E">
        <w:rPr>
          <w:rFonts w:ascii="Calibri" w:eastAsia="Times New Roman" w:hAnsi="Calibri" w:cs="Calibri"/>
          <w:color w:val="000000"/>
        </w:rPr>
        <w:t xml:space="preserve">amino acid </w:t>
      </w:r>
      <w:r w:rsidR="00495078">
        <w:rPr>
          <w:rFonts w:ascii="Calibri" w:eastAsia="Times New Roman" w:hAnsi="Calibri" w:cs="Calibri"/>
          <w:color w:val="000000"/>
        </w:rPr>
        <w:t xml:space="preserve">(AA) </w:t>
      </w:r>
      <w:r w:rsidR="00D571C2">
        <w:rPr>
          <w:rFonts w:ascii="Calibri" w:eastAsia="Times New Roman" w:hAnsi="Calibri" w:cs="Calibri"/>
          <w:color w:val="000000"/>
        </w:rPr>
        <w:t>and/</w:t>
      </w:r>
      <w:r w:rsidR="00D54D2E">
        <w:rPr>
          <w:rFonts w:ascii="Calibri" w:eastAsia="Times New Roman" w:hAnsi="Calibri" w:cs="Calibri"/>
          <w:color w:val="000000"/>
        </w:rPr>
        <w:t xml:space="preserve">or </w:t>
      </w:r>
      <w:commentRangeStart w:id="6"/>
      <w:r w:rsidR="00F851C0">
        <w:rPr>
          <w:rFonts w:ascii="Calibri" w:eastAsia="Times New Roman" w:hAnsi="Calibri" w:cs="Calibri"/>
          <w:color w:val="000000"/>
        </w:rPr>
        <w:t xml:space="preserve">nucleotide </w:t>
      </w:r>
      <w:r w:rsidR="00495078">
        <w:rPr>
          <w:rFonts w:ascii="Calibri" w:eastAsia="Times New Roman" w:hAnsi="Calibri" w:cs="Calibri"/>
          <w:color w:val="000000"/>
        </w:rPr>
        <w:t>(</w:t>
      </w:r>
      <w:proofErr w:type="spellStart"/>
      <w:r w:rsidR="00495078">
        <w:rPr>
          <w:rFonts w:ascii="Calibri" w:eastAsia="Times New Roman" w:hAnsi="Calibri" w:cs="Calibri"/>
          <w:color w:val="000000"/>
        </w:rPr>
        <w:t>nt</w:t>
      </w:r>
      <w:proofErr w:type="spellEnd"/>
      <w:r w:rsidR="00495078">
        <w:rPr>
          <w:rFonts w:ascii="Calibri" w:eastAsia="Times New Roman" w:hAnsi="Calibri" w:cs="Calibri"/>
          <w:color w:val="000000"/>
        </w:rPr>
        <w:t xml:space="preserve">) </w:t>
      </w:r>
      <w:r w:rsidR="00F851C0">
        <w:rPr>
          <w:rFonts w:ascii="Calibri" w:eastAsia="Times New Roman" w:hAnsi="Calibri" w:cs="Calibri"/>
          <w:color w:val="000000"/>
        </w:rPr>
        <w:t>sequences</w:t>
      </w:r>
      <w:commentRangeEnd w:id="6"/>
      <w:r w:rsidR="001B40EE">
        <w:rPr>
          <w:rStyle w:val="CommentReference"/>
        </w:rPr>
        <w:commentReference w:id="6"/>
      </w:r>
      <w:r w:rsidR="003D2FBA">
        <w:rPr>
          <w:rFonts w:ascii="Calibri" w:eastAsia="Times New Roman" w:hAnsi="Calibri" w:cs="Calibri"/>
          <w:color w:val="000000"/>
        </w:rPr>
        <w:t xml:space="preserve">. </w:t>
      </w:r>
      <w:r w:rsidR="00DF15EF">
        <w:rPr>
          <w:rFonts w:ascii="Calibri" w:eastAsia="Times New Roman" w:hAnsi="Calibri" w:cs="Calibri"/>
          <w:color w:val="000000"/>
        </w:rPr>
        <w:t xml:space="preserve">We first determined the positions of single AA mismatches between PIT and IAR T cell </w:t>
      </w:r>
      <w:r w:rsidR="00DF15EF" w:rsidRPr="00730F57">
        <w:rPr>
          <w:rFonts w:ascii="Calibri" w:eastAsia="Times New Roman" w:hAnsi="Calibri" w:cs="Calibri"/>
          <w:i/>
          <w:iCs/>
          <w:color w:val="000000"/>
        </w:rPr>
        <w:t>TRA</w:t>
      </w:r>
      <w:r w:rsidR="00DF15EF">
        <w:rPr>
          <w:rFonts w:ascii="Calibri" w:eastAsia="Times New Roman" w:hAnsi="Calibri" w:cs="Calibri"/>
          <w:color w:val="000000"/>
        </w:rPr>
        <w:t xml:space="preserve"> junctions. Since both </w:t>
      </w:r>
      <w:r w:rsidR="00DF15EF" w:rsidRPr="00FE23A7">
        <w:rPr>
          <w:rFonts w:ascii="Calibri" w:eastAsia="Times New Roman" w:hAnsi="Calibri" w:cs="Calibri"/>
          <w:i/>
          <w:iCs/>
          <w:color w:val="000000"/>
        </w:rPr>
        <w:t>V</w:t>
      </w:r>
      <w:r w:rsidR="00DF15EF">
        <w:rPr>
          <w:rFonts w:ascii="Calibri" w:eastAsia="Times New Roman" w:hAnsi="Calibri" w:cs="Calibri"/>
          <w:color w:val="000000"/>
        </w:rPr>
        <w:t xml:space="preserve"> and </w:t>
      </w:r>
      <w:r w:rsidR="00DF15EF" w:rsidRPr="00FE23A7">
        <w:rPr>
          <w:rFonts w:ascii="Calibri" w:eastAsia="Times New Roman" w:hAnsi="Calibri" w:cs="Calibri"/>
          <w:i/>
          <w:iCs/>
          <w:color w:val="000000"/>
        </w:rPr>
        <w:t>J gene</w:t>
      </w:r>
      <w:r w:rsidR="00DF15EF">
        <w:rPr>
          <w:rFonts w:ascii="Calibri" w:eastAsia="Times New Roman" w:hAnsi="Calibri" w:cs="Calibri"/>
          <w:color w:val="000000"/>
        </w:rPr>
        <w:t xml:space="preserve"> regions are </w:t>
      </w:r>
      <w:r w:rsidR="003D2FBA">
        <w:rPr>
          <w:rFonts w:ascii="Calibri" w:eastAsia="Times New Roman" w:hAnsi="Calibri" w:cs="Calibri"/>
          <w:color w:val="000000"/>
        </w:rPr>
        <w:t>germline-encoded</w:t>
      </w:r>
      <w:r w:rsidR="00DF15EF">
        <w:rPr>
          <w:rFonts w:ascii="Calibri" w:eastAsia="Times New Roman" w:hAnsi="Calibri" w:cs="Calibri"/>
          <w:color w:val="000000"/>
        </w:rPr>
        <w:t xml:space="preserve">, we </w:t>
      </w:r>
      <w:r w:rsidR="000D1D27">
        <w:rPr>
          <w:rFonts w:ascii="Calibri" w:eastAsia="Times New Roman" w:hAnsi="Calibri" w:cs="Calibri"/>
          <w:color w:val="000000"/>
        </w:rPr>
        <w:t>predicted</w:t>
      </w:r>
      <w:r w:rsidR="003D2FBA">
        <w:rPr>
          <w:rFonts w:ascii="Calibri" w:eastAsia="Times New Roman" w:hAnsi="Calibri" w:cs="Calibri"/>
          <w:color w:val="000000"/>
        </w:rPr>
        <w:t xml:space="preserve"> </w:t>
      </w:r>
      <w:r w:rsidR="00DF15EF">
        <w:rPr>
          <w:rFonts w:ascii="Calibri" w:eastAsia="Times New Roman" w:hAnsi="Calibri" w:cs="Calibri"/>
          <w:color w:val="000000"/>
        </w:rPr>
        <w:t xml:space="preserve">that PIT mismatches would </w:t>
      </w:r>
      <w:r w:rsidR="003D2FBA">
        <w:rPr>
          <w:rFonts w:ascii="Calibri" w:eastAsia="Times New Roman" w:hAnsi="Calibri" w:cs="Calibri"/>
          <w:color w:val="000000"/>
        </w:rPr>
        <w:t xml:space="preserve">not localize to these regions. Instead, we predicted that mismatches would instead </w:t>
      </w:r>
      <w:r w:rsidR="00DF15EF">
        <w:rPr>
          <w:rFonts w:ascii="Calibri" w:eastAsia="Times New Roman" w:hAnsi="Calibri" w:cs="Calibri"/>
          <w:color w:val="000000"/>
        </w:rPr>
        <w:t>occur primarily in the V-J recombination region, which is non-</w:t>
      </w:r>
      <w:r w:rsidR="003D2FBA">
        <w:rPr>
          <w:rFonts w:ascii="Calibri" w:eastAsia="Times New Roman" w:hAnsi="Calibri" w:cs="Calibri"/>
          <w:color w:val="000000"/>
        </w:rPr>
        <w:t>germline-encoded</w:t>
      </w:r>
      <w:r w:rsidR="00DF15EF">
        <w:rPr>
          <w:rFonts w:ascii="Calibri" w:eastAsia="Times New Roman" w:hAnsi="Calibri" w:cs="Calibri"/>
          <w:color w:val="000000"/>
        </w:rPr>
        <w:t xml:space="preserve"> and varie</w:t>
      </w:r>
      <w:r w:rsidR="003D2FBA">
        <w:rPr>
          <w:rFonts w:ascii="Calibri" w:eastAsia="Times New Roman" w:hAnsi="Calibri" w:cs="Calibri"/>
          <w:color w:val="000000"/>
        </w:rPr>
        <w:t>s</w:t>
      </w:r>
      <w:r w:rsidR="00DF15EF">
        <w:rPr>
          <w:rFonts w:ascii="Calibri" w:eastAsia="Times New Roman" w:hAnsi="Calibri" w:cs="Calibri"/>
          <w:color w:val="000000"/>
        </w:rPr>
        <w:t xml:space="preserve"> in sequence between different TCRs. We found that mismatched residues were distributed symmetrically around amino acid position 4 (</w:t>
      </w:r>
      <w:r w:rsidR="00DF15EF" w:rsidRPr="00DF15EF">
        <w:rPr>
          <w:rFonts w:ascii="Calibri" w:eastAsia="Times New Roman" w:hAnsi="Calibri" w:cs="Calibri"/>
          <w:b/>
          <w:bCs/>
          <w:color w:val="000000"/>
        </w:rPr>
        <w:t xml:space="preserve">Figure </w:t>
      </w:r>
      <w:r>
        <w:rPr>
          <w:rFonts w:ascii="Calibri" w:eastAsia="Times New Roman" w:hAnsi="Calibri" w:cs="Calibri"/>
          <w:b/>
          <w:bCs/>
          <w:color w:val="000000"/>
        </w:rPr>
        <w:t>S3</w:t>
      </w:r>
      <w:r w:rsidR="00DF15EF">
        <w:rPr>
          <w:rFonts w:ascii="Calibri" w:eastAsia="Times New Roman" w:hAnsi="Calibri" w:cs="Calibri"/>
          <w:color w:val="000000"/>
        </w:rPr>
        <w:t xml:space="preserve">). By comparison, the C terminal AA </w:t>
      </w:r>
      <w:r w:rsidR="00A557E4">
        <w:rPr>
          <w:rFonts w:ascii="Calibri" w:eastAsia="Times New Roman" w:hAnsi="Calibri" w:cs="Calibri"/>
          <w:color w:val="000000"/>
        </w:rPr>
        <w:t xml:space="preserve">from </w:t>
      </w:r>
      <w:r w:rsidR="001B723C" w:rsidRPr="00FE23A7">
        <w:rPr>
          <w:rFonts w:ascii="Calibri" w:eastAsia="Times New Roman" w:hAnsi="Calibri" w:cs="Calibri"/>
          <w:i/>
          <w:iCs/>
          <w:color w:val="000000"/>
        </w:rPr>
        <w:t>V gene</w:t>
      </w:r>
      <w:r w:rsidR="00A557E4">
        <w:rPr>
          <w:rFonts w:ascii="Calibri" w:eastAsia="Times New Roman" w:hAnsi="Calibri" w:cs="Calibri"/>
          <w:color w:val="000000"/>
        </w:rPr>
        <w:t>s</w:t>
      </w:r>
      <w:r w:rsidR="00DF15EF">
        <w:rPr>
          <w:rFonts w:ascii="Calibri" w:eastAsia="Times New Roman" w:hAnsi="Calibri" w:cs="Calibri"/>
          <w:color w:val="000000"/>
        </w:rPr>
        <w:t xml:space="preserve"> </w:t>
      </w:r>
      <w:r w:rsidR="00A557E4">
        <w:rPr>
          <w:rFonts w:ascii="Calibri" w:eastAsia="Times New Roman" w:hAnsi="Calibri" w:cs="Calibri"/>
          <w:color w:val="000000"/>
        </w:rPr>
        <w:t xml:space="preserve">(3’ end) </w:t>
      </w:r>
      <w:r w:rsidR="00DF15EF">
        <w:rPr>
          <w:rFonts w:ascii="Calibri" w:eastAsia="Times New Roman" w:hAnsi="Calibri" w:cs="Calibri"/>
          <w:color w:val="000000"/>
        </w:rPr>
        <w:t xml:space="preserve">and the N terminal </w:t>
      </w:r>
      <w:r w:rsidR="004835B5">
        <w:rPr>
          <w:rFonts w:ascii="Calibri" w:eastAsia="Times New Roman" w:hAnsi="Calibri" w:cs="Calibri"/>
          <w:color w:val="000000"/>
        </w:rPr>
        <w:t xml:space="preserve">AA </w:t>
      </w:r>
      <w:r w:rsidR="00DF15EF">
        <w:rPr>
          <w:rFonts w:ascii="Calibri" w:eastAsia="Times New Roman" w:hAnsi="Calibri" w:cs="Calibri"/>
          <w:color w:val="000000"/>
        </w:rPr>
        <w:t xml:space="preserve">of </w:t>
      </w:r>
      <w:r w:rsidR="00DF15EF" w:rsidRPr="00FE23A7">
        <w:rPr>
          <w:rFonts w:ascii="Calibri" w:eastAsia="Times New Roman" w:hAnsi="Calibri" w:cs="Calibri"/>
          <w:i/>
          <w:iCs/>
          <w:color w:val="000000"/>
        </w:rPr>
        <w:t>J gene</w:t>
      </w:r>
      <w:r w:rsidR="00A557E4">
        <w:rPr>
          <w:rFonts w:ascii="Calibri" w:eastAsia="Times New Roman" w:hAnsi="Calibri" w:cs="Calibri"/>
          <w:color w:val="000000"/>
        </w:rPr>
        <w:t>s (5’ end)</w:t>
      </w:r>
      <w:r w:rsidR="00DF15EF">
        <w:rPr>
          <w:rFonts w:ascii="Calibri" w:eastAsia="Times New Roman" w:hAnsi="Calibri" w:cs="Calibri"/>
          <w:color w:val="000000"/>
        </w:rPr>
        <w:t>, which mark the boundaries of germline-encoded residues in the respective gene segments, were centered at AA residues 3 and 5, respectively (</w:t>
      </w:r>
      <w:r w:rsidRPr="00DF15EF">
        <w:rPr>
          <w:rFonts w:ascii="Calibri" w:eastAsia="Times New Roman" w:hAnsi="Calibri" w:cs="Calibri"/>
          <w:b/>
          <w:bCs/>
          <w:color w:val="000000"/>
        </w:rPr>
        <w:t xml:space="preserve">Figure </w:t>
      </w:r>
      <w:r>
        <w:rPr>
          <w:rFonts w:ascii="Calibri" w:eastAsia="Times New Roman" w:hAnsi="Calibri" w:cs="Calibri"/>
          <w:b/>
          <w:bCs/>
          <w:color w:val="000000"/>
        </w:rPr>
        <w:t>S3</w:t>
      </w:r>
      <w:r w:rsidR="00DF15EF">
        <w:rPr>
          <w:rFonts w:ascii="Calibri" w:eastAsia="Times New Roman" w:hAnsi="Calibri" w:cs="Calibri"/>
          <w:color w:val="000000"/>
        </w:rPr>
        <w:t xml:space="preserve">). Quantitatively, ~88% </w:t>
      </w:r>
      <w:r w:rsidR="00DF15EF" w:rsidRPr="00DF15EF">
        <w:rPr>
          <w:rFonts w:ascii="Calibri" w:eastAsia="Times New Roman" w:hAnsi="Calibri" w:cs="Calibri"/>
          <w:color w:val="000000"/>
        </w:rPr>
        <w:t xml:space="preserve">(1,178/1,342) </w:t>
      </w:r>
      <w:r w:rsidR="00DF15EF">
        <w:rPr>
          <w:rFonts w:ascii="Calibri" w:eastAsia="Times New Roman" w:hAnsi="Calibri" w:cs="Calibri"/>
          <w:color w:val="000000"/>
        </w:rPr>
        <w:t xml:space="preserve">of PIT-matched </w:t>
      </w:r>
      <w:r w:rsidR="00DF15EF" w:rsidRPr="00730F57">
        <w:rPr>
          <w:rFonts w:ascii="Calibri" w:eastAsia="Times New Roman" w:hAnsi="Calibri" w:cs="Calibri"/>
          <w:i/>
          <w:iCs/>
          <w:color w:val="000000"/>
        </w:rPr>
        <w:t xml:space="preserve">TRA </w:t>
      </w:r>
      <w:r w:rsidR="00DF15EF">
        <w:rPr>
          <w:rFonts w:ascii="Calibri" w:eastAsia="Times New Roman" w:hAnsi="Calibri" w:cs="Calibri"/>
          <w:color w:val="000000"/>
        </w:rPr>
        <w:t>junction</w:t>
      </w:r>
      <w:r w:rsidR="006B3B5A">
        <w:rPr>
          <w:rFonts w:ascii="Calibri" w:eastAsia="Times New Roman" w:hAnsi="Calibri" w:cs="Calibri"/>
          <w:color w:val="000000"/>
        </w:rPr>
        <w:t xml:space="preserve"> </w:t>
      </w:r>
      <w:r w:rsidR="00DF15EF">
        <w:rPr>
          <w:rFonts w:ascii="Calibri" w:eastAsia="Times New Roman" w:hAnsi="Calibri" w:cs="Calibri"/>
          <w:color w:val="000000"/>
        </w:rPr>
        <w:t xml:space="preserve">mismatches were located between the </w:t>
      </w:r>
      <w:r w:rsidR="00A557E4">
        <w:rPr>
          <w:rFonts w:ascii="Calibri" w:eastAsia="Times New Roman" w:hAnsi="Calibri" w:cs="Calibri"/>
          <w:color w:val="000000"/>
        </w:rPr>
        <w:t>3</w:t>
      </w:r>
      <w:r w:rsidR="00DF15EF">
        <w:rPr>
          <w:rFonts w:ascii="Calibri" w:eastAsia="Times New Roman" w:hAnsi="Calibri" w:cs="Calibri"/>
          <w:color w:val="000000"/>
        </w:rPr>
        <w:t>’end</w:t>
      </w:r>
      <w:r w:rsidR="00A557E4">
        <w:rPr>
          <w:rFonts w:ascii="Calibri" w:eastAsia="Times New Roman" w:hAnsi="Calibri" w:cs="Calibri"/>
          <w:color w:val="000000"/>
        </w:rPr>
        <w:t>s</w:t>
      </w:r>
      <w:r w:rsidR="00DF15EF">
        <w:rPr>
          <w:rFonts w:ascii="Calibri" w:eastAsia="Times New Roman" w:hAnsi="Calibri" w:cs="Calibri"/>
          <w:color w:val="000000"/>
        </w:rPr>
        <w:t xml:space="preserve"> of </w:t>
      </w:r>
      <w:r w:rsidR="001B723C" w:rsidRPr="00FE23A7">
        <w:rPr>
          <w:rFonts w:ascii="Calibri" w:eastAsia="Times New Roman" w:hAnsi="Calibri" w:cs="Calibri"/>
          <w:i/>
          <w:iCs/>
          <w:color w:val="000000"/>
        </w:rPr>
        <w:t>V gene</w:t>
      </w:r>
      <w:r w:rsidR="00A557E4">
        <w:rPr>
          <w:rFonts w:ascii="Calibri" w:eastAsia="Times New Roman" w:hAnsi="Calibri" w:cs="Calibri"/>
          <w:color w:val="000000"/>
        </w:rPr>
        <w:t>s</w:t>
      </w:r>
      <w:r w:rsidR="00DF15EF" w:rsidRPr="00DF15EF">
        <w:rPr>
          <w:rFonts w:ascii="Calibri" w:eastAsia="Times New Roman" w:hAnsi="Calibri" w:cs="Calibri"/>
          <w:color w:val="000000"/>
        </w:rPr>
        <w:t xml:space="preserve"> and </w:t>
      </w:r>
      <w:r w:rsidR="00DF15EF">
        <w:rPr>
          <w:rFonts w:ascii="Calibri" w:eastAsia="Times New Roman" w:hAnsi="Calibri" w:cs="Calibri"/>
          <w:color w:val="000000"/>
        </w:rPr>
        <w:t xml:space="preserve">the </w:t>
      </w:r>
      <w:r w:rsidR="00A557E4">
        <w:rPr>
          <w:rFonts w:ascii="Calibri" w:eastAsia="Times New Roman" w:hAnsi="Calibri" w:cs="Calibri"/>
          <w:color w:val="000000"/>
        </w:rPr>
        <w:t>5’</w:t>
      </w:r>
      <w:r w:rsidR="00DF15EF">
        <w:rPr>
          <w:rFonts w:ascii="Calibri" w:eastAsia="Times New Roman" w:hAnsi="Calibri" w:cs="Calibri"/>
          <w:color w:val="000000"/>
        </w:rPr>
        <w:t>end</w:t>
      </w:r>
      <w:r w:rsidR="00A557E4">
        <w:rPr>
          <w:rFonts w:ascii="Calibri" w:eastAsia="Times New Roman" w:hAnsi="Calibri" w:cs="Calibri"/>
          <w:color w:val="000000"/>
        </w:rPr>
        <w:t>s</w:t>
      </w:r>
      <w:r w:rsidR="00433FCE">
        <w:rPr>
          <w:rFonts w:ascii="Calibri" w:eastAsia="Times New Roman" w:hAnsi="Calibri" w:cs="Calibri"/>
          <w:color w:val="000000"/>
        </w:rPr>
        <w:t xml:space="preserve"> </w:t>
      </w:r>
      <w:r w:rsidR="00DF15EF">
        <w:rPr>
          <w:rFonts w:ascii="Calibri" w:eastAsia="Times New Roman" w:hAnsi="Calibri" w:cs="Calibri"/>
          <w:color w:val="000000"/>
        </w:rPr>
        <w:t xml:space="preserve">of </w:t>
      </w:r>
      <w:r w:rsidR="00DF15EF" w:rsidRPr="00FE23A7">
        <w:rPr>
          <w:rFonts w:ascii="Calibri" w:eastAsia="Times New Roman" w:hAnsi="Calibri" w:cs="Calibri"/>
          <w:i/>
          <w:iCs/>
          <w:color w:val="000000"/>
        </w:rPr>
        <w:t>J gene</w:t>
      </w:r>
      <w:r w:rsidR="00A557E4">
        <w:rPr>
          <w:rFonts w:ascii="Calibri" w:eastAsia="Times New Roman" w:hAnsi="Calibri" w:cs="Calibri"/>
          <w:color w:val="000000"/>
        </w:rPr>
        <w:t>s</w:t>
      </w:r>
      <w:r w:rsidR="00DF15EF">
        <w:rPr>
          <w:rFonts w:ascii="Calibri" w:eastAsia="Times New Roman" w:hAnsi="Calibri" w:cs="Calibri"/>
          <w:color w:val="000000"/>
        </w:rPr>
        <w:t xml:space="preserve">. </w:t>
      </w:r>
      <w:r w:rsidR="00DC40B2">
        <w:rPr>
          <w:rFonts w:ascii="Calibri" w:eastAsia="Times New Roman" w:hAnsi="Calibri" w:cs="Calibri"/>
          <w:color w:val="000000"/>
        </w:rPr>
        <w:t xml:space="preserve">Normalizing the site of mismatches for junction length reduced </w:t>
      </w:r>
      <w:r w:rsidR="00FF42EB">
        <w:rPr>
          <w:rFonts w:ascii="Calibri" w:eastAsia="Times New Roman" w:hAnsi="Calibri" w:cs="Calibri"/>
          <w:color w:val="000000"/>
        </w:rPr>
        <w:t>variability but</w:t>
      </w:r>
      <w:r w:rsidR="00DC40B2">
        <w:rPr>
          <w:rFonts w:ascii="Calibri" w:eastAsia="Times New Roman" w:hAnsi="Calibri" w:cs="Calibri"/>
          <w:color w:val="000000"/>
        </w:rPr>
        <w:t xml:space="preserve"> did not change the essential features of the results. </w:t>
      </w:r>
      <w:r w:rsidR="00DF15EF">
        <w:rPr>
          <w:rFonts w:ascii="Calibri" w:eastAsia="Times New Roman" w:hAnsi="Calibri" w:cs="Calibri"/>
          <w:color w:val="000000"/>
        </w:rPr>
        <w:t>Thus, PIT mismatches occurred primarily in the non-</w:t>
      </w:r>
      <w:r w:rsidR="003D2FBA">
        <w:rPr>
          <w:rFonts w:ascii="Calibri" w:eastAsia="Times New Roman" w:hAnsi="Calibri" w:cs="Calibri"/>
          <w:color w:val="000000"/>
        </w:rPr>
        <w:t>germline-encoded</w:t>
      </w:r>
      <w:r w:rsidR="00DF15EF">
        <w:rPr>
          <w:rFonts w:ascii="Calibri" w:eastAsia="Times New Roman" w:hAnsi="Calibri" w:cs="Calibri"/>
          <w:color w:val="000000"/>
        </w:rPr>
        <w:t xml:space="preserve"> V-J recombination region. </w:t>
      </w:r>
    </w:p>
    <w:p w14:paraId="146A4630" w14:textId="14A9A85A" w:rsidR="003B403C" w:rsidRDefault="009018B8" w:rsidP="009018B8">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We next focused </w:t>
      </w:r>
      <w:r w:rsidR="00F81ACC">
        <w:rPr>
          <w:rFonts w:ascii="Calibri" w:eastAsia="Times New Roman" w:hAnsi="Calibri" w:cs="Calibri"/>
          <w:color w:val="000000"/>
        </w:rPr>
        <w:t xml:space="preserve">our comparisons </w:t>
      </w:r>
      <w:r>
        <w:rPr>
          <w:rFonts w:ascii="Calibri" w:eastAsia="Times New Roman" w:hAnsi="Calibri" w:cs="Calibri"/>
          <w:color w:val="000000"/>
        </w:rPr>
        <w:t xml:space="preserve">on regions important for TCR binding and function. </w:t>
      </w:r>
      <w:r w:rsidR="004F2B16">
        <w:rPr>
          <w:rFonts w:ascii="Calibri" w:eastAsia="Times New Roman" w:hAnsi="Calibri" w:cs="Calibri"/>
          <w:color w:val="000000"/>
        </w:rPr>
        <w:t>Analogous</w:t>
      </w:r>
      <w:r>
        <w:rPr>
          <w:rFonts w:ascii="Calibri" w:eastAsia="Times New Roman" w:hAnsi="Calibri" w:cs="Calibri"/>
          <w:color w:val="000000"/>
        </w:rPr>
        <w:t xml:space="preserve"> to immunoglobulin molecules, TCR </w:t>
      </w:r>
      <w:r w:rsidR="00E62C58">
        <w:rPr>
          <w:rFonts w:ascii="Calibri" w:eastAsia="Times New Roman" w:hAnsi="Calibri" w:cs="Calibri"/>
          <w:color w:val="000000"/>
        </w:rPr>
        <w:t>complementary determining regions (</w:t>
      </w:r>
      <w:r w:rsidRPr="009018B8">
        <w:rPr>
          <w:rFonts w:ascii="Calibri" w:eastAsia="Times New Roman" w:hAnsi="Calibri" w:cs="Calibri"/>
          <w:color w:val="000000"/>
        </w:rPr>
        <w:t>CDRs</w:t>
      </w:r>
      <w:r w:rsidR="00E62C58">
        <w:rPr>
          <w:rFonts w:ascii="Calibri" w:eastAsia="Times New Roman" w:hAnsi="Calibri" w:cs="Calibri"/>
          <w:color w:val="000000"/>
        </w:rPr>
        <w:t>)</w:t>
      </w:r>
      <w:r w:rsidRPr="009018B8">
        <w:rPr>
          <w:rFonts w:ascii="Calibri" w:eastAsia="Times New Roman" w:hAnsi="Calibri" w:cs="Calibri"/>
          <w:color w:val="000000"/>
        </w:rPr>
        <w:t xml:space="preserve"> convey the specificity for antigen and major histocompatibility complex molecules</w:t>
      </w:r>
      <w:r>
        <w:rPr>
          <w:rFonts w:ascii="Calibri" w:eastAsia="Times New Roman" w:hAnsi="Calibri" w:cs="Calibri"/>
          <w:color w:val="000000"/>
        </w:rPr>
        <w:t xml:space="preserve"> </w:t>
      </w:r>
      <w:r>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{"citationID":"vgtVGW3a","properties":{"formattedCitation":"\\super 28\\nosupersub{}","plainCitation":"28","noteIndex":0},"citationItems":[{"id":1425,"uris":["http://zotero.org/users/522661/items/BHAD7XEP"],"itemData":{"id":1425,"type":"article-journal","abstract":"The antigen receptor on T cells (TCR) has been predicted to have a structure similar to a membrane-anchored form of an immunoglobulin F(ab) fragment. Virtually all of the conserved amino acids that are important for inter- and intramolecular interactions in the VH-VL pair are also conserved in the TCR V alpha and V beta chains. A molecular model of the TCR has been constructed by homology and we have used the information from this, as well as the earlier structural predictions of others, to study the basis for specificity. Specifically, regions of a TCR cloned from an antigen-specific T cell were stitched into the corresponding framework of a second TCR. Results indicate that the substitution of amino acid sequences corresponding to the complementarity determining regions (CDRs) of immunoglobulin can convey the specificity for antigen and major histocompatibility complex molecules. These data are consistent with a role, but not an exclusive role, for CDR3 in antigen peptide recognition.","container-title":"The EMBO Journal","ISSN":"0261-4189","issue":"5","journalAbbreviation":"EMBO J","note":"PMID: 7534228\nPMCID: PMC398165","page":"927-938","source":"PubMed Central","title":"Predicted complementarity determining regions of the T cell antigen receptor determine antigen specificity.","volume":"14","author":[{"family":"Katayama","given":"C D"},{"family":"Eidelman","given":"F J"},{"family":"Duncan","given":"A"},{"family":"Hooshmand","given":"F"},{"family":"Hedrick","given":"S M"}],"issued":{"date-parts":[["1995",3,1]]}}}],"schema":"https://github.com/citation-style-language/schema/raw/master/csl-citation.json"} </w:instrText>
      </w:r>
      <w:r>
        <w:rPr>
          <w:rFonts w:ascii="Calibri" w:eastAsia="Times New Roman" w:hAnsi="Calibri" w:cs="Calibri"/>
          <w:color w:val="000000"/>
        </w:rPr>
        <w:fldChar w:fldCharType="separate"/>
      </w:r>
      <w:r w:rsidR="00583190" w:rsidRPr="00583190">
        <w:rPr>
          <w:rFonts w:ascii="Calibri" w:hAnsi="Calibri" w:cs="Calibri"/>
          <w:color w:val="000000"/>
          <w:vertAlign w:val="superscript"/>
        </w:rPr>
        <w:t>28</w:t>
      </w:r>
      <w:r>
        <w:rPr>
          <w:rFonts w:ascii="Calibri" w:eastAsia="Times New Roman" w:hAnsi="Calibri" w:cs="Calibri"/>
          <w:color w:val="000000"/>
        </w:rPr>
        <w:fldChar w:fldCharType="end"/>
      </w:r>
      <w:r w:rsidRPr="009018B8">
        <w:rPr>
          <w:rFonts w:ascii="Calibri" w:eastAsia="Times New Roman" w:hAnsi="Calibri" w:cs="Calibri"/>
          <w:color w:val="000000"/>
        </w:rPr>
        <w:t>.</w:t>
      </w:r>
      <w:r w:rsidR="00D571C2">
        <w:rPr>
          <w:rFonts w:ascii="Calibri" w:eastAsia="Times New Roman" w:hAnsi="Calibri" w:cs="Calibri"/>
          <w:color w:val="000000"/>
        </w:rPr>
        <w:t xml:space="preserve"> </w:t>
      </w:r>
      <w:r w:rsidR="006B3B5A">
        <w:rPr>
          <w:rFonts w:ascii="Calibri" w:eastAsia="Times New Roman" w:hAnsi="Calibri" w:cs="Calibri"/>
          <w:color w:val="000000"/>
        </w:rPr>
        <w:t>A comparison of CDR1 region</w:t>
      </w:r>
      <w:r w:rsidR="00D571C2">
        <w:rPr>
          <w:rFonts w:ascii="Calibri" w:eastAsia="Times New Roman" w:hAnsi="Calibri" w:cs="Calibri"/>
          <w:color w:val="000000"/>
        </w:rPr>
        <w:t xml:space="preserve"> lengths</w:t>
      </w:r>
      <w:r w:rsidR="006B3B5A">
        <w:rPr>
          <w:rFonts w:ascii="Calibri" w:eastAsia="Times New Roman" w:hAnsi="Calibri" w:cs="Calibri"/>
          <w:color w:val="000000"/>
        </w:rPr>
        <w:t xml:space="preserve"> </w:t>
      </w:r>
      <w:r>
        <w:rPr>
          <w:rFonts w:ascii="Calibri" w:eastAsia="Times New Roman" w:hAnsi="Calibri" w:cs="Calibri"/>
          <w:color w:val="000000"/>
        </w:rPr>
        <w:t xml:space="preserve">identified using </w:t>
      </w:r>
      <w:r w:rsidRPr="00F851C0">
        <w:rPr>
          <w:rFonts w:ascii="Calibri" w:eastAsia="Times New Roman" w:hAnsi="Calibri" w:cs="Calibri"/>
          <w:color w:val="000000"/>
        </w:rPr>
        <w:t>IMGT/</w:t>
      </w:r>
      <w:proofErr w:type="spellStart"/>
      <w:r w:rsidRPr="00F851C0">
        <w:rPr>
          <w:rFonts w:ascii="Calibri" w:eastAsia="Times New Roman" w:hAnsi="Calibri" w:cs="Calibri"/>
          <w:color w:val="000000"/>
        </w:rPr>
        <w:t>HighV</w:t>
      </w:r>
      <w:proofErr w:type="spellEnd"/>
      <w:r w:rsidRPr="00F851C0">
        <w:rPr>
          <w:rFonts w:ascii="Calibri" w:eastAsia="Times New Roman" w:hAnsi="Calibri" w:cs="Calibri"/>
          <w:color w:val="000000"/>
        </w:rPr>
        <w:t>-QUEST</w:t>
      </w:r>
      <w:r>
        <w:rPr>
          <w:rFonts w:ascii="Calibri" w:eastAsia="Times New Roman" w:hAnsi="Calibri" w:cs="Calibri"/>
          <w:color w:val="000000"/>
        </w:rPr>
        <w:t xml:space="preserve"> </w:t>
      </w:r>
      <w:r>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{"citationID":"WFx7iI2l","properties":{"formattedCitation":"\\super 27\\nosupersub{}","plainCitation":"27","noteIndex":0},"citationItems":[{"id":851,"uris":["http://zotero.org/users/522661/items/4B3I8M35"],"itemData":{"id":851,"type":"article-journal","abstract":"IMGT/V-QUEST is the highly customized and integrated online IMGT(®) tool for the standardized analysis of the immunoglobulin (IG) or antibody and T cell receptor (TR) rearranged nucleotide sequences. The analysis of these antigen receptors represents a crucial challenge for the study of the adaptive immune response in normal and disease-related situations. The expressed IG and TR repertoires represent a potential of 10(12) IG and 10(12) TR per individual. This huge diversity results from mechanisms that occur at the DNA level during the IG and TR molecular synthesis. These mechanisms include the combinatorial rearrangements of the variable (V), diversity (D) and joining (J) genes, the N-diversity (deletion and addition at random of nucleotides during the V-(D)-J rearrangement) and, for IG, somatic hypermutations. IMGT/V-QUEST identifies the V, D, J genes and alleles by alignment with the germline IG and TR gene and allele sequences of the IMGT reference directory. The tool describes the V-REGION mutations and identifies the hot spot positions in the closest germline V gene. IMGT/V-QUEST integrates IMGT/JunctionAnalysis for a detailed analysis of the V-J and V-D-J junctions and IMGT/Automat for a complete annotation of the sequences and also provides IMGT Collier de Perles. IMGT/HighV-QUEST, the high-throughput version of IMGT/V-QUEST, implemented to answer the needs of deep sequencing data analysis from Next Generation Sequencing (NGS), allows the analysis of thousands of IG and TR sequences in a single run. IMGT/V-QUEST and IMGT/HighV-QUEST are available at the IMGT(®) Home page, http://www.imgt.org.","container-title":"Methods in Molecular Biology (Clifton, N.J.)","DOI":"10.1007/978-1-61779-842-9_32","ISSN":"1940-6029","journalAbbreviation":"Methods Mol. Biol.","language":"eng","note":"PMID: 22665256","page":"569-604","source":"PubMed","title":"IMGT(®) tools for the nucleotide analysis of immunoglobulin (IG) and T cell receptor (TR) V-(D)-J repertoires, polymorphisms, and IG mutations: IMGT/V-QUEST and IMGT/HighV-QUEST for NGS","title-short":"IMGT(®) tools for the nucleotide analysis of immunoglobulin (IG) and T cell receptor (TR) V-(D)-J repertoires, polymorphisms, and IG mutations","volume":"882","author":[{"family":"Alamyar","given":"Eltaf"},{"family":"Duroux","given":"Patrice"},{"family":"Lefranc","given":"Marie-Paule"},{"family":"Giudicelli","given":"Véronique"}],"issued":{"date-parts":[["2012"]]}}}],"schema":"https://github.com/citation-style-language/schema/raw/master/csl-citation.json"} </w:instrText>
      </w:r>
      <w:r>
        <w:rPr>
          <w:rFonts w:ascii="Calibri" w:eastAsia="Times New Roman" w:hAnsi="Calibri" w:cs="Calibri"/>
          <w:color w:val="000000"/>
        </w:rPr>
        <w:fldChar w:fldCharType="separate"/>
      </w:r>
      <w:r w:rsidR="00583190" w:rsidRPr="00583190">
        <w:rPr>
          <w:rFonts w:ascii="Calibri" w:hAnsi="Calibri" w:cs="Calibri"/>
          <w:color w:val="000000"/>
          <w:vertAlign w:val="superscript"/>
        </w:rPr>
        <w:t>27</w:t>
      </w:r>
      <w:r>
        <w:rPr>
          <w:rFonts w:ascii="Calibri" w:eastAsia="Times New Roman" w:hAnsi="Calibri" w:cs="Calibri"/>
          <w:color w:val="000000"/>
        </w:rPr>
        <w:fldChar w:fldCharType="end"/>
      </w:r>
      <w:r>
        <w:rPr>
          <w:rFonts w:ascii="Calibri" w:eastAsia="Times New Roman" w:hAnsi="Calibri" w:cs="Calibri"/>
          <w:color w:val="000000"/>
        </w:rPr>
        <w:t xml:space="preserve"> </w:t>
      </w:r>
      <w:r w:rsidR="006B3B5A">
        <w:rPr>
          <w:rFonts w:ascii="Calibri" w:eastAsia="Times New Roman" w:hAnsi="Calibri" w:cs="Calibri"/>
          <w:color w:val="000000"/>
        </w:rPr>
        <w:t xml:space="preserve">showed that the median CDR1 length was identical in PIT-matched and non-matched junctions, </w:t>
      </w:r>
      <w:r>
        <w:rPr>
          <w:rFonts w:ascii="Calibri" w:eastAsia="Times New Roman" w:hAnsi="Calibri" w:cs="Calibri"/>
          <w:color w:val="000000"/>
        </w:rPr>
        <w:t xml:space="preserve">but </w:t>
      </w:r>
      <w:r w:rsidR="006B3B5A">
        <w:rPr>
          <w:rFonts w:ascii="Calibri" w:eastAsia="Times New Roman" w:hAnsi="Calibri" w:cs="Calibri"/>
          <w:color w:val="000000"/>
        </w:rPr>
        <w:t xml:space="preserve">the distribution was left-shifted significantly (i.e., </w:t>
      </w:r>
      <w:r w:rsidR="00DA3AA5">
        <w:rPr>
          <w:rFonts w:ascii="Calibri" w:eastAsia="Times New Roman" w:hAnsi="Calibri" w:cs="Calibri"/>
          <w:color w:val="000000"/>
        </w:rPr>
        <w:t xml:space="preserve">CDR1 regions were </w:t>
      </w:r>
      <w:r w:rsidR="006B3B5A">
        <w:rPr>
          <w:rFonts w:ascii="Calibri" w:eastAsia="Times New Roman" w:hAnsi="Calibri" w:cs="Calibri"/>
          <w:color w:val="000000"/>
        </w:rPr>
        <w:t>shorter) for PIT-matched junctions</w:t>
      </w:r>
      <w:r w:rsidR="00E26395">
        <w:rPr>
          <w:rFonts w:ascii="Calibri" w:eastAsia="Times New Roman" w:hAnsi="Calibri" w:cs="Calibri"/>
          <w:color w:val="000000"/>
        </w:rPr>
        <w:t xml:space="preserve"> (</w:t>
      </w:r>
      <w:r w:rsidR="007379CA">
        <w:rPr>
          <w:rFonts w:ascii="Calibri" w:eastAsia="Times New Roman" w:hAnsi="Calibri" w:cs="Calibri"/>
          <w:b/>
          <w:bCs/>
          <w:color w:val="000000"/>
        </w:rPr>
        <w:t>Figure S4</w:t>
      </w:r>
      <w:r>
        <w:rPr>
          <w:rFonts w:ascii="Calibri" w:eastAsia="Times New Roman" w:hAnsi="Calibri" w:cs="Calibri"/>
          <w:b/>
          <w:bCs/>
          <w:color w:val="000000"/>
        </w:rPr>
        <w:t>A</w:t>
      </w:r>
      <w:r w:rsidR="00E26395">
        <w:rPr>
          <w:rFonts w:ascii="Calibri" w:eastAsia="Times New Roman" w:hAnsi="Calibri" w:cs="Calibri"/>
          <w:b/>
          <w:bCs/>
          <w:color w:val="000000"/>
        </w:rPr>
        <w:t>)</w:t>
      </w:r>
      <w:r w:rsidR="006B3B5A">
        <w:rPr>
          <w:rFonts w:ascii="Calibri" w:eastAsia="Times New Roman" w:hAnsi="Calibri" w:cs="Calibri"/>
          <w:color w:val="000000"/>
        </w:rPr>
        <w:t xml:space="preserve">. </w:t>
      </w:r>
      <w:r w:rsidR="00E26395">
        <w:rPr>
          <w:rFonts w:ascii="Calibri" w:eastAsia="Times New Roman" w:hAnsi="Calibri" w:cs="Calibri"/>
          <w:color w:val="000000"/>
        </w:rPr>
        <w:t xml:space="preserve">CDR2 regions showed no </w:t>
      </w:r>
      <w:r w:rsidR="00D571C2">
        <w:rPr>
          <w:rFonts w:ascii="Calibri" w:eastAsia="Times New Roman" w:hAnsi="Calibri" w:cs="Calibri"/>
          <w:color w:val="000000"/>
        </w:rPr>
        <w:t xml:space="preserve">length </w:t>
      </w:r>
      <w:r w:rsidR="00E26395">
        <w:rPr>
          <w:rFonts w:ascii="Calibri" w:eastAsia="Times New Roman" w:hAnsi="Calibri" w:cs="Calibri"/>
          <w:color w:val="000000"/>
        </w:rPr>
        <w:t>difference</w:t>
      </w:r>
      <w:r w:rsidR="00D571C2">
        <w:rPr>
          <w:rFonts w:ascii="Calibri" w:eastAsia="Times New Roman" w:hAnsi="Calibri" w:cs="Calibri"/>
          <w:color w:val="000000"/>
        </w:rPr>
        <w:t>s</w:t>
      </w:r>
      <w:r w:rsidR="00E26395">
        <w:rPr>
          <w:rFonts w:ascii="Calibri" w:eastAsia="Times New Roman" w:hAnsi="Calibri" w:cs="Calibri"/>
          <w:color w:val="000000"/>
        </w:rPr>
        <w:t xml:space="preserve"> between PIT-matched and non-matched </w:t>
      </w:r>
      <w:r w:rsidR="00E26395" w:rsidRPr="00E26395">
        <w:rPr>
          <w:rFonts w:ascii="Calibri" w:eastAsia="Times New Roman" w:hAnsi="Calibri" w:cs="Calibri"/>
          <w:i/>
          <w:iCs/>
          <w:color w:val="000000"/>
        </w:rPr>
        <w:t>TRA</w:t>
      </w:r>
      <w:r w:rsidR="00E26395">
        <w:rPr>
          <w:rFonts w:ascii="Calibri" w:eastAsia="Times New Roman" w:hAnsi="Calibri" w:cs="Calibri"/>
          <w:color w:val="000000"/>
        </w:rPr>
        <w:t xml:space="preserve"> chains (</w:t>
      </w:r>
      <w:r w:rsidR="007379CA">
        <w:rPr>
          <w:rFonts w:ascii="Calibri" w:eastAsia="Times New Roman" w:hAnsi="Calibri" w:cs="Calibri"/>
          <w:b/>
          <w:bCs/>
          <w:color w:val="000000"/>
        </w:rPr>
        <w:t>Figure S4</w:t>
      </w:r>
      <w:r>
        <w:rPr>
          <w:rFonts w:ascii="Calibri" w:eastAsia="Times New Roman" w:hAnsi="Calibri" w:cs="Calibri"/>
          <w:b/>
          <w:bCs/>
          <w:color w:val="000000"/>
        </w:rPr>
        <w:t>B</w:t>
      </w:r>
      <w:r w:rsidR="00E26395" w:rsidRPr="00E26395">
        <w:rPr>
          <w:rFonts w:ascii="Calibri" w:eastAsia="Times New Roman" w:hAnsi="Calibri" w:cs="Calibri"/>
          <w:color w:val="000000"/>
        </w:rPr>
        <w:t>),</w:t>
      </w:r>
      <w:r w:rsidR="00E26395">
        <w:rPr>
          <w:rFonts w:ascii="Calibri" w:eastAsia="Times New Roman" w:hAnsi="Calibri" w:cs="Calibri"/>
          <w:color w:val="000000"/>
        </w:rPr>
        <w:t xml:space="preserve"> </w:t>
      </w:r>
      <w:r w:rsidR="00E26395" w:rsidRPr="00E26395">
        <w:rPr>
          <w:rFonts w:ascii="Calibri" w:eastAsia="Times New Roman" w:hAnsi="Calibri" w:cs="Calibri"/>
          <w:color w:val="000000"/>
        </w:rPr>
        <w:t>whereas</w:t>
      </w:r>
      <w:r w:rsidR="00D571C2">
        <w:rPr>
          <w:rFonts w:ascii="Calibri" w:eastAsia="Times New Roman" w:hAnsi="Calibri" w:cs="Calibri"/>
          <w:color w:val="000000"/>
        </w:rPr>
        <w:t xml:space="preserve"> </w:t>
      </w:r>
      <w:r w:rsidR="00E26395">
        <w:rPr>
          <w:rFonts w:ascii="Calibri" w:eastAsia="Times New Roman" w:hAnsi="Calibri" w:cs="Calibri"/>
          <w:color w:val="000000"/>
        </w:rPr>
        <w:t>CDR3 regions</w:t>
      </w:r>
      <w:r w:rsidR="00D571C2">
        <w:rPr>
          <w:rFonts w:ascii="Calibri" w:eastAsia="Times New Roman" w:hAnsi="Calibri" w:cs="Calibri"/>
          <w:color w:val="000000"/>
        </w:rPr>
        <w:t xml:space="preserve">, </w:t>
      </w:r>
      <w:r w:rsidR="00271E0C">
        <w:rPr>
          <w:rFonts w:ascii="Calibri" w:eastAsia="Times New Roman" w:hAnsi="Calibri" w:cs="Calibri"/>
          <w:color w:val="000000"/>
        </w:rPr>
        <w:t xml:space="preserve">as expected since they comprise </w:t>
      </w:r>
      <w:r w:rsidR="00271E0C">
        <w:rPr>
          <w:rFonts w:ascii="Calibri" w:eastAsia="Times New Roman" w:hAnsi="Calibri" w:cs="Calibri"/>
          <w:color w:val="000000"/>
        </w:rPr>
        <w:lastRenderedPageBreak/>
        <w:t xml:space="preserve">most of the junction sequences compared in </w:t>
      </w:r>
      <w:r w:rsidR="00271E0C" w:rsidRPr="005A06E9">
        <w:rPr>
          <w:rFonts w:ascii="Calibri" w:eastAsia="Times New Roman" w:hAnsi="Calibri" w:cs="Calibri"/>
          <w:b/>
          <w:bCs/>
          <w:color w:val="000000"/>
        </w:rPr>
        <w:t>Figure 2</w:t>
      </w:r>
      <w:r w:rsidR="00271E0C">
        <w:rPr>
          <w:rFonts w:ascii="Calibri" w:eastAsia="Times New Roman" w:hAnsi="Calibri" w:cs="Calibri"/>
          <w:color w:val="000000"/>
        </w:rPr>
        <w:t xml:space="preserve">, </w:t>
      </w:r>
      <w:r w:rsidR="00E26395">
        <w:rPr>
          <w:rFonts w:ascii="Calibri" w:eastAsia="Times New Roman" w:hAnsi="Calibri" w:cs="Calibri"/>
          <w:color w:val="000000"/>
        </w:rPr>
        <w:t>were</w:t>
      </w:r>
      <w:r w:rsidR="003B403C">
        <w:rPr>
          <w:rFonts w:ascii="Calibri" w:eastAsia="Times New Roman" w:hAnsi="Calibri" w:cs="Calibri"/>
          <w:color w:val="000000"/>
        </w:rPr>
        <w:t xml:space="preserve"> </w:t>
      </w:r>
      <w:r w:rsidR="00E26395">
        <w:rPr>
          <w:rFonts w:ascii="Calibri" w:eastAsia="Times New Roman" w:hAnsi="Calibri" w:cs="Calibri"/>
          <w:color w:val="000000"/>
        </w:rPr>
        <w:t xml:space="preserve">shorter in in PIT-matched </w:t>
      </w:r>
      <w:r w:rsidR="00E26395" w:rsidRPr="00E26395">
        <w:rPr>
          <w:rFonts w:ascii="Calibri" w:eastAsia="Times New Roman" w:hAnsi="Calibri" w:cs="Calibri"/>
          <w:i/>
          <w:iCs/>
          <w:color w:val="000000"/>
        </w:rPr>
        <w:t>TRA</w:t>
      </w:r>
      <w:r w:rsidR="00E26395">
        <w:rPr>
          <w:rFonts w:ascii="Calibri" w:eastAsia="Times New Roman" w:hAnsi="Calibri" w:cs="Calibri"/>
          <w:color w:val="000000"/>
        </w:rPr>
        <w:t xml:space="preserve"> chains (</w:t>
      </w:r>
      <w:r w:rsidR="007379CA">
        <w:rPr>
          <w:rFonts w:ascii="Calibri" w:eastAsia="Times New Roman" w:hAnsi="Calibri" w:cs="Calibri"/>
          <w:b/>
          <w:bCs/>
          <w:color w:val="000000"/>
        </w:rPr>
        <w:t>Figure S4</w:t>
      </w:r>
      <w:r>
        <w:rPr>
          <w:rFonts w:ascii="Calibri" w:eastAsia="Times New Roman" w:hAnsi="Calibri" w:cs="Calibri"/>
          <w:b/>
          <w:bCs/>
          <w:color w:val="000000"/>
        </w:rPr>
        <w:t>C</w:t>
      </w:r>
      <w:r w:rsidR="00E26395" w:rsidRPr="00E26395">
        <w:rPr>
          <w:rFonts w:ascii="Calibri" w:eastAsia="Times New Roman" w:hAnsi="Calibri" w:cs="Calibri"/>
          <w:color w:val="000000"/>
        </w:rPr>
        <w:t>)</w:t>
      </w:r>
      <w:r w:rsidR="003B403C">
        <w:rPr>
          <w:rFonts w:ascii="Calibri" w:eastAsia="Times New Roman" w:hAnsi="Calibri" w:cs="Calibri"/>
          <w:color w:val="000000"/>
        </w:rPr>
        <w:t xml:space="preserve">, by ~3 </w:t>
      </w:r>
      <w:proofErr w:type="spellStart"/>
      <w:r w:rsidR="003B403C">
        <w:rPr>
          <w:rFonts w:ascii="Calibri" w:eastAsia="Times New Roman" w:hAnsi="Calibri" w:cs="Calibri"/>
          <w:color w:val="000000"/>
        </w:rPr>
        <w:t>nt</w:t>
      </w:r>
      <w:proofErr w:type="spellEnd"/>
      <w:r w:rsidR="003B403C">
        <w:rPr>
          <w:rFonts w:ascii="Calibri" w:eastAsia="Times New Roman" w:hAnsi="Calibri" w:cs="Calibri"/>
          <w:color w:val="000000"/>
        </w:rPr>
        <w:t xml:space="preserve"> (1 AA). </w:t>
      </w:r>
      <w:r w:rsidR="00E26395">
        <w:rPr>
          <w:rFonts w:ascii="Calibri" w:eastAsia="Times New Roman" w:hAnsi="Calibri" w:cs="Calibri"/>
          <w:color w:val="000000"/>
        </w:rPr>
        <w:t xml:space="preserve">In other </w:t>
      </w:r>
      <w:r w:rsidR="006506D8">
        <w:rPr>
          <w:rFonts w:ascii="Calibri" w:eastAsia="Times New Roman" w:hAnsi="Calibri" w:cs="Calibri"/>
          <w:color w:val="000000"/>
        </w:rPr>
        <w:t>analyses</w:t>
      </w:r>
      <w:r w:rsidR="00E26395">
        <w:rPr>
          <w:rFonts w:ascii="Calibri" w:eastAsia="Times New Roman" w:hAnsi="Calibri" w:cs="Calibri"/>
          <w:color w:val="000000"/>
        </w:rPr>
        <w:t xml:space="preserve">, we found that framework (FR) regions FR1, FR2, FR3 and FR4 </w:t>
      </w:r>
      <w:r w:rsidR="00D571C2">
        <w:rPr>
          <w:rFonts w:ascii="Calibri" w:eastAsia="Times New Roman" w:hAnsi="Calibri" w:cs="Calibri"/>
          <w:color w:val="000000"/>
        </w:rPr>
        <w:t xml:space="preserve">did not </w:t>
      </w:r>
      <w:r w:rsidR="00A40EA2">
        <w:rPr>
          <w:rFonts w:ascii="Calibri" w:eastAsia="Times New Roman" w:hAnsi="Calibri" w:cs="Calibri"/>
          <w:color w:val="000000"/>
        </w:rPr>
        <w:t>differ</w:t>
      </w:r>
      <w:r w:rsidR="00E26395">
        <w:rPr>
          <w:rFonts w:ascii="Calibri" w:eastAsia="Times New Roman" w:hAnsi="Calibri" w:cs="Calibri"/>
          <w:color w:val="000000"/>
        </w:rPr>
        <w:t xml:space="preserve"> in length between PIT-matched and non-matched </w:t>
      </w:r>
      <w:r w:rsidR="00E26395" w:rsidRPr="00E26395">
        <w:rPr>
          <w:rFonts w:ascii="Calibri" w:eastAsia="Times New Roman" w:hAnsi="Calibri" w:cs="Calibri"/>
          <w:i/>
          <w:iCs/>
          <w:color w:val="000000"/>
        </w:rPr>
        <w:t>TRA</w:t>
      </w:r>
      <w:r w:rsidR="00E26395">
        <w:rPr>
          <w:rFonts w:ascii="Calibri" w:eastAsia="Times New Roman" w:hAnsi="Calibri" w:cs="Calibri"/>
          <w:color w:val="000000"/>
        </w:rPr>
        <w:t xml:space="preserve"> chains</w:t>
      </w:r>
      <w:r w:rsidR="008868AB">
        <w:rPr>
          <w:rFonts w:ascii="Calibri" w:eastAsia="Times New Roman" w:hAnsi="Calibri" w:cs="Calibri"/>
          <w:color w:val="000000"/>
        </w:rPr>
        <w:t>, showing</w:t>
      </w:r>
      <w:r w:rsidR="006506D8">
        <w:rPr>
          <w:rFonts w:ascii="Calibri" w:eastAsia="Times New Roman" w:hAnsi="Calibri" w:cs="Calibri"/>
          <w:color w:val="000000"/>
        </w:rPr>
        <w:t xml:space="preserve"> </w:t>
      </w:r>
      <w:r>
        <w:rPr>
          <w:rFonts w:ascii="Calibri" w:eastAsia="Times New Roman" w:hAnsi="Calibri" w:cs="Calibri"/>
          <w:color w:val="000000"/>
        </w:rPr>
        <w:t>selectivity of the differences in CDR1 and CDR3 lengths.</w:t>
      </w:r>
    </w:p>
    <w:p w14:paraId="0133AF74" w14:textId="232249C3" w:rsidR="00D571C2" w:rsidRDefault="009018B8" w:rsidP="00D571C2">
      <w:pPr>
        <w:spacing w:after="120" w:line="360" w:lineRule="auto"/>
        <w:ind w:firstLine="432"/>
        <w:rPr>
          <w:rFonts w:ascii="Calibri" w:eastAsia="Times New Roman" w:hAnsi="Calibri" w:cs="Calibri"/>
          <w:color w:val="000000"/>
        </w:rPr>
      </w:pPr>
      <w:r>
        <w:rPr>
          <w:rFonts w:ascii="Calibri" w:eastAsia="Times New Roman" w:hAnsi="Calibri" w:cs="Calibri"/>
          <w:color w:val="000000"/>
        </w:rPr>
        <w:t>We wished to determine the source</w:t>
      </w:r>
      <w:r w:rsidR="00DA3AA5">
        <w:rPr>
          <w:rFonts w:ascii="Calibri" w:eastAsia="Times New Roman" w:hAnsi="Calibri" w:cs="Calibri"/>
          <w:color w:val="000000"/>
        </w:rPr>
        <w:t>(s)</w:t>
      </w:r>
      <w:r>
        <w:rPr>
          <w:rFonts w:ascii="Calibri" w:eastAsia="Times New Roman" w:hAnsi="Calibri" w:cs="Calibri"/>
          <w:color w:val="000000"/>
        </w:rPr>
        <w:t xml:space="preserve"> of junction length differences between PIT-matched and non-matched </w:t>
      </w:r>
      <w:r w:rsidRPr="00E26395">
        <w:rPr>
          <w:rFonts w:ascii="Calibri" w:eastAsia="Times New Roman" w:hAnsi="Calibri" w:cs="Calibri"/>
          <w:i/>
          <w:iCs/>
          <w:color w:val="000000"/>
        </w:rPr>
        <w:t>TRA</w:t>
      </w:r>
      <w:r>
        <w:rPr>
          <w:rFonts w:ascii="Calibri" w:eastAsia="Times New Roman" w:hAnsi="Calibri" w:cs="Calibri"/>
          <w:color w:val="000000"/>
        </w:rPr>
        <w:t xml:space="preserve"> chains. Since </w:t>
      </w:r>
      <w:r w:rsidR="00D571C2">
        <w:rPr>
          <w:rFonts w:ascii="Calibri" w:eastAsia="Times New Roman" w:hAnsi="Calibri" w:cs="Calibri"/>
          <w:color w:val="000000"/>
        </w:rPr>
        <w:t>sequence</w:t>
      </w:r>
      <w:r>
        <w:rPr>
          <w:rFonts w:ascii="Calibri" w:eastAsia="Times New Roman" w:hAnsi="Calibri" w:cs="Calibri"/>
          <w:color w:val="000000"/>
        </w:rPr>
        <w:t xml:space="preserve"> variability of CDR3 regions </w:t>
      </w:r>
      <w:r w:rsidR="00D571C2">
        <w:rPr>
          <w:rFonts w:ascii="Calibri" w:eastAsia="Times New Roman" w:hAnsi="Calibri" w:cs="Calibri"/>
          <w:color w:val="000000"/>
        </w:rPr>
        <w:t xml:space="preserve">mostly </w:t>
      </w:r>
      <w:r>
        <w:rPr>
          <w:rFonts w:ascii="Calibri" w:eastAsia="Times New Roman" w:hAnsi="Calibri" w:cs="Calibri"/>
          <w:color w:val="000000"/>
        </w:rPr>
        <w:t xml:space="preserve">comes from random addition of nucleotides not encoded in the genome (N region), we compared N region lengths between the two groups of </w:t>
      </w:r>
      <w:r w:rsidRPr="00E26395">
        <w:rPr>
          <w:rFonts w:ascii="Calibri" w:eastAsia="Times New Roman" w:hAnsi="Calibri" w:cs="Calibri"/>
          <w:i/>
          <w:iCs/>
          <w:color w:val="000000"/>
        </w:rPr>
        <w:t>TRA</w:t>
      </w:r>
      <w:r>
        <w:rPr>
          <w:rFonts w:ascii="Calibri" w:eastAsia="Times New Roman" w:hAnsi="Calibri" w:cs="Calibri"/>
          <w:color w:val="000000"/>
        </w:rPr>
        <w:t xml:space="preserve"> chains. This comparison showed that PIT-matched junctions had median N region lengths of ~3 </w:t>
      </w:r>
      <w:proofErr w:type="spellStart"/>
      <w:r>
        <w:rPr>
          <w:rFonts w:ascii="Calibri" w:eastAsia="Times New Roman" w:hAnsi="Calibri" w:cs="Calibri"/>
          <w:color w:val="000000"/>
        </w:rPr>
        <w:t>nt</w:t>
      </w:r>
      <w:proofErr w:type="spellEnd"/>
      <w:r>
        <w:rPr>
          <w:rFonts w:ascii="Calibri" w:eastAsia="Times New Roman" w:hAnsi="Calibri" w:cs="Calibri"/>
          <w:color w:val="000000"/>
        </w:rPr>
        <w:t xml:space="preserve"> (1 AA) whereas PIT-non-matched junctions had median N region lengths of ~</w:t>
      </w:r>
      <w:r w:rsidR="00F81ACC">
        <w:rPr>
          <w:rFonts w:ascii="Calibri" w:eastAsia="Times New Roman" w:hAnsi="Calibri" w:cs="Calibri"/>
          <w:color w:val="000000"/>
        </w:rPr>
        <w:t>5</w:t>
      </w:r>
      <w:r>
        <w:rPr>
          <w:rFonts w:ascii="Calibri" w:eastAsia="Times New Roman" w:hAnsi="Calibri" w:cs="Calibri"/>
          <w:color w:val="000000"/>
        </w:rPr>
        <w:t xml:space="preserve"> </w:t>
      </w:r>
      <w:proofErr w:type="spellStart"/>
      <w:r>
        <w:rPr>
          <w:rFonts w:ascii="Calibri" w:eastAsia="Times New Roman" w:hAnsi="Calibri" w:cs="Calibri"/>
          <w:color w:val="000000"/>
        </w:rPr>
        <w:t>nt</w:t>
      </w:r>
      <w:proofErr w:type="spellEnd"/>
      <w:r>
        <w:rPr>
          <w:rFonts w:ascii="Calibri" w:eastAsia="Times New Roman" w:hAnsi="Calibri" w:cs="Calibri"/>
          <w:color w:val="000000"/>
        </w:rPr>
        <w:t xml:space="preserve"> </w:t>
      </w:r>
      <w:r w:rsidR="00D571C2">
        <w:rPr>
          <w:rFonts w:ascii="Calibri" w:eastAsia="Times New Roman" w:hAnsi="Calibri" w:cs="Calibri"/>
          <w:color w:val="000000"/>
        </w:rPr>
        <w:t xml:space="preserve">(1-2 AA) </w:t>
      </w:r>
      <w:r>
        <w:rPr>
          <w:rFonts w:ascii="Calibri" w:eastAsia="Times New Roman" w:hAnsi="Calibri" w:cs="Calibri"/>
          <w:color w:val="000000"/>
        </w:rPr>
        <w:t>(</w:t>
      </w:r>
      <w:r w:rsidRPr="00DF15EF">
        <w:rPr>
          <w:rFonts w:ascii="Calibri" w:eastAsia="Times New Roman" w:hAnsi="Calibri" w:cs="Calibri"/>
          <w:b/>
          <w:bCs/>
          <w:color w:val="000000"/>
        </w:rPr>
        <w:t xml:space="preserve">Figure </w:t>
      </w:r>
      <w:r w:rsidR="007379CA">
        <w:rPr>
          <w:rFonts w:ascii="Calibri" w:eastAsia="Times New Roman" w:hAnsi="Calibri" w:cs="Calibri"/>
          <w:b/>
          <w:bCs/>
          <w:color w:val="000000"/>
        </w:rPr>
        <w:t>S4</w:t>
      </w:r>
      <w:r>
        <w:rPr>
          <w:rFonts w:ascii="Calibri" w:eastAsia="Times New Roman" w:hAnsi="Calibri" w:cs="Calibri"/>
          <w:b/>
          <w:bCs/>
          <w:color w:val="000000"/>
        </w:rPr>
        <w:t>D</w:t>
      </w:r>
      <w:r w:rsidRPr="00E26395">
        <w:rPr>
          <w:rFonts w:ascii="Calibri" w:eastAsia="Times New Roman" w:hAnsi="Calibri" w:cs="Calibri"/>
          <w:color w:val="000000"/>
        </w:rPr>
        <w:t>)</w:t>
      </w:r>
      <w:r>
        <w:rPr>
          <w:rFonts w:ascii="Calibri" w:eastAsia="Times New Roman" w:hAnsi="Calibri" w:cs="Calibri"/>
          <w:color w:val="000000"/>
        </w:rPr>
        <w:t xml:space="preserve">. We also quantified contributions of the </w:t>
      </w:r>
      <w:r w:rsidR="001B723C" w:rsidRPr="00FE23A7">
        <w:rPr>
          <w:rFonts w:ascii="Calibri" w:eastAsia="Times New Roman" w:hAnsi="Calibri" w:cs="Calibri"/>
          <w:i/>
          <w:iCs/>
          <w:color w:val="000000"/>
        </w:rPr>
        <w:t>V gene</w:t>
      </w:r>
      <w:r>
        <w:rPr>
          <w:rFonts w:ascii="Calibri" w:eastAsia="Times New Roman" w:hAnsi="Calibri" w:cs="Calibri"/>
          <w:color w:val="000000"/>
        </w:rPr>
        <w:t xml:space="preserve"> and </w:t>
      </w:r>
      <w:r w:rsidRPr="00FE23A7">
        <w:rPr>
          <w:rFonts w:ascii="Calibri" w:eastAsia="Times New Roman" w:hAnsi="Calibri" w:cs="Calibri"/>
          <w:i/>
          <w:iCs/>
          <w:color w:val="000000"/>
        </w:rPr>
        <w:t>J gene</w:t>
      </w:r>
      <w:r>
        <w:rPr>
          <w:rFonts w:ascii="Calibri" w:eastAsia="Times New Roman" w:hAnsi="Calibri" w:cs="Calibri"/>
          <w:color w:val="000000"/>
        </w:rPr>
        <w:t xml:space="preserve"> </w:t>
      </w:r>
      <w:r w:rsidR="00CB1F25">
        <w:rPr>
          <w:rFonts w:ascii="Calibri" w:eastAsia="Times New Roman" w:hAnsi="Calibri" w:cs="Calibri"/>
          <w:color w:val="000000"/>
        </w:rPr>
        <w:t>segments adjacent to the N region.</w:t>
      </w:r>
      <w:r w:rsidR="00DA3AA5">
        <w:rPr>
          <w:rFonts w:ascii="Calibri" w:eastAsia="Times New Roman" w:hAnsi="Calibri" w:cs="Calibri"/>
          <w:color w:val="000000"/>
        </w:rPr>
        <w:t xml:space="preserve"> </w:t>
      </w:r>
      <w:r>
        <w:rPr>
          <w:rFonts w:ascii="Calibri" w:eastAsia="Times New Roman" w:hAnsi="Calibri" w:cs="Calibri"/>
          <w:color w:val="000000"/>
        </w:rPr>
        <w:t xml:space="preserve">The 3’ end of the V region was </w:t>
      </w:r>
      <w:r w:rsidR="00CB1F25">
        <w:rPr>
          <w:rFonts w:ascii="Calibri" w:eastAsia="Times New Roman" w:hAnsi="Calibri" w:cs="Calibri"/>
          <w:color w:val="000000"/>
        </w:rPr>
        <w:t xml:space="preserve">slightly </w:t>
      </w:r>
      <w:r>
        <w:rPr>
          <w:rFonts w:ascii="Calibri" w:eastAsia="Times New Roman" w:hAnsi="Calibri" w:cs="Calibri"/>
          <w:color w:val="000000"/>
        </w:rPr>
        <w:t xml:space="preserve">shorter in PIT-matched than non-matched </w:t>
      </w:r>
      <w:r w:rsidRPr="00DF15EF">
        <w:rPr>
          <w:rFonts w:ascii="Calibri" w:eastAsia="Times New Roman" w:hAnsi="Calibri" w:cs="Calibri"/>
          <w:i/>
          <w:iCs/>
          <w:color w:val="000000"/>
        </w:rPr>
        <w:t>TRA</w:t>
      </w:r>
      <w:r>
        <w:rPr>
          <w:rFonts w:ascii="Calibri" w:eastAsia="Times New Roman" w:hAnsi="Calibri" w:cs="Calibri"/>
          <w:color w:val="000000"/>
        </w:rPr>
        <w:t xml:space="preserve"> junctions (10 versus 11 </w:t>
      </w:r>
      <w:proofErr w:type="spellStart"/>
      <w:r>
        <w:rPr>
          <w:rFonts w:ascii="Calibri" w:eastAsia="Times New Roman" w:hAnsi="Calibri" w:cs="Calibri"/>
          <w:color w:val="000000"/>
        </w:rPr>
        <w:t>nt</w:t>
      </w:r>
      <w:proofErr w:type="spellEnd"/>
      <w:r>
        <w:rPr>
          <w:rFonts w:ascii="Calibri" w:eastAsia="Times New Roman" w:hAnsi="Calibri" w:cs="Calibri"/>
          <w:color w:val="000000"/>
        </w:rPr>
        <w:t>) (</w:t>
      </w:r>
      <w:r w:rsidRPr="00DF15EF">
        <w:rPr>
          <w:rFonts w:ascii="Calibri" w:eastAsia="Times New Roman" w:hAnsi="Calibri" w:cs="Calibri"/>
          <w:b/>
          <w:bCs/>
          <w:color w:val="000000"/>
        </w:rPr>
        <w:t xml:space="preserve">Figure </w:t>
      </w:r>
      <w:r w:rsidR="007379CA">
        <w:rPr>
          <w:rFonts w:ascii="Calibri" w:eastAsia="Times New Roman" w:hAnsi="Calibri" w:cs="Calibri"/>
          <w:b/>
          <w:bCs/>
          <w:color w:val="000000"/>
        </w:rPr>
        <w:t>S4</w:t>
      </w:r>
      <w:r w:rsidR="004F2B16">
        <w:rPr>
          <w:rFonts w:ascii="Calibri" w:eastAsia="Times New Roman" w:hAnsi="Calibri" w:cs="Calibri"/>
          <w:b/>
          <w:bCs/>
          <w:color w:val="000000"/>
        </w:rPr>
        <w:t>E</w:t>
      </w:r>
      <w:r>
        <w:rPr>
          <w:rFonts w:ascii="Calibri" w:eastAsia="Times New Roman" w:hAnsi="Calibri" w:cs="Calibri"/>
          <w:color w:val="000000"/>
        </w:rPr>
        <w:t xml:space="preserve">) </w:t>
      </w:r>
      <w:r w:rsidR="00CB1F25">
        <w:rPr>
          <w:rFonts w:ascii="Calibri" w:eastAsia="Times New Roman" w:hAnsi="Calibri" w:cs="Calibri"/>
          <w:color w:val="000000"/>
        </w:rPr>
        <w:t xml:space="preserve">whereas </w:t>
      </w:r>
      <w:r>
        <w:rPr>
          <w:rFonts w:ascii="Calibri" w:eastAsia="Times New Roman" w:hAnsi="Calibri" w:cs="Calibri"/>
          <w:color w:val="000000"/>
        </w:rPr>
        <w:t xml:space="preserve">the 5’ end of the J region was </w:t>
      </w:r>
      <w:r w:rsidR="00CB1F25">
        <w:rPr>
          <w:rFonts w:ascii="Calibri" w:eastAsia="Times New Roman" w:hAnsi="Calibri" w:cs="Calibri"/>
          <w:color w:val="000000"/>
        </w:rPr>
        <w:t xml:space="preserve">slightly </w:t>
      </w:r>
      <w:r>
        <w:rPr>
          <w:rFonts w:ascii="Calibri" w:eastAsia="Times New Roman" w:hAnsi="Calibri" w:cs="Calibri"/>
          <w:color w:val="000000"/>
        </w:rPr>
        <w:t xml:space="preserve">longer (27 versus 25 </w:t>
      </w:r>
      <w:proofErr w:type="spellStart"/>
      <w:r>
        <w:rPr>
          <w:rFonts w:ascii="Calibri" w:eastAsia="Times New Roman" w:hAnsi="Calibri" w:cs="Calibri"/>
          <w:color w:val="000000"/>
        </w:rPr>
        <w:t>nt</w:t>
      </w:r>
      <w:proofErr w:type="spellEnd"/>
      <w:r>
        <w:rPr>
          <w:rFonts w:ascii="Calibri" w:eastAsia="Times New Roman" w:hAnsi="Calibri" w:cs="Calibri"/>
          <w:color w:val="000000"/>
        </w:rPr>
        <w:t>) (</w:t>
      </w:r>
      <w:r w:rsidRPr="00DF15EF">
        <w:rPr>
          <w:rFonts w:ascii="Calibri" w:eastAsia="Times New Roman" w:hAnsi="Calibri" w:cs="Calibri"/>
          <w:b/>
          <w:bCs/>
          <w:color w:val="000000"/>
        </w:rPr>
        <w:t xml:space="preserve">Figure </w:t>
      </w:r>
      <w:r w:rsidR="007379CA">
        <w:rPr>
          <w:rFonts w:ascii="Calibri" w:eastAsia="Times New Roman" w:hAnsi="Calibri" w:cs="Calibri"/>
          <w:b/>
          <w:bCs/>
          <w:color w:val="000000"/>
        </w:rPr>
        <w:t>S4</w:t>
      </w:r>
      <w:r w:rsidR="004F2B16">
        <w:rPr>
          <w:rFonts w:ascii="Calibri" w:eastAsia="Times New Roman" w:hAnsi="Calibri" w:cs="Calibri"/>
          <w:b/>
          <w:bCs/>
          <w:color w:val="000000"/>
        </w:rPr>
        <w:t>F</w:t>
      </w:r>
      <w:r>
        <w:rPr>
          <w:rFonts w:ascii="Calibri" w:eastAsia="Times New Roman" w:hAnsi="Calibri" w:cs="Calibri"/>
          <w:color w:val="000000"/>
        </w:rPr>
        <w:t>).</w:t>
      </w:r>
      <w:r w:rsidR="004F2B16">
        <w:rPr>
          <w:rFonts w:ascii="Calibri" w:eastAsia="Times New Roman" w:hAnsi="Calibri" w:cs="Calibri"/>
          <w:color w:val="000000"/>
        </w:rPr>
        <w:t xml:space="preserve"> </w:t>
      </w:r>
      <w:r w:rsidR="00F81ACC">
        <w:rPr>
          <w:rFonts w:ascii="Calibri" w:eastAsia="Times New Roman" w:hAnsi="Calibri" w:cs="Calibri"/>
          <w:color w:val="000000"/>
        </w:rPr>
        <w:t xml:space="preserve">Thus, the difference in CDR3 lengths was </w:t>
      </w:r>
      <w:r w:rsidR="003D1F75">
        <w:rPr>
          <w:rFonts w:ascii="Calibri" w:eastAsia="Times New Roman" w:hAnsi="Calibri" w:cs="Calibri"/>
          <w:color w:val="000000"/>
        </w:rPr>
        <w:t xml:space="preserve">a complex product </w:t>
      </w:r>
      <w:r w:rsidR="004F0DCB">
        <w:rPr>
          <w:rFonts w:ascii="Calibri" w:eastAsia="Times New Roman" w:hAnsi="Calibri" w:cs="Calibri"/>
          <w:color w:val="000000"/>
        </w:rPr>
        <w:t>of genome</w:t>
      </w:r>
      <w:r w:rsidR="00271E0C">
        <w:rPr>
          <w:rFonts w:ascii="Calibri" w:eastAsia="Times New Roman" w:hAnsi="Calibri" w:cs="Calibri"/>
          <w:color w:val="000000"/>
        </w:rPr>
        <w:t>-</w:t>
      </w:r>
      <w:r w:rsidR="004F0DCB">
        <w:rPr>
          <w:rFonts w:ascii="Calibri" w:eastAsia="Times New Roman" w:hAnsi="Calibri" w:cs="Calibri"/>
          <w:color w:val="000000"/>
        </w:rPr>
        <w:t xml:space="preserve"> </w:t>
      </w:r>
      <w:r w:rsidR="002063BB">
        <w:rPr>
          <w:rFonts w:ascii="Calibri" w:eastAsia="Times New Roman" w:hAnsi="Calibri" w:cs="Calibri"/>
          <w:color w:val="000000"/>
        </w:rPr>
        <w:t>and non</w:t>
      </w:r>
      <w:r w:rsidR="00F81ACC">
        <w:rPr>
          <w:rFonts w:ascii="Calibri" w:eastAsia="Times New Roman" w:hAnsi="Calibri" w:cs="Calibri"/>
          <w:color w:val="000000"/>
        </w:rPr>
        <w:t>-</w:t>
      </w:r>
      <w:r w:rsidR="002063BB">
        <w:rPr>
          <w:rFonts w:ascii="Calibri" w:eastAsia="Times New Roman" w:hAnsi="Calibri" w:cs="Calibri"/>
          <w:color w:val="000000"/>
        </w:rPr>
        <w:t>genome-encoded</w:t>
      </w:r>
      <w:r w:rsidR="00F81ACC">
        <w:rPr>
          <w:rFonts w:ascii="Calibri" w:eastAsia="Times New Roman" w:hAnsi="Calibri" w:cs="Calibri"/>
          <w:color w:val="000000"/>
        </w:rPr>
        <w:t xml:space="preserve"> </w:t>
      </w:r>
      <w:r w:rsidR="004F0DCB">
        <w:rPr>
          <w:rFonts w:ascii="Calibri" w:eastAsia="Times New Roman" w:hAnsi="Calibri" w:cs="Calibri"/>
          <w:color w:val="000000"/>
        </w:rPr>
        <w:t>regions in</w:t>
      </w:r>
      <w:r w:rsidR="00F81ACC">
        <w:rPr>
          <w:rFonts w:ascii="Calibri" w:eastAsia="Times New Roman" w:hAnsi="Calibri" w:cs="Calibri"/>
          <w:color w:val="000000"/>
        </w:rPr>
        <w:t xml:space="preserve"> PIT-matched junctions. </w:t>
      </w:r>
      <w:r w:rsidR="004F2B16">
        <w:rPr>
          <w:rFonts w:ascii="Calibri" w:eastAsia="Times New Roman" w:hAnsi="Calibri" w:cs="Calibri"/>
          <w:color w:val="000000"/>
        </w:rPr>
        <w:t xml:space="preserve">Together, these </w:t>
      </w:r>
      <w:r w:rsidR="00CB1F25">
        <w:rPr>
          <w:rFonts w:ascii="Calibri" w:eastAsia="Times New Roman" w:hAnsi="Calibri" w:cs="Calibri"/>
          <w:color w:val="000000"/>
        </w:rPr>
        <w:t xml:space="preserve">analyses </w:t>
      </w:r>
      <w:r w:rsidR="004F2B16">
        <w:rPr>
          <w:rFonts w:ascii="Calibri" w:eastAsia="Times New Roman" w:hAnsi="Calibri" w:cs="Calibri"/>
          <w:color w:val="000000"/>
        </w:rPr>
        <w:t xml:space="preserve">showed that PIT-matched and non-matched </w:t>
      </w:r>
      <w:r w:rsidR="004F2B16" w:rsidRPr="004F2B16">
        <w:rPr>
          <w:rFonts w:ascii="Calibri" w:eastAsia="Times New Roman" w:hAnsi="Calibri" w:cs="Calibri"/>
          <w:i/>
          <w:iCs/>
          <w:color w:val="000000"/>
        </w:rPr>
        <w:t>TRA</w:t>
      </w:r>
      <w:r w:rsidR="004F2B16">
        <w:rPr>
          <w:rFonts w:ascii="Calibri" w:eastAsia="Times New Roman" w:hAnsi="Calibri" w:cs="Calibri"/>
          <w:color w:val="000000"/>
        </w:rPr>
        <w:t xml:space="preserve"> junctions </w:t>
      </w:r>
      <w:r w:rsidR="00D571C2">
        <w:rPr>
          <w:rFonts w:ascii="Calibri" w:eastAsia="Times New Roman" w:hAnsi="Calibri" w:cs="Calibri"/>
          <w:color w:val="000000"/>
        </w:rPr>
        <w:t xml:space="preserve">differed in </w:t>
      </w:r>
      <w:r w:rsidR="001B723C" w:rsidRPr="00FE23A7">
        <w:rPr>
          <w:rFonts w:ascii="Calibri" w:eastAsia="Times New Roman" w:hAnsi="Calibri" w:cs="Calibri"/>
          <w:i/>
          <w:iCs/>
          <w:color w:val="000000"/>
        </w:rPr>
        <w:t>V gene</w:t>
      </w:r>
      <w:r w:rsidR="004F2B16">
        <w:rPr>
          <w:rFonts w:ascii="Calibri" w:eastAsia="Times New Roman" w:hAnsi="Calibri" w:cs="Calibri"/>
          <w:color w:val="000000"/>
        </w:rPr>
        <w:t xml:space="preserve"> regions </w:t>
      </w:r>
      <w:r w:rsidR="002F5BB1">
        <w:rPr>
          <w:rFonts w:ascii="Calibri" w:eastAsia="Times New Roman" w:hAnsi="Calibri" w:cs="Calibri"/>
          <w:color w:val="000000"/>
        </w:rPr>
        <w:t xml:space="preserve">CDR1 and CDR3 that are </w:t>
      </w:r>
      <w:r w:rsidR="004F2B16">
        <w:rPr>
          <w:rFonts w:ascii="Calibri" w:eastAsia="Times New Roman" w:hAnsi="Calibri" w:cs="Calibri"/>
          <w:color w:val="000000"/>
        </w:rPr>
        <w:t>important for peptide binding.</w:t>
      </w:r>
    </w:p>
    <w:p w14:paraId="12077E16" w14:textId="22278190" w:rsidR="007379CA" w:rsidRDefault="007379CA" w:rsidP="007379CA">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The difference in CDR1 region lengths was an unexpected result, since CDR1 regions are </w:t>
      </w:r>
      <w:r w:rsidR="003D2FBA">
        <w:rPr>
          <w:rFonts w:ascii="Calibri" w:eastAsia="Times New Roman" w:hAnsi="Calibri" w:cs="Calibri"/>
          <w:color w:val="000000"/>
        </w:rPr>
        <w:t>germline-encoded</w:t>
      </w:r>
      <w:r>
        <w:rPr>
          <w:rFonts w:ascii="Calibri" w:eastAsia="Times New Roman" w:hAnsi="Calibri" w:cs="Calibri"/>
          <w:color w:val="000000"/>
        </w:rPr>
        <w:t xml:space="preserve"> and not </w:t>
      </w:r>
      <w:r w:rsidR="00327242">
        <w:rPr>
          <w:rFonts w:ascii="Calibri" w:eastAsia="Times New Roman" w:hAnsi="Calibri" w:cs="Calibri"/>
          <w:color w:val="000000"/>
        </w:rPr>
        <w:t xml:space="preserve">considered </w:t>
      </w:r>
      <w:r>
        <w:rPr>
          <w:rFonts w:ascii="Calibri" w:eastAsia="Times New Roman" w:hAnsi="Calibri" w:cs="Calibri"/>
          <w:color w:val="000000"/>
        </w:rPr>
        <w:t>variable. We hypothesized that the basis for th</w:t>
      </w:r>
      <w:r w:rsidR="00327242">
        <w:rPr>
          <w:rFonts w:ascii="Calibri" w:eastAsia="Times New Roman" w:hAnsi="Calibri" w:cs="Calibri"/>
          <w:color w:val="000000"/>
        </w:rPr>
        <w:t>e</w:t>
      </w:r>
      <w:r>
        <w:rPr>
          <w:rFonts w:ascii="Calibri" w:eastAsia="Times New Roman" w:hAnsi="Calibri" w:cs="Calibri"/>
          <w:color w:val="000000"/>
        </w:rPr>
        <w:t xml:space="preserve"> shift </w:t>
      </w:r>
      <w:r w:rsidR="00327242">
        <w:rPr>
          <w:rFonts w:ascii="Calibri" w:eastAsia="Times New Roman" w:hAnsi="Calibri" w:cs="Calibri"/>
          <w:color w:val="000000"/>
        </w:rPr>
        <w:t xml:space="preserve">in CDR1 length of PIT-matched </w:t>
      </w:r>
      <w:r w:rsidR="00327242" w:rsidRPr="00730F57">
        <w:rPr>
          <w:rFonts w:ascii="Calibri" w:eastAsia="Times New Roman" w:hAnsi="Calibri" w:cs="Calibri"/>
          <w:i/>
          <w:iCs/>
          <w:color w:val="000000"/>
        </w:rPr>
        <w:t>TRA</w:t>
      </w:r>
      <w:r w:rsidR="00327242">
        <w:rPr>
          <w:rFonts w:ascii="Calibri" w:eastAsia="Times New Roman" w:hAnsi="Calibri" w:cs="Calibri"/>
          <w:color w:val="000000"/>
        </w:rPr>
        <w:t xml:space="preserve"> chains </w:t>
      </w:r>
      <w:r>
        <w:rPr>
          <w:rFonts w:ascii="Calibri" w:eastAsia="Times New Roman" w:hAnsi="Calibri" w:cs="Calibri"/>
          <w:color w:val="000000"/>
        </w:rPr>
        <w:t xml:space="preserve">was enrichment for </w:t>
      </w:r>
      <w:r w:rsidRPr="006B3B5A">
        <w:rPr>
          <w:rFonts w:ascii="Calibri" w:eastAsia="Times New Roman" w:hAnsi="Calibri" w:cs="Calibri"/>
          <w:i/>
          <w:iCs/>
          <w:color w:val="000000"/>
        </w:rPr>
        <w:t>TRA</w:t>
      </w:r>
      <w:r>
        <w:rPr>
          <w:rFonts w:ascii="Calibri" w:eastAsia="Times New Roman" w:hAnsi="Calibri" w:cs="Calibri"/>
          <w:color w:val="000000"/>
        </w:rPr>
        <w:t xml:space="preserve"> </w:t>
      </w:r>
      <w:r w:rsidR="001B723C" w:rsidRPr="00FE23A7">
        <w:rPr>
          <w:rFonts w:ascii="Calibri" w:eastAsia="Times New Roman" w:hAnsi="Calibri" w:cs="Calibri"/>
          <w:i/>
          <w:iCs/>
          <w:color w:val="000000"/>
        </w:rPr>
        <w:t>V gene</w:t>
      </w:r>
      <w:r>
        <w:rPr>
          <w:rFonts w:ascii="Calibri" w:eastAsia="Times New Roman" w:hAnsi="Calibri" w:cs="Calibri"/>
          <w:color w:val="000000"/>
        </w:rPr>
        <w:t xml:space="preserve"> segments </w:t>
      </w:r>
      <w:r w:rsidR="00327242">
        <w:rPr>
          <w:rFonts w:ascii="Calibri" w:eastAsia="Times New Roman" w:hAnsi="Calibri" w:cs="Calibri"/>
          <w:color w:val="000000"/>
        </w:rPr>
        <w:t xml:space="preserve">with </w:t>
      </w:r>
      <w:r>
        <w:rPr>
          <w:rFonts w:ascii="Calibri" w:eastAsia="Times New Roman" w:hAnsi="Calibri" w:cs="Calibri"/>
          <w:color w:val="000000"/>
        </w:rPr>
        <w:t xml:space="preserve">shorter CDR1 regions. To test this, we compared enrichment of </w:t>
      </w:r>
      <w:r w:rsidR="001B723C" w:rsidRPr="00FE23A7">
        <w:rPr>
          <w:rFonts w:ascii="Calibri" w:eastAsia="Times New Roman" w:hAnsi="Calibri" w:cs="Calibri"/>
          <w:i/>
          <w:iCs/>
          <w:color w:val="000000"/>
        </w:rPr>
        <w:t>V gene</w:t>
      </w:r>
      <w:r>
        <w:rPr>
          <w:rFonts w:ascii="Calibri" w:eastAsia="Times New Roman" w:hAnsi="Calibri" w:cs="Calibri"/>
          <w:color w:val="000000"/>
        </w:rPr>
        <w:t xml:space="preserve"> segments in PIT-matched versus non-matched </w:t>
      </w:r>
      <w:r w:rsidRPr="006B3B5A">
        <w:rPr>
          <w:rFonts w:ascii="Calibri" w:eastAsia="Times New Roman" w:hAnsi="Calibri" w:cs="Calibri"/>
          <w:i/>
          <w:iCs/>
          <w:color w:val="000000"/>
        </w:rPr>
        <w:t>TRA</w:t>
      </w:r>
      <w:r>
        <w:rPr>
          <w:rFonts w:ascii="Calibri" w:eastAsia="Times New Roman" w:hAnsi="Calibri" w:cs="Calibri"/>
          <w:color w:val="000000"/>
        </w:rPr>
        <w:t xml:space="preserve"> chains (</w:t>
      </w:r>
      <w:r>
        <w:rPr>
          <w:rFonts w:ascii="Calibri" w:eastAsia="Times New Roman" w:hAnsi="Calibri" w:cs="Calibri"/>
          <w:b/>
          <w:bCs/>
          <w:color w:val="000000"/>
        </w:rPr>
        <w:t>Figure S5</w:t>
      </w:r>
      <w:r>
        <w:rPr>
          <w:rFonts w:ascii="Calibri" w:eastAsia="Times New Roman" w:hAnsi="Calibri" w:cs="Calibri"/>
          <w:color w:val="000000"/>
        </w:rPr>
        <w:t>).</w:t>
      </w:r>
      <w:r w:rsidR="00193FF9">
        <w:rPr>
          <w:rFonts w:ascii="Calibri" w:eastAsia="Times New Roman" w:hAnsi="Calibri" w:cs="Calibri"/>
          <w:color w:val="000000"/>
        </w:rPr>
        <w:t xml:space="preserve"> </w:t>
      </w:r>
      <w:r>
        <w:rPr>
          <w:rFonts w:ascii="Calibri" w:eastAsia="Times New Roman" w:hAnsi="Calibri" w:cs="Calibri"/>
          <w:color w:val="000000"/>
        </w:rPr>
        <w:t xml:space="preserve">This showed that </w:t>
      </w:r>
      <w:r w:rsidRPr="00D54D2E">
        <w:t>TRAV12-2*01</w:t>
      </w:r>
      <w:r>
        <w:t xml:space="preserve"> and </w:t>
      </w:r>
      <w:r w:rsidRPr="00D54D2E">
        <w:t>TRAV41*01</w:t>
      </w:r>
      <w:r>
        <w:rPr>
          <w:rFonts w:ascii="Calibri" w:eastAsia="Times New Roman" w:hAnsi="Calibri" w:cs="Calibri"/>
          <w:color w:val="000000"/>
        </w:rPr>
        <w:t xml:space="preserve"> </w:t>
      </w:r>
      <w:r w:rsidR="001B723C" w:rsidRPr="00FE23A7">
        <w:rPr>
          <w:i/>
          <w:iCs/>
        </w:rPr>
        <w:t>V gene</w:t>
      </w:r>
      <w:r w:rsidRPr="00D54D2E">
        <w:t xml:space="preserve">s </w:t>
      </w:r>
      <w:r>
        <w:t>were significantly over-represented</w:t>
      </w:r>
      <w:r w:rsidRPr="00D54D2E">
        <w:t xml:space="preserve"> in </w:t>
      </w:r>
      <w:r>
        <w:t xml:space="preserve">PIT-matched IAR T cell </w:t>
      </w:r>
      <w:r w:rsidRPr="00D54D2E">
        <w:rPr>
          <w:i/>
          <w:iCs/>
        </w:rPr>
        <w:t>TRA</w:t>
      </w:r>
      <w:r>
        <w:t xml:space="preserve"> chains, whereas </w:t>
      </w:r>
      <w:r w:rsidRPr="00D54D2E">
        <w:t>TRAV4*01</w:t>
      </w:r>
      <w:r>
        <w:t xml:space="preserve"> and </w:t>
      </w:r>
      <w:r w:rsidRPr="00D54D2E">
        <w:t>TRAV26-2*01</w:t>
      </w:r>
      <w:r>
        <w:t xml:space="preserve"> were under-represented (or over-represented in PIT </w:t>
      </w:r>
      <w:r>
        <w:rPr>
          <w:rFonts w:ascii="Calibri" w:eastAsia="Times New Roman" w:hAnsi="Calibri" w:cs="Calibri"/>
          <w:color w:val="000000"/>
        </w:rPr>
        <w:t>non-matched</w:t>
      </w:r>
      <w:r w:rsidRPr="00E26395">
        <w:rPr>
          <w:i/>
          <w:iCs/>
        </w:rPr>
        <w:t xml:space="preserve"> </w:t>
      </w:r>
      <w:r w:rsidRPr="00D54D2E">
        <w:rPr>
          <w:i/>
          <w:iCs/>
        </w:rPr>
        <w:t>TRA</w:t>
      </w:r>
      <w:r>
        <w:t xml:space="preserve"> chains).</w:t>
      </w:r>
      <w:r w:rsidR="00193FF9">
        <w:t xml:space="preserve"> </w:t>
      </w:r>
      <w:r>
        <w:t xml:space="preserve">Over-represented </w:t>
      </w:r>
      <w:r w:rsidR="001B723C" w:rsidRPr="00FE23A7">
        <w:rPr>
          <w:i/>
          <w:iCs/>
        </w:rPr>
        <w:t>V gene</w:t>
      </w:r>
      <w:r>
        <w:t xml:space="preserve">s, </w:t>
      </w:r>
      <w:r w:rsidRPr="00D54D2E">
        <w:t>TRAV12-2*01</w:t>
      </w:r>
      <w:r>
        <w:t xml:space="preserve"> and </w:t>
      </w:r>
      <w:r w:rsidRPr="00D54D2E">
        <w:t>TRAV41*01</w:t>
      </w:r>
      <w:r>
        <w:t>,</w:t>
      </w:r>
      <w:r>
        <w:rPr>
          <w:rFonts w:ascii="Calibri" w:eastAsia="Times New Roman" w:hAnsi="Calibri" w:cs="Calibri"/>
          <w:color w:val="000000"/>
        </w:rPr>
        <w:t xml:space="preserve"> </w:t>
      </w:r>
      <w:r>
        <w:t xml:space="preserve">had </w:t>
      </w:r>
      <w:r w:rsidRPr="00D54D2E">
        <w:t>CDR1 region</w:t>
      </w:r>
      <w:r>
        <w:t xml:space="preserve"> length</w:t>
      </w:r>
      <w:r w:rsidRPr="00D54D2E">
        <w:t xml:space="preserve">s of 15 and 18 </w:t>
      </w:r>
      <w:proofErr w:type="spellStart"/>
      <w:r w:rsidR="00495078">
        <w:t>nt</w:t>
      </w:r>
      <w:proofErr w:type="spellEnd"/>
      <w:r w:rsidR="006506D8">
        <w:t xml:space="preserve"> </w:t>
      </w:r>
      <w:r w:rsidR="00495078">
        <w:t>(5</w:t>
      </w:r>
      <w:r w:rsidRPr="00D54D2E">
        <w:t>-6 AA</w:t>
      </w:r>
      <w:r>
        <w:t>). In contrast, under-represented</w:t>
      </w:r>
      <w:r w:rsidRPr="00D54D2E">
        <w:t xml:space="preserve"> </w:t>
      </w:r>
      <w:r w:rsidR="001B723C" w:rsidRPr="00FE23A7">
        <w:rPr>
          <w:i/>
          <w:iCs/>
        </w:rPr>
        <w:t>V gene</w:t>
      </w:r>
      <w:r w:rsidRPr="00D54D2E">
        <w:t>s</w:t>
      </w:r>
      <w:r>
        <w:t xml:space="preserve">, </w:t>
      </w:r>
      <w:r w:rsidRPr="00D54D2E">
        <w:t>TRAV4*01</w:t>
      </w:r>
      <w:r>
        <w:t xml:space="preserve"> and </w:t>
      </w:r>
      <w:r w:rsidRPr="00D54D2E">
        <w:t>TRAV26-2*01</w:t>
      </w:r>
      <w:r>
        <w:t xml:space="preserve">, had </w:t>
      </w:r>
      <w:r w:rsidRPr="00D54D2E">
        <w:t xml:space="preserve">21 </w:t>
      </w:r>
      <w:proofErr w:type="spellStart"/>
      <w:r w:rsidRPr="00D54D2E">
        <w:t>nt</w:t>
      </w:r>
      <w:proofErr w:type="spellEnd"/>
      <w:r w:rsidRPr="00D54D2E">
        <w:t xml:space="preserve"> (7 AA)</w:t>
      </w:r>
      <w:r>
        <w:t xml:space="preserve"> CDR1 regions</w:t>
      </w:r>
      <w:r w:rsidRPr="00D54D2E">
        <w:t>.</w:t>
      </w:r>
      <w:r>
        <w:t xml:space="preserve"> Thus, selective utilization of </w:t>
      </w:r>
      <w:r w:rsidR="001B723C" w:rsidRPr="00FE23A7">
        <w:rPr>
          <w:i/>
          <w:iCs/>
        </w:rPr>
        <w:t>V gene</w:t>
      </w:r>
      <w:r>
        <w:t xml:space="preserve">s with shorter CDR1 lengths was a likely </w:t>
      </w:r>
      <w:r>
        <w:rPr>
          <w:rFonts w:ascii="Calibri" w:eastAsia="Times New Roman" w:hAnsi="Calibri" w:cs="Calibri"/>
          <w:color w:val="000000"/>
        </w:rPr>
        <w:t xml:space="preserve">explanation for enrichment for </w:t>
      </w:r>
      <w:r w:rsidRPr="006B3B5A">
        <w:rPr>
          <w:rFonts w:ascii="Calibri" w:eastAsia="Times New Roman" w:hAnsi="Calibri" w:cs="Calibri"/>
          <w:i/>
          <w:iCs/>
          <w:color w:val="000000"/>
        </w:rPr>
        <w:t>TRA</w:t>
      </w:r>
      <w:r>
        <w:rPr>
          <w:rFonts w:ascii="Calibri" w:eastAsia="Times New Roman" w:hAnsi="Calibri" w:cs="Calibri"/>
          <w:color w:val="000000"/>
        </w:rPr>
        <w:t xml:space="preserve"> </w:t>
      </w:r>
      <w:r w:rsidR="001B723C" w:rsidRPr="00FE23A7">
        <w:rPr>
          <w:rFonts w:ascii="Calibri" w:eastAsia="Times New Roman" w:hAnsi="Calibri" w:cs="Calibri"/>
          <w:i/>
          <w:iCs/>
          <w:color w:val="000000"/>
        </w:rPr>
        <w:t>V gene</w:t>
      </w:r>
      <w:r>
        <w:rPr>
          <w:rFonts w:ascii="Calibri" w:eastAsia="Times New Roman" w:hAnsi="Calibri" w:cs="Calibri"/>
          <w:color w:val="000000"/>
        </w:rPr>
        <w:t xml:space="preserve"> segments having shorter CDR1 regions in PIT-matched junctions.</w:t>
      </w:r>
    </w:p>
    <w:p w14:paraId="18D9E57B" w14:textId="60A231E6" w:rsidR="007E6026" w:rsidRPr="00E66321" w:rsidRDefault="003641C0" w:rsidP="00495078">
      <w:pPr>
        <w:spacing w:after="120" w:line="360" w:lineRule="auto"/>
        <w:ind w:firstLine="432"/>
        <w:rPr>
          <w:rFonts w:ascii="Calibri" w:eastAsia="Times New Roman" w:hAnsi="Calibri" w:cs="Calibri"/>
          <w:color w:val="000000"/>
        </w:rPr>
      </w:pPr>
      <w:r>
        <w:rPr>
          <w:b/>
          <w:bCs/>
        </w:rPr>
        <w:lastRenderedPageBreak/>
        <w:t>Determining predicted p</w:t>
      </w:r>
      <w:r w:rsidR="00EB1FCD">
        <w:rPr>
          <w:b/>
          <w:bCs/>
        </w:rPr>
        <w:t xml:space="preserve">eptide binding </w:t>
      </w:r>
      <w:r>
        <w:rPr>
          <w:b/>
          <w:bCs/>
        </w:rPr>
        <w:t xml:space="preserve">contacts for </w:t>
      </w:r>
      <w:r w:rsidR="007379CA">
        <w:rPr>
          <w:b/>
          <w:bCs/>
        </w:rPr>
        <w:t xml:space="preserve">PIT-matching </w:t>
      </w:r>
      <w:r>
        <w:rPr>
          <w:b/>
          <w:bCs/>
        </w:rPr>
        <w:t xml:space="preserve">and non-matching </w:t>
      </w:r>
      <w:r w:rsidR="007379CA" w:rsidRPr="0009615A">
        <w:rPr>
          <w:b/>
          <w:bCs/>
          <w:i/>
          <w:iCs/>
        </w:rPr>
        <w:t>TRA</w:t>
      </w:r>
      <w:r w:rsidR="007379CA">
        <w:rPr>
          <w:b/>
          <w:bCs/>
        </w:rPr>
        <w:t xml:space="preserve"> chains. </w:t>
      </w:r>
      <w:r w:rsidR="0098442E">
        <w:rPr>
          <w:rFonts w:ascii="Calibri" w:eastAsia="Times New Roman" w:hAnsi="Calibri" w:cs="Calibri"/>
          <w:color w:val="000000"/>
        </w:rPr>
        <w:t>CDR1 and CDR3 region</w:t>
      </w:r>
      <w:r w:rsidR="00477F6A">
        <w:rPr>
          <w:rFonts w:ascii="Calibri" w:eastAsia="Times New Roman" w:hAnsi="Calibri" w:cs="Calibri"/>
          <w:color w:val="000000"/>
        </w:rPr>
        <w:t xml:space="preserve">s are involved in binding to peptides presented by MHC molecules </w:t>
      </w:r>
      <w:r w:rsidR="00477F6A">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{"citationID":"ad3it0s4ip","properties":{"formattedCitation":"\\super 22\\nosupersub{}","plainCitation":"22","noteIndex":0},"citationItems":[{"id":1444,"uris":["http://zotero.org/users/522661/items/5CETLF5Q"],"itemData":{"id":1444,"type":"article-journal","container-title":"Cell","DOI":"10.1016/S0092-8674(01)00185-4","ISSN":"0092-8674, 1097-4172","issue":"1","journalAbbreviation":"Cell","language":"English","note":"publisher: Elsevier","page":"1-4","source":"www.cell.com","title":"T Cell Receptor–MHC Interactions up Close","volume":"104","author":[{"family":"Hennecke","given":"Jens"},{"family":"Wiley","given":"Don C."}],"issued":{"date-parts":[["2001",1,12]]}}}],"schema":"https://github.com/citation-style-language/schema/raw/master/csl-citation.json"} </w:instrText>
      </w:r>
      <w:r w:rsidR="00477F6A">
        <w:rPr>
          <w:rFonts w:ascii="Calibri" w:eastAsia="Times New Roman" w:hAnsi="Calibri" w:cs="Calibri"/>
          <w:color w:val="000000"/>
        </w:rPr>
        <w:fldChar w:fldCharType="separate"/>
      </w:r>
      <w:r w:rsidR="00583190" w:rsidRPr="00583190">
        <w:rPr>
          <w:rFonts w:ascii="Calibri" w:hAnsi="Calibri" w:cs="Calibri"/>
          <w:color w:val="000000"/>
          <w:vertAlign w:val="superscript"/>
        </w:rPr>
        <w:t>22</w:t>
      </w:r>
      <w:r w:rsidR="00477F6A">
        <w:rPr>
          <w:rFonts w:ascii="Calibri" w:eastAsia="Times New Roman" w:hAnsi="Calibri" w:cs="Calibri"/>
          <w:color w:val="000000"/>
        </w:rPr>
        <w:fldChar w:fldCharType="end"/>
      </w:r>
      <w:r w:rsidR="000D1FF2">
        <w:rPr>
          <w:rFonts w:ascii="Calibri" w:eastAsia="Times New Roman" w:hAnsi="Calibri" w:cs="Calibri"/>
          <w:color w:val="000000"/>
        </w:rPr>
        <w:t>. Based on this fact, we hypothesized that</w:t>
      </w:r>
      <w:r w:rsidR="00477F6A">
        <w:rPr>
          <w:rFonts w:ascii="Calibri" w:eastAsia="Times New Roman" w:hAnsi="Calibri" w:cs="Calibri"/>
          <w:color w:val="000000"/>
        </w:rPr>
        <w:t xml:space="preserve"> </w:t>
      </w:r>
      <w:r w:rsidR="00926E32">
        <w:rPr>
          <w:rFonts w:ascii="Calibri" w:eastAsia="Times New Roman" w:hAnsi="Calibri" w:cs="Calibri"/>
          <w:color w:val="000000"/>
        </w:rPr>
        <w:t>the</w:t>
      </w:r>
      <w:r w:rsidR="00F16551">
        <w:rPr>
          <w:rFonts w:ascii="Calibri" w:eastAsia="Times New Roman" w:hAnsi="Calibri" w:cs="Calibri"/>
          <w:color w:val="000000"/>
        </w:rPr>
        <w:t xml:space="preserve"> observed</w:t>
      </w:r>
      <w:r w:rsidR="00926E32">
        <w:rPr>
          <w:rFonts w:ascii="Calibri" w:eastAsia="Times New Roman" w:hAnsi="Calibri" w:cs="Calibri"/>
          <w:color w:val="000000"/>
        </w:rPr>
        <w:t xml:space="preserve"> </w:t>
      </w:r>
      <w:r w:rsidR="00477F6A">
        <w:rPr>
          <w:rFonts w:ascii="Calibri" w:eastAsia="Times New Roman" w:hAnsi="Calibri" w:cs="Calibri"/>
          <w:color w:val="000000"/>
        </w:rPr>
        <w:t xml:space="preserve">length variation of these regions </w:t>
      </w:r>
      <w:r w:rsidR="0098442E">
        <w:rPr>
          <w:rFonts w:ascii="Calibri" w:eastAsia="Times New Roman" w:hAnsi="Calibri" w:cs="Calibri"/>
          <w:color w:val="000000"/>
        </w:rPr>
        <w:t>suggested altered peptide binding properties</w:t>
      </w:r>
      <w:r w:rsidR="000D1FF2">
        <w:rPr>
          <w:rFonts w:ascii="Calibri" w:eastAsia="Times New Roman" w:hAnsi="Calibri" w:cs="Calibri"/>
          <w:color w:val="000000"/>
        </w:rPr>
        <w:t xml:space="preserve"> for PIT-matched </w:t>
      </w:r>
      <w:r w:rsidR="000D1FF2" w:rsidRPr="00E66321">
        <w:rPr>
          <w:rFonts w:ascii="Calibri" w:eastAsia="Times New Roman" w:hAnsi="Calibri" w:cs="Calibri"/>
          <w:i/>
          <w:iCs/>
          <w:color w:val="000000"/>
        </w:rPr>
        <w:t>TRA</w:t>
      </w:r>
      <w:r w:rsidR="000D1FF2">
        <w:rPr>
          <w:rFonts w:ascii="Calibri" w:eastAsia="Times New Roman" w:hAnsi="Calibri" w:cs="Calibri"/>
          <w:color w:val="000000"/>
        </w:rPr>
        <w:t xml:space="preserve"> chains</w:t>
      </w:r>
      <w:r w:rsidR="0098442E">
        <w:rPr>
          <w:rFonts w:ascii="Calibri" w:eastAsia="Times New Roman" w:hAnsi="Calibri" w:cs="Calibri"/>
          <w:color w:val="000000"/>
        </w:rPr>
        <w:t xml:space="preserve">. </w:t>
      </w:r>
      <w:r w:rsidR="000D1FF2">
        <w:rPr>
          <w:rFonts w:ascii="Calibri" w:eastAsia="Times New Roman" w:hAnsi="Calibri" w:cs="Calibri"/>
          <w:color w:val="000000"/>
        </w:rPr>
        <w:t>As a test</w:t>
      </w:r>
      <w:r w:rsidR="0098442E">
        <w:rPr>
          <w:rFonts w:ascii="Calibri" w:eastAsia="Times New Roman" w:hAnsi="Calibri" w:cs="Calibri"/>
          <w:color w:val="000000"/>
        </w:rPr>
        <w:t xml:space="preserve">, we </w:t>
      </w:r>
      <w:r w:rsidR="0005384B">
        <w:rPr>
          <w:rFonts w:ascii="Calibri" w:eastAsia="Times New Roman" w:hAnsi="Calibri" w:cs="Calibri"/>
          <w:color w:val="000000"/>
        </w:rPr>
        <w:t xml:space="preserve">utilized molecular modeling </w:t>
      </w:r>
      <w:r w:rsidR="004F4879">
        <w:rPr>
          <w:rFonts w:ascii="Calibri" w:eastAsia="Times New Roman" w:hAnsi="Calibri" w:cs="Calibri"/>
          <w:color w:val="000000"/>
        </w:rPr>
        <w:t>to predict</w:t>
      </w:r>
      <w:r w:rsidR="00C04C2F">
        <w:rPr>
          <w:rFonts w:ascii="Calibri" w:eastAsia="Times New Roman" w:hAnsi="Calibri" w:cs="Calibri"/>
          <w:color w:val="000000"/>
        </w:rPr>
        <w:t xml:space="preserve"> peptide binding </w:t>
      </w:r>
      <w:r w:rsidR="00834B01">
        <w:rPr>
          <w:rFonts w:ascii="Calibri" w:eastAsia="Times New Roman" w:hAnsi="Calibri" w:cs="Calibri"/>
          <w:color w:val="000000"/>
        </w:rPr>
        <w:t xml:space="preserve">residues </w:t>
      </w:r>
      <w:r w:rsidR="00C04C2F">
        <w:rPr>
          <w:rFonts w:ascii="Calibri" w:eastAsia="Times New Roman" w:hAnsi="Calibri" w:cs="Calibri"/>
          <w:color w:val="000000"/>
        </w:rPr>
        <w:t>in</w:t>
      </w:r>
      <w:r w:rsidR="0098442E">
        <w:rPr>
          <w:rFonts w:ascii="Calibri" w:eastAsia="Times New Roman" w:hAnsi="Calibri" w:cs="Calibri"/>
          <w:color w:val="000000"/>
        </w:rPr>
        <w:t xml:space="preserve"> </w:t>
      </w:r>
      <w:r w:rsidR="00E91B79">
        <w:rPr>
          <w:rFonts w:ascii="Calibri" w:eastAsia="Times New Roman" w:hAnsi="Calibri" w:cs="Calibri"/>
          <w:color w:val="000000"/>
        </w:rPr>
        <w:t>tri-</w:t>
      </w:r>
      <w:r w:rsidR="0098442E">
        <w:rPr>
          <w:rFonts w:ascii="Calibri" w:eastAsia="Times New Roman" w:hAnsi="Calibri" w:cs="Calibri"/>
          <w:color w:val="000000"/>
        </w:rPr>
        <w:t xml:space="preserve">molecular models of PIT-matched and PIT-non-matched TCRs </w:t>
      </w:r>
      <w:r w:rsidR="00C04C2F">
        <w:rPr>
          <w:rFonts w:ascii="Calibri" w:eastAsia="Times New Roman" w:hAnsi="Calibri" w:cs="Calibri"/>
          <w:color w:val="000000"/>
        </w:rPr>
        <w:t>complexed with peptide-</w:t>
      </w:r>
      <w:r w:rsidR="009A2513">
        <w:rPr>
          <w:rFonts w:ascii="Calibri" w:eastAsia="Times New Roman" w:hAnsi="Calibri" w:cs="Calibri"/>
          <w:color w:val="000000"/>
        </w:rPr>
        <w:t xml:space="preserve">class II </w:t>
      </w:r>
      <w:r w:rsidR="00C04C2F">
        <w:rPr>
          <w:rFonts w:ascii="Calibri" w:eastAsia="Times New Roman" w:hAnsi="Calibri" w:cs="Calibri"/>
          <w:color w:val="000000"/>
        </w:rPr>
        <w:t xml:space="preserve">MHC complexes. </w:t>
      </w:r>
      <w:r w:rsidR="004F4879">
        <w:rPr>
          <w:rFonts w:ascii="Calibri" w:eastAsia="Times New Roman" w:hAnsi="Calibri" w:cs="Calibri"/>
          <w:color w:val="000000"/>
        </w:rPr>
        <w:t>For modeling, w</w:t>
      </w:r>
      <w:r w:rsidR="00C04C2F">
        <w:rPr>
          <w:rFonts w:ascii="Calibri" w:eastAsia="Times New Roman" w:hAnsi="Calibri" w:cs="Calibri"/>
          <w:color w:val="000000"/>
        </w:rPr>
        <w:t xml:space="preserve">e </w:t>
      </w:r>
      <w:r w:rsidR="004F4879">
        <w:rPr>
          <w:rFonts w:ascii="Calibri" w:eastAsia="Times New Roman" w:hAnsi="Calibri" w:cs="Calibri"/>
          <w:color w:val="000000"/>
        </w:rPr>
        <w:t>used</w:t>
      </w:r>
      <w:r w:rsidR="00C04C2F">
        <w:rPr>
          <w:rFonts w:ascii="Calibri" w:eastAsia="Times New Roman" w:hAnsi="Calibri" w:cs="Calibri"/>
          <w:color w:val="000000"/>
        </w:rPr>
        <w:t xml:space="preserve"> TCR</w:t>
      </w:r>
      <w:r w:rsidR="0005384B">
        <w:rPr>
          <w:rFonts w:ascii="Calibri" w:eastAsia="Times New Roman" w:hAnsi="Calibri" w:cs="Calibri"/>
          <w:color w:val="000000"/>
        </w:rPr>
        <w:t>m</w:t>
      </w:r>
      <w:r w:rsidR="00C04C2F">
        <w:rPr>
          <w:rFonts w:ascii="Calibri" w:eastAsia="Times New Roman" w:hAnsi="Calibri" w:cs="Calibri"/>
          <w:color w:val="000000"/>
        </w:rPr>
        <w:t>odel2</w:t>
      </w:r>
      <w:r w:rsidR="00495078">
        <w:rPr>
          <w:rFonts w:ascii="Calibri" w:eastAsia="Times New Roman" w:hAnsi="Calibri" w:cs="Calibri"/>
          <w:color w:val="000000"/>
        </w:rPr>
        <w:t xml:space="preserve">, which </w:t>
      </w:r>
      <w:r w:rsidR="00495078">
        <w:t xml:space="preserve">is based on the AI system, </w:t>
      </w:r>
      <w:proofErr w:type="spellStart"/>
      <w:r w:rsidR="00495078">
        <w:t>AlphaFold</w:t>
      </w:r>
      <w:proofErr w:type="spellEnd"/>
      <w:r w:rsidR="00495078">
        <w:t xml:space="preserve"> v2.3 </w:t>
      </w:r>
      <w:r w:rsidR="00495078">
        <w:fldChar w:fldCharType="begin"/>
      </w:r>
      <w:r w:rsidR="00583190">
        <w:instrText xml:space="preserve"> ADDIN ZOTERO_ITEM CSL_CITATION {"citationID":"CgUXUI9E","properties":{"formattedCitation":"\\super 29\\nosupersub{}","plainCitation":"29","noteIndex":0},"citationItems":[{"id":3361,"uris":["http://zotero.org/users/522661/items/C9TC47NB"],"itemData":{"id":3361,"type":"article-journal","abstract":"Proteins are essential to life, and understanding their structure can facilitate a mechanistic understanding of their function. Through an enormous experimental effort1-4, the structures of around 100,000 unique proteins have been determined5, but this represents a small fraction of the billions of known protein sequences6,7. Structural coverage is bottlenecked by the months to years of painstaking effort required to determine a single protein structure. Accurate computational approaches are needed to address this gap and to enable large-scale structural bioinformatics. Predicting the three-dimensional structure that a protein will adopt based solely on its amino acid sequence-the structure prediction component of the 'protein folding problem'8-has been an important open research problem for more than 50 years9. Despite recent progress10-14, existing methods fall far short of atomic accuracy, especially when no homologous structure is available. Here we provide the first computational method that can regularly predict protein structures with atomic accuracy even in cases in which no similar structure is known. We validated an entirely redesigned version of our neural network-based model, AlphaFold, in the challenging 14th Critical Assessment of protein Structure Prediction (CASP14)15, demonstrating accuracy competitive with experimental structures in a majority of cases and greatly outperforming other methods. Underpinning the latest version of AlphaFold is a novel machine learning approach that incorporates physical and biological knowledge about protein structure, leveraging multi-sequence alignments, into the design of the deep learning algorithm.","container-title":"Nature","DOI":"10.1038/s41586-021-03819-2","ISSN":"1476-4687","issue":"7873","journalAbbreviation":"Nature","language":"eng","note":"PMID: 34265844\nPMCID: PMC8371605","page":"583-589","source":"PubMed","title":"Highly accurate protein structure prediction with AlphaFold","volume":"596","author":[{"family":"Jumper","given":"John"},{"family":"Evans","given":"Richard"},{"family":"Pritzel","given":"Alexander"},{"family":"Green","given":"Tim"},{"family":"Figurnov","given":"Michael"},{"family":"Ronneberger","given":"Olaf"},{"family":"Tunyasuvunakool","given":"Kathryn"},{"family":"Bates","given":"Russ"},{"family":"Žídek","given":"Augustin"},{"family":"Potapenko","given":"Anna"},{"family":"Bridgland","given":"Alex"},{"family":"Meyer","given":"Clemens"},{"family":"Kohl","given":"Simon A. A."},{"family":"Ballard","given":"Andrew J."},{"family":"Cowie","given":"Andrew"},{"family":"Romera-Paredes","given":"Bernardino"},{"family":"Nikolov","given":"Stanislav"},{"family":"Jain","given":"Rishub"},{"family":"Adler","given":"Jonas"},{"family":"Back","given":"Trevor"},{"family":"Petersen","given":"Stig"},{"family":"Reiman","given":"David"},{"family":"Clancy","given":"Ellen"},{"family":"Zielinski","given":"Michal"},{"family":"Steinegger","given":"Martin"},{"family":"Pacholska","given":"Michalina"},{"family":"Berghammer","given":"Tamas"},{"family":"Bodenstein","given":"Sebastian"},{"family":"Silver","given":"David"},{"family":"Vinyals","given":"Oriol"},{"family":"Senior","given":"Andrew W."},{"family":"Kavukcuoglu","given":"Koray"},{"family":"Kohli","given":"Pushmeet"},{"family":"Hassabis","given":"Demis"}],"issued":{"date-parts":[["2021",8]]}}}],"schema":"https://github.com/citation-style-language/schema/raw/master/csl-citation.json"} </w:instrText>
      </w:r>
      <w:r w:rsidR="00495078">
        <w:fldChar w:fldCharType="separate"/>
      </w:r>
      <w:r w:rsidR="00583190" w:rsidRPr="00583190">
        <w:rPr>
          <w:rFonts w:ascii="Calibri" w:cs="Calibri"/>
          <w:vertAlign w:val="superscript"/>
        </w:rPr>
        <w:t>29</w:t>
      </w:r>
      <w:r w:rsidR="00495078">
        <w:fldChar w:fldCharType="end"/>
      </w:r>
      <w:r w:rsidR="00495078">
        <w:t>, a newly described method that predicts</w:t>
      </w:r>
      <w:r w:rsidR="00495078" w:rsidRPr="00CA74F6">
        <w:t xml:space="preserve"> protein structure with high accuracy at </w:t>
      </w:r>
      <w:r w:rsidR="00495078">
        <w:t>unmatched</w:t>
      </w:r>
      <w:r w:rsidR="00495078" w:rsidRPr="00CA74F6">
        <w:t xml:space="preserve"> scale</w:t>
      </w:r>
      <w:r w:rsidR="00495078">
        <w:t xml:space="preserve"> </w:t>
      </w:r>
      <w:r w:rsidR="00495078">
        <w:fldChar w:fldCharType="begin"/>
      </w:r>
      <w:r w:rsidR="00583190">
        <w:instrText xml:space="preserve"> ADDIN ZOTERO_ITEM CSL_CITATION {"citationID":"aesah7siaj","properties":{"formattedCitation":"\\super 30\\nosupersub{}","plainCitation":"30","noteIndex":0},"citationItems":[{"id":3370,"uris":["http://zotero.org/users/522661/items/PURUEI9Z"],"itemData":{"id":3370,"type":"article-journal","abstract":"Three-dimensional protein structure is directly correlated with its function and its determination is critical to understanding biological processes and addressing human health and life science problems in general. Although new protein structures are experimentally obtained over time, there is still a large difference between the number of protein sequences placed in Uniprot and those with resolved tertiary structure. In this context, studies have emerged to predict protein structures by methods based on a template or free modeling. In the last years, different methods have been combined to overcome their individual limitations, until the emergence of AlphaFold2, which demonstrated that predicting protein structure with high accuracy at unprecedented scale is possible. Despite its current impact in the field, AlphaFold2 has limitations. Recently, new methods based on protein language models have promised to revolutionize the protein structural biology allowing the discovery of protein structure and function only from evolutionary patterns present on protein sequence. Even though these methods do not reach AlphaFold2 accuracy, they already covered some of its limitations, being able to predict with high accuracy more than 200 million proteins from metagenomic databases. In this mini-review, we provide an overview of the breakthroughs in protein structure prediction before and after AlphaFold2 emergence.","container-title":"Frontiers in Bioinformatics","ISSN":"2673-7647","source":"Frontiers","title":"Before and after AlphaFold2: An overview of protein structure prediction","title-short":"Before and after AlphaFold2","URL":"https://www.frontiersin.org/articles/10.3389/fbinf.2023.1120370","volume":"3","author":[{"family":"Bertoline","given":"Letícia M. F."},{"family":"Lima","given":"Angélica N."},{"family":"Krieger","given":"Jose E."},{"family":"Teixeira","given":"Samantha K."}],"accessed":{"date-parts":[["2023",8,2]]},"issued":{"date-parts":[["2023"]]}}}],"schema":"https://github.com/citation-style-language/schema/raw/master/csl-citation.json"} </w:instrText>
      </w:r>
      <w:r w:rsidR="00495078">
        <w:fldChar w:fldCharType="separate"/>
      </w:r>
      <w:r w:rsidR="00583190" w:rsidRPr="00583190">
        <w:rPr>
          <w:rFonts w:ascii="Calibri" w:cs="Calibri"/>
          <w:vertAlign w:val="superscript"/>
        </w:rPr>
        <w:t>30</w:t>
      </w:r>
      <w:r w:rsidR="00495078">
        <w:fldChar w:fldCharType="end"/>
      </w:r>
      <w:r w:rsidR="00495078">
        <w:t xml:space="preserve">. </w:t>
      </w:r>
      <w:r w:rsidR="00495078">
        <w:rPr>
          <w:rFonts w:ascii="Calibri" w:eastAsia="Times New Roman" w:hAnsi="Calibri" w:cs="Calibri"/>
          <w:color w:val="000000"/>
        </w:rPr>
        <w:t xml:space="preserve">TCRmodel2 uses </w:t>
      </w:r>
      <w:r w:rsidR="00495078" w:rsidRPr="00495078">
        <w:rPr>
          <w:rFonts w:ascii="Calibri" w:eastAsia="Times New Roman" w:hAnsi="Calibri" w:cs="Calibri"/>
          <w:color w:val="000000"/>
        </w:rPr>
        <w:t xml:space="preserve">focused databases of TCR and MHC sequences to </w:t>
      </w:r>
      <w:r w:rsidR="006010EC">
        <w:rPr>
          <w:rFonts w:ascii="Calibri" w:eastAsia="Times New Roman" w:hAnsi="Calibri" w:cs="Calibri"/>
          <w:color w:val="000000"/>
        </w:rPr>
        <w:t xml:space="preserve">expedite </w:t>
      </w:r>
      <w:r w:rsidR="00495078">
        <w:rPr>
          <w:rFonts w:ascii="Calibri" w:eastAsia="Times New Roman" w:hAnsi="Calibri" w:cs="Calibri"/>
          <w:color w:val="000000"/>
        </w:rPr>
        <w:t>multiple sequence alignment</w:t>
      </w:r>
      <w:r w:rsidR="00495078" w:rsidRPr="00495078">
        <w:rPr>
          <w:rFonts w:ascii="Calibri" w:eastAsia="Times New Roman" w:hAnsi="Calibri" w:cs="Calibri"/>
          <w:color w:val="000000"/>
        </w:rPr>
        <w:t xml:space="preserve"> feature building</w:t>
      </w:r>
      <w:r w:rsidR="00495078">
        <w:rPr>
          <w:rFonts w:ascii="Calibri" w:eastAsia="Times New Roman" w:hAnsi="Calibri" w:cs="Calibri"/>
          <w:color w:val="000000"/>
        </w:rPr>
        <w:t>;</w:t>
      </w:r>
      <w:r w:rsidR="00495078" w:rsidRPr="00495078">
        <w:rPr>
          <w:rFonts w:ascii="Calibri" w:eastAsia="Times New Roman" w:hAnsi="Calibri" w:cs="Calibri"/>
          <w:color w:val="000000"/>
        </w:rPr>
        <w:t xml:space="preserve"> optimization of the TCR template selection</w:t>
      </w:r>
      <w:r w:rsidR="00495078">
        <w:rPr>
          <w:rFonts w:ascii="Calibri" w:eastAsia="Times New Roman" w:hAnsi="Calibri" w:cs="Calibri"/>
          <w:color w:val="000000"/>
        </w:rPr>
        <w:t>;</w:t>
      </w:r>
      <w:r w:rsidR="00495078" w:rsidRPr="00495078">
        <w:rPr>
          <w:rFonts w:ascii="Calibri" w:eastAsia="Times New Roman" w:hAnsi="Calibri" w:cs="Calibri"/>
          <w:color w:val="000000"/>
        </w:rPr>
        <w:t xml:space="preserve"> and utilization of peptide–MHC complex structures as templates to improve modeling accuracy.</w:t>
      </w:r>
      <w:r w:rsidR="00926E32">
        <w:t xml:space="preserve"> </w:t>
      </w:r>
      <w:r w:rsidR="004F4879">
        <w:t xml:space="preserve">For model input, we used </w:t>
      </w:r>
      <w:r w:rsidR="0005384B">
        <w:t xml:space="preserve">paired </w:t>
      </w:r>
      <w:r w:rsidR="0005384B" w:rsidRPr="00CA74F6">
        <w:rPr>
          <w:i/>
          <w:iCs/>
        </w:rPr>
        <w:t>TRA</w:t>
      </w:r>
      <w:r w:rsidR="0005384B">
        <w:t xml:space="preserve"> and </w:t>
      </w:r>
      <w:r w:rsidR="0005384B" w:rsidRPr="00CA74F6">
        <w:rPr>
          <w:i/>
          <w:iCs/>
        </w:rPr>
        <w:t>TRB</w:t>
      </w:r>
      <w:r w:rsidR="0005384B">
        <w:t xml:space="preserve"> sequences from a set of</w:t>
      </w:r>
      <w:r w:rsidR="00477F6A">
        <w:t xml:space="preserve"> 30 </w:t>
      </w:r>
      <w:r w:rsidR="0005384B">
        <w:t xml:space="preserve">IAR </w:t>
      </w:r>
      <w:r w:rsidR="0005384B" w:rsidRPr="00CA74F6">
        <w:t>TCRs</w:t>
      </w:r>
      <w:r w:rsidR="0005384B">
        <w:t xml:space="preserve"> with known specificity (16 PIT</w:t>
      </w:r>
      <w:r w:rsidR="0091704E">
        <w:t>-</w:t>
      </w:r>
      <w:r w:rsidR="0005384B">
        <w:t>matched and 14 PIT-non-matched</w:t>
      </w:r>
      <w:r w:rsidR="00E91B79">
        <w:t xml:space="preserve"> TCRs</w:t>
      </w:r>
      <w:r w:rsidR="00834B01">
        <w:t>)</w:t>
      </w:r>
      <w:r w:rsidR="0005384B">
        <w:t xml:space="preserve">, together with their cognate peptides </w:t>
      </w:r>
      <w:r w:rsidR="0005384B">
        <w:fldChar w:fldCharType="begin"/>
      </w:r>
      <w:r w:rsidR="00034389">
        <w:instrText xml:space="preserve"> ADDIN ZOTERO_ITEM CSL_CITATION {"citationID":"a2oen7qpftr","properties":{"formattedCitation":"\\super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05384B">
        <w:fldChar w:fldCharType="separate"/>
      </w:r>
      <w:r w:rsidR="00034389" w:rsidRPr="00034389">
        <w:rPr>
          <w:rFonts w:ascii="Calibri" w:cs="Calibri"/>
          <w:vertAlign w:val="superscript"/>
        </w:rPr>
        <w:t>16</w:t>
      </w:r>
      <w:r w:rsidR="0005384B">
        <w:fldChar w:fldCharType="end"/>
      </w:r>
      <w:r w:rsidR="0005384B">
        <w:t xml:space="preserve">; and sequences of HLA DRA*01:01 and </w:t>
      </w:r>
      <w:r w:rsidR="0005384B" w:rsidRPr="00681C49">
        <w:t>DRB1*0401</w:t>
      </w:r>
      <w:r w:rsidR="0005384B">
        <w:t xml:space="preserve"> MHC class II subunits</w:t>
      </w:r>
      <w:r w:rsidR="004F4879">
        <w:t xml:space="preserve"> </w:t>
      </w:r>
      <w:r w:rsidR="004F4879">
        <w:fldChar w:fldCharType="begin"/>
      </w:r>
      <w:r w:rsidR="00034389">
        <w:instrText xml:space="preserve"> ADDIN ZOTERO_ITEM CSL_CITATION {"citationID":"avi2dk61m9","properties":{"formattedCitation":"\\super 31\\nosupersub{}","plainCitation":"31","noteIndex":0},"citationItems":[{"id":3364,"uris":["http://zotero.org/users/522661/items/5HFF6RHZ"],"itemData":{"id":3364,"type":"article-journal","container-title":"Immunity","DOI":"10.1016/S1074-7613(00)80369-6","ISSN":"1074-7613","issue":"4","journalAbbreviation":"Immunity","language":"English","note":"publisher: Elsevier\nPMID: 9354468","page":"473-481","source":"www.cell.com","title":"X-Ray Crystal Structure of HLA-DR4 (DRA*0101, DRB1*0401) Complexed with a Peptide from Human Collagen II","volume":"7","author":[{"family":"Dessen","given":"Andréa"},{"family":"Lawrence","given":"C. Martin"},{"family":"Cupo","given":"Susan"},{"family":"Zaller","given":"Dennis M."},{"family":"Wiley","given":"Don C."}],"issued":{"date-parts":[["1997",10,1]]}}}],"schema":"https://github.com/citation-style-language/schema/raw/master/csl-citation.json"} </w:instrText>
      </w:r>
      <w:r w:rsidR="004F4879">
        <w:fldChar w:fldCharType="separate"/>
      </w:r>
      <w:r w:rsidR="00034389" w:rsidRPr="00034389">
        <w:rPr>
          <w:rFonts w:ascii="Calibri" w:cs="Calibri"/>
          <w:vertAlign w:val="superscript"/>
        </w:rPr>
        <w:t>31</w:t>
      </w:r>
      <w:r w:rsidR="004F4879">
        <w:fldChar w:fldCharType="end"/>
      </w:r>
      <w:r w:rsidR="004F4879">
        <w:t>.</w:t>
      </w:r>
      <w:r w:rsidR="004F4879" w:rsidRPr="004F4879">
        <w:t xml:space="preserve"> </w:t>
      </w:r>
    </w:p>
    <w:p w14:paraId="71DDDAA6" w14:textId="16F03B75" w:rsidR="007E6026" w:rsidRDefault="004F4879" w:rsidP="00F459F0">
      <w:pPr>
        <w:spacing w:after="120" w:line="360" w:lineRule="auto"/>
        <w:ind w:firstLine="432"/>
      </w:pPr>
      <w:r>
        <w:t>From best fit models</w:t>
      </w:r>
      <w:r w:rsidR="007E6026">
        <w:t xml:space="preserve"> for each TCR</w:t>
      </w:r>
      <w:r>
        <w:t xml:space="preserve">, we identified likely peptide contact residues </w:t>
      </w:r>
      <w:r w:rsidR="0052144E">
        <w:t>(</w:t>
      </w:r>
      <w:r w:rsidR="0000171E">
        <w:t xml:space="preserve">TCR </w:t>
      </w:r>
      <w:r>
        <w:t xml:space="preserve">residues &lt;5 </w:t>
      </w:r>
      <w:r w:rsidRPr="0010437F">
        <w:rPr>
          <w:rFonts w:ascii="Cambria Math" w:hAnsi="Cambria Math" w:cs="Cambria Math"/>
        </w:rPr>
        <w:t>Å</w:t>
      </w:r>
      <w:r>
        <w:t xml:space="preserve"> in distance from the bound peptide chain</w:t>
      </w:r>
      <w:r w:rsidR="007E6026">
        <w:t>) and</w:t>
      </w:r>
      <w:r w:rsidR="0052144E">
        <w:t xml:space="preserve"> mapped these to </w:t>
      </w:r>
      <w:r w:rsidR="007E6026" w:rsidRPr="00E66321">
        <w:rPr>
          <w:i/>
          <w:iCs/>
        </w:rPr>
        <w:t>TRA</w:t>
      </w:r>
      <w:r w:rsidR="007E6026">
        <w:t xml:space="preserve"> and </w:t>
      </w:r>
      <w:r w:rsidR="007E6026" w:rsidRPr="00E66321">
        <w:rPr>
          <w:i/>
          <w:iCs/>
        </w:rPr>
        <w:t>TRB</w:t>
      </w:r>
      <w:r w:rsidR="007E6026">
        <w:t xml:space="preserve"> </w:t>
      </w:r>
      <w:r w:rsidR="00EB1FCD">
        <w:t xml:space="preserve">sequence </w:t>
      </w:r>
      <w:r w:rsidR="007E6026">
        <w:t>features</w:t>
      </w:r>
      <w:r w:rsidR="0052144E">
        <w:t>.</w:t>
      </w:r>
      <w:r w:rsidR="00992A07">
        <w:t xml:space="preserve"> </w:t>
      </w:r>
      <w:r w:rsidR="004F6C98">
        <w:t xml:space="preserve">We first visually compared TCR-peptide contact residues in representations of PIT-matched and PIT-non-matched TCRs with extremes in </w:t>
      </w:r>
      <w:r w:rsidR="004F6C98" w:rsidRPr="00730F57">
        <w:rPr>
          <w:i/>
          <w:iCs/>
        </w:rPr>
        <w:t>TRA</w:t>
      </w:r>
      <w:r w:rsidR="004F6C98">
        <w:t xml:space="preserve"> junction length (</w:t>
      </w:r>
      <w:r w:rsidR="004F6C98" w:rsidRPr="00CA74F6">
        <w:rPr>
          <w:b/>
          <w:bCs/>
        </w:rPr>
        <w:t>Figure 3A-B</w:t>
      </w:r>
      <w:r w:rsidR="004F6C98">
        <w:t>). This comparison showed that Clone</w:t>
      </w:r>
      <w:r w:rsidR="005B1BBF">
        <w:t xml:space="preserve"> </w:t>
      </w:r>
      <w:r w:rsidR="004F6C98">
        <w:t>604 (</w:t>
      </w:r>
      <w:r w:rsidR="00926E32">
        <w:t>10</w:t>
      </w:r>
      <w:r w:rsidR="00F16551">
        <w:t xml:space="preserve"> </w:t>
      </w:r>
      <w:r w:rsidR="006010EC">
        <w:t>AA</w:t>
      </w:r>
      <w:r w:rsidR="00926E32">
        <w:t>,</w:t>
      </w:r>
      <w:r w:rsidR="006010EC">
        <w:t xml:space="preserve"> </w:t>
      </w:r>
      <w:r w:rsidR="004F6C98">
        <w:t>PIT-matched) had more predicted peptide contacts that mapped to CDR1, and fewer that mapped to CDR3, than Clone</w:t>
      </w:r>
      <w:r w:rsidR="005B1BBF">
        <w:t xml:space="preserve"> </w:t>
      </w:r>
      <w:r w:rsidR="004F6C98">
        <w:t>2253 (</w:t>
      </w:r>
      <w:r w:rsidR="00926E32">
        <w:t>17</w:t>
      </w:r>
      <w:r w:rsidR="006010EC">
        <w:t xml:space="preserve"> AA</w:t>
      </w:r>
      <w:r w:rsidR="00926E32">
        <w:t>,</w:t>
      </w:r>
      <w:r w:rsidR="004F6C98">
        <w:t xml:space="preserve"> PIT-non-matched).</w:t>
      </w:r>
      <w:r w:rsidR="006D4ECE">
        <w:t xml:space="preserve"> </w:t>
      </w:r>
      <w:r w:rsidR="004F6C98">
        <w:t xml:space="preserve">To extend these observations to the larger data set, we compared </w:t>
      </w:r>
      <w:r w:rsidR="00387E83">
        <w:t xml:space="preserve">the </w:t>
      </w:r>
      <w:r w:rsidR="004F6C98">
        <w:t xml:space="preserve">numbers of TCR contacts </w:t>
      </w:r>
      <w:r w:rsidR="00CC3989">
        <w:t>of each chain</w:t>
      </w:r>
      <w:r w:rsidR="002D4199">
        <w:t xml:space="preserve"> from the set of 30 IAR TCRs</w:t>
      </w:r>
      <w:r w:rsidR="00CC3989">
        <w:t xml:space="preserve"> (</w:t>
      </w:r>
      <w:r w:rsidR="006B0CDB" w:rsidRPr="00E66321">
        <w:rPr>
          <w:b/>
          <w:bCs/>
        </w:rPr>
        <w:t>Table S</w:t>
      </w:r>
      <w:r w:rsidR="00D71BB7">
        <w:rPr>
          <w:b/>
          <w:bCs/>
        </w:rPr>
        <w:t>3</w:t>
      </w:r>
      <w:r w:rsidR="00CC3989">
        <w:rPr>
          <w:b/>
          <w:bCs/>
        </w:rPr>
        <w:t xml:space="preserve">). </w:t>
      </w:r>
      <w:r w:rsidR="002D4199" w:rsidRPr="00730F57">
        <w:t>We displaye</w:t>
      </w:r>
      <w:r w:rsidR="002D4199">
        <w:t xml:space="preserve">d the numbers of contacts in different sequence features in </w:t>
      </w:r>
      <w:r w:rsidR="003641C0">
        <w:t xml:space="preserve">both chains from </w:t>
      </w:r>
      <w:r w:rsidR="002D4199">
        <w:t xml:space="preserve">each TCR as </w:t>
      </w:r>
      <w:r w:rsidR="003641C0">
        <w:t xml:space="preserve">a </w:t>
      </w:r>
      <w:r w:rsidR="002D4199">
        <w:t xml:space="preserve">function of </w:t>
      </w:r>
      <w:r w:rsidR="002D4199" w:rsidRPr="00730F57">
        <w:rPr>
          <w:i/>
          <w:iCs/>
        </w:rPr>
        <w:t>TRA</w:t>
      </w:r>
      <w:r w:rsidR="002D4199">
        <w:t xml:space="preserve"> and </w:t>
      </w:r>
      <w:r w:rsidR="002D4199" w:rsidRPr="00730F57">
        <w:rPr>
          <w:i/>
          <w:iCs/>
        </w:rPr>
        <w:t>TRB</w:t>
      </w:r>
      <w:r w:rsidR="002D4199">
        <w:t xml:space="preserve"> </w:t>
      </w:r>
      <w:r w:rsidR="003641C0">
        <w:t>junction</w:t>
      </w:r>
      <w:r w:rsidR="002D4199">
        <w:t xml:space="preserve"> lengths</w:t>
      </w:r>
      <w:r w:rsidR="003641C0">
        <w:t xml:space="preserve"> (</w:t>
      </w:r>
      <w:r w:rsidR="003641C0" w:rsidRPr="00CA74F6">
        <w:rPr>
          <w:b/>
          <w:bCs/>
        </w:rPr>
        <w:t>Figure S6</w:t>
      </w:r>
      <w:r w:rsidR="003641C0">
        <w:rPr>
          <w:b/>
          <w:bCs/>
        </w:rPr>
        <w:t xml:space="preserve">). </w:t>
      </w:r>
      <w:r w:rsidR="007E6026">
        <w:t xml:space="preserve">As expected, the </w:t>
      </w:r>
      <w:r w:rsidR="007E6026" w:rsidRPr="00E66321">
        <w:rPr>
          <w:i/>
          <w:iCs/>
        </w:rPr>
        <w:t>TRA</w:t>
      </w:r>
      <w:r w:rsidR="007E6026">
        <w:t xml:space="preserve"> and </w:t>
      </w:r>
      <w:r w:rsidR="007E6026" w:rsidRPr="00E66321">
        <w:rPr>
          <w:i/>
          <w:iCs/>
        </w:rPr>
        <w:t>TRB</w:t>
      </w:r>
      <w:r w:rsidR="007E6026">
        <w:t xml:space="preserve"> CDR3 regions contributed the most peptide contacts</w:t>
      </w:r>
      <w:r w:rsidR="007E6026">
        <w:rPr>
          <w:b/>
          <w:bCs/>
        </w:rPr>
        <w:t xml:space="preserve">. </w:t>
      </w:r>
      <w:r w:rsidR="0000171E">
        <w:t>There was</w:t>
      </w:r>
      <w:r w:rsidR="007E6026">
        <w:t xml:space="preserve"> a significant positive relationship between the number of peptide contacts mapping to the </w:t>
      </w:r>
      <w:r w:rsidR="007E6026" w:rsidRPr="00CA74F6">
        <w:rPr>
          <w:i/>
          <w:iCs/>
        </w:rPr>
        <w:t>TRA</w:t>
      </w:r>
      <w:r w:rsidR="007E6026">
        <w:t xml:space="preserve"> CDR3 region and </w:t>
      </w:r>
      <w:r w:rsidR="007E6026" w:rsidRPr="00CA74F6">
        <w:rPr>
          <w:i/>
          <w:iCs/>
        </w:rPr>
        <w:t>TRA</w:t>
      </w:r>
      <w:r w:rsidR="007E6026">
        <w:t xml:space="preserve"> </w:t>
      </w:r>
      <w:r w:rsidR="00387E83">
        <w:t xml:space="preserve">junction </w:t>
      </w:r>
      <w:r w:rsidR="007E6026">
        <w:t>length</w:t>
      </w:r>
      <w:r w:rsidR="0000171E">
        <w:t xml:space="preserve">, and a weaker </w:t>
      </w:r>
      <w:r w:rsidR="00E91B79">
        <w:t xml:space="preserve">negative </w:t>
      </w:r>
      <w:r w:rsidR="0000171E">
        <w:t xml:space="preserve">relationship with the </w:t>
      </w:r>
      <w:r w:rsidR="0000171E" w:rsidRPr="00E66321">
        <w:rPr>
          <w:i/>
          <w:iCs/>
        </w:rPr>
        <w:t>TRB</w:t>
      </w:r>
      <w:r w:rsidR="0000171E">
        <w:t xml:space="preserve"> CDR3 region</w:t>
      </w:r>
      <w:r w:rsidR="007E6026">
        <w:t xml:space="preserve"> (</w:t>
      </w:r>
      <w:r w:rsidR="007E6026" w:rsidRPr="00CA74F6">
        <w:rPr>
          <w:b/>
          <w:bCs/>
        </w:rPr>
        <w:t>Figure S6</w:t>
      </w:r>
      <w:r w:rsidR="007E6026">
        <w:t xml:space="preserve">). </w:t>
      </w:r>
      <w:commentRangeStart w:id="7"/>
      <w:r w:rsidR="0000171E">
        <w:t xml:space="preserve">Unexpectedly, </w:t>
      </w:r>
      <w:r w:rsidR="00F16551">
        <w:t xml:space="preserve">while the number of contacts was low, </w:t>
      </w:r>
      <w:r w:rsidR="0000171E">
        <w:t xml:space="preserve">there was also a negative relationship between </w:t>
      </w:r>
      <w:r w:rsidR="00FB17D7">
        <w:t xml:space="preserve">the </w:t>
      </w:r>
      <w:r w:rsidR="00FB17D7" w:rsidRPr="00CA74F6">
        <w:rPr>
          <w:i/>
          <w:iCs/>
        </w:rPr>
        <w:t>TR</w:t>
      </w:r>
      <w:r w:rsidR="00FB17D7">
        <w:rPr>
          <w:i/>
          <w:iCs/>
        </w:rPr>
        <w:t>A</w:t>
      </w:r>
      <w:r w:rsidR="00FB17D7">
        <w:t xml:space="preserve"> CDR1 region and</w:t>
      </w:r>
      <w:r w:rsidR="00FB17D7" w:rsidRPr="00CA74F6">
        <w:rPr>
          <w:i/>
          <w:iCs/>
        </w:rPr>
        <w:t xml:space="preserve"> </w:t>
      </w:r>
      <w:r w:rsidR="0000171E" w:rsidRPr="00CA74F6">
        <w:rPr>
          <w:i/>
          <w:iCs/>
        </w:rPr>
        <w:t>TRA</w:t>
      </w:r>
      <w:r w:rsidR="0000171E">
        <w:t xml:space="preserve"> </w:t>
      </w:r>
      <w:r w:rsidR="00387E83">
        <w:t xml:space="preserve">junction </w:t>
      </w:r>
      <w:r w:rsidR="0000171E">
        <w:t xml:space="preserve">length. </w:t>
      </w:r>
      <w:commentRangeEnd w:id="7"/>
      <w:r w:rsidR="009D4B2A">
        <w:rPr>
          <w:rStyle w:val="CommentReference"/>
        </w:rPr>
        <w:commentReference w:id="7"/>
      </w:r>
    </w:p>
    <w:p w14:paraId="634AD128" w14:textId="54513AB8" w:rsidR="003732E3" w:rsidRDefault="00FF2789" w:rsidP="00FF2789">
      <w:pPr>
        <w:spacing w:after="120" w:line="360" w:lineRule="auto"/>
        <w:ind w:firstLine="432"/>
        <w:rPr>
          <w:rFonts w:ascii="Calibri" w:eastAsia="Times New Roman" w:hAnsi="Calibri" w:cs="Calibri"/>
          <w:color w:val="000000"/>
        </w:rPr>
      </w:pPr>
      <w:r>
        <w:rPr>
          <w:b/>
          <w:bCs/>
        </w:rPr>
        <w:lastRenderedPageBreak/>
        <w:t>Increased dependence on germline-encoded residues for b</w:t>
      </w:r>
      <w:r w:rsidR="003641C0">
        <w:rPr>
          <w:b/>
          <w:bCs/>
        </w:rPr>
        <w:t>inding of</w:t>
      </w:r>
      <w:r>
        <w:rPr>
          <w:b/>
          <w:bCs/>
        </w:rPr>
        <w:t xml:space="preserve"> shorter and PIT-matching</w:t>
      </w:r>
      <w:r w:rsidR="003641C0">
        <w:rPr>
          <w:b/>
          <w:bCs/>
        </w:rPr>
        <w:t xml:space="preserve"> TCRs</w:t>
      </w:r>
      <w:r>
        <w:rPr>
          <w:b/>
          <w:bCs/>
        </w:rPr>
        <w:t xml:space="preserve">. </w:t>
      </w:r>
      <w:r w:rsidR="00F459F0">
        <w:t>The</w:t>
      </w:r>
      <w:r w:rsidR="002D03FC">
        <w:t xml:space="preserve"> </w:t>
      </w:r>
      <w:r>
        <w:t xml:space="preserve">variation </w:t>
      </w:r>
      <w:r w:rsidR="00F459F0">
        <w:t>in contact residues by junction length (and PIT match)</w:t>
      </w:r>
      <w:r w:rsidR="002D03FC">
        <w:t xml:space="preserve"> could indicate </w:t>
      </w:r>
      <w:r w:rsidR="00EF0168">
        <w:t xml:space="preserve">either </w:t>
      </w:r>
      <w:r>
        <w:t xml:space="preserve">differences </w:t>
      </w:r>
      <w:r w:rsidR="002D03FC">
        <w:t>in overall number of contacts</w:t>
      </w:r>
      <w:r w:rsidR="00EF0168">
        <w:t>,</w:t>
      </w:r>
      <w:r w:rsidR="002D03FC">
        <w:t xml:space="preserve"> or different ratios of contacts in</w:t>
      </w:r>
      <w:r w:rsidR="00193FF9">
        <w:t xml:space="preserve"> </w:t>
      </w:r>
      <w:r w:rsidR="002D03FC">
        <w:t xml:space="preserve">different regions. To test these possibilities, we </w:t>
      </w:r>
      <w:r w:rsidR="005B1BBF">
        <w:t xml:space="preserve">first </w:t>
      </w:r>
      <w:r w:rsidR="002D03FC">
        <w:t>compared the overall number of TCR contacts by TCR chain in PIT-matched versus PIT-non-matched TCRs</w:t>
      </w:r>
      <w:r w:rsidR="00AF4444">
        <w:t xml:space="preserve">. This comparison showed </w:t>
      </w:r>
      <w:r w:rsidR="00AF4444" w:rsidRPr="00E66321">
        <w:t xml:space="preserve">no significant difference in </w:t>
      </w:r>
      <w:r w:rsidR="00AF4444">
        <w:t xml:space="preserve">overall peptide contacts in </w:t>
      </w:r>
      <w:r w:rsidR="00AF4444" w:rsidRPr="00E66321">
        <w:t xml:space="preserve">either </w:t>
      </w:r>
      <w:r w:rsidR="00AF4444" w:rsidRPr="00E66321">
        <w:rPr>
          <w:i/>
          <w:iCs/>
        </w:rPr>
        <w:t>TRA</w:t>
      </w:r>
      <w:r w:rsidR="00AF4444" w:rsidRPr="00E66321">
        <w:t xml:space="preserve"> or </w:t>
      </w:r>
      <w:r w:rsidR="00AF4444" w:rsidRPr="00E66321">
        <w:rPr>
          <w:i/>
          <w:iCs/>
        </w:rPr>
        <w:t>TRB</w:t>
      </w:r>
      <w:r w:rsidR="00AF4444" w:rsidRPr="00E66321">
        <w:t xml:space="preserve"> </w:t>
      </w:r>
      <w:r w:rsidR="00AF4444">
        <w:t>chains</w:t>
      </w:r>
      <w:r w:rsidR="00AF4444" w:rsidRPr="00E66321">
        <w:t xml:space="preserve"> between the two groups </w:t>
      </w:r>
      <w:r w:rsidR="00AF4444">
        <w:t>(</w:t>
      </w:r>
      <w:r w:rsidR="00AF4444" w:rsidRPr="00AF4444">
        <w:rPr>
          <w:b/>
          <w:bCs/>
        </w:rPr>
        <w:t>Figure 3C</w:t>
      </w:r>
      <w:r w:rsidR="00AF4444" w:rsidRPr="00E66321">
        <w:t>).</w:t>
      </w:r>
      <w:r w:rsidR="00AF4444">
        <w:t xml:space="preserve"> In contrast, the ratio of </w:t>
      </w:r>
      <w:r w:rsidR="00926A7C" w:rsidRPr="002601C5">
        <w:rPr>
          <w:i/>
          <w:iCs/>
        </w:rPr>
        <w:t>TRA</w:t>
      </w:r>
      <w:r w:rsidR="00926A7C">
        <w:t xml:space="preserve"> </w:t>
      </w:r>
      <w:r w:rsidR="00AF4444">
        <w:t xml:space="preserve">CDR1 to CDR3 contacts varied significantly with </w:t>
      </w:r>
      <w:r w:rsidR="00AF4444" w:rsidRPr="00E66321">
        <w:rPr>
          <w:i/>
          <w:iCs/>
        </w:rPr>
        <w:t>TRA</w:t>
      </w:r>
      <w:r w:rsidR="00AF4444">
        <w:t xml:space="preserve"> junction</w:t>
      </w:r>
      <w:r w:rsidR="00F44246">
        <w:t xml:space="preserve"> length</w:t>
      </w:r>
      <w:r w:rsidR="00926A7C">
        <w:t xml:space="preserve"> (p-value &lt;1e-4 for line slope</w:t>
      </w:r>
      <w:r w:rsidR="00F16551">
        <w:t>,</w:t>
      </w:r>
      <w:r w:rsidR="00926A7C">
        <w:t xml:space="preserve"> by linear modeling)</w:t>
      </w:r>
      <w:r w:rsidR="00E91B79">
        <w:t xml:space="preserve">, while maintaining the separation in length between </w:t>
      </w:r>
      <w:r w:rsidR="00F44246">
        <w:t>PIT-matched and PIT-non-matched junctions (</w:t>
      </w:r>
      <w:r w:rsidR="00F44246" w:rsidRPr="00AF4444">
        <w:rPr>
          <w:b/>
          <w:bCs/>
        </w:rPr>
        <w:t xml:space="preserve">Figure </w:t>
      </w:r>
      <w:r w:rsidR="00E014B6">
        <w:rPr>
          <w:b/>
          <w:bCs/>
        </w:rPr>
        <w:t>3D</w:t>
      </w:r>
      <w:r w:rsidR="00F44246">
        <w:t xml:space="preserve">). Thus, </w:t>
      </w:r>
      <w:r w:rsidR="00697D6D">
        <w:t xml:space="preserve">peptide recognition by </w:t>
      </w:r>
      <w:r w:rsidR="00F44246">
        <w:t xml:space="preserve">PIT-matched </w:t>
      </w:r>
      <w:r w:rsidR="00E91B79">
        <w:t>TCRs show</w:t>
      </w:r>
      <w:r w:rsidR="00697D6D">
        <w:t>s</w:t>
      </w:r>
      <w:r w:rsidR="00E91B79">
        <w:t xml:space="preserve"> </w:t>
      </w:r>
      <w:r w:rsidR="00F16551">
        <w:t xml:space="preserve">a trend towards </w:t>
      </w:r>
      <w:r w:rsidR="00697D6D">
        <w:t xml:space="preserve">greater reliance on </w:t>
      </w:r>
      <w:r w:rsidR="00E014B6">
        <w:t xml:space="preserve">the </w:t>
      </w:r>
      <w:r w:rsidR="00697D6D">
        <w:t>germline</w:t>
      </w:r>
      <w:r w:rsidR="0038796A">
        <w:t>-</w:t>
      </w:r>
      <w:r w:rsidR="00697D6D">
        <w:t xml:space="preserve">encoded residues in </w:t>
      </w:r>
      <w:r w:rsidR="00E014B6">
        <w:t xml:space="preserve">the </w:t>
      </w:r>
      <w:r w:rsidR="00E014B6" w:rsidRPr="002601C5">
        <w:rPr>
          <w:i/>
          <w:iCs/>
        </w:rPr>
        <w:t>TRA</w:t>
      </w:r>
      <w:r w:rsidR="00E014B6">
        <w:t xml:space="preserve"> </w:t>
      </w:r>
      <w:r w:rsidR="00697D6D">
        <w:t xml:space="preserve">CDR1 </w:t>
      </w:r>
      <w:r w:rsidR="00E014B6">
        <w:t xml:space="preserve">region </w:t>
      </w:r>
      <w:r w:rsidR="00697D6D">
        <w:t xml:space="preserve">than do PIT-non-matched TCRs, which in turn show greater reliance on </w:t>
      </w:r>
      <w:r w:rsidR="00F16551">
        <w:t xml:space="preserve">CDR3 </w:t>
      </w:r>
      <w:r w:rsidR="00697D6D">
        <w:t>residues generated by V(D)J recombination.</w:t>
      </w:r>
      <w:r w:rsidR="00193FF9">
        <w:t xml:space="preserve"> </w:t>
      </w:r>
    </w:p>
    <w:p w14:paraId="64C4224F" w14:textId="77777777" w:rsidR="003732E3" w:rsidRDefault="007072EF" w:rsidP="00766AE7">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Concomitant with the increase in </w:t>
      </w:r>
      <w:r>
        <w:t xml:space="preserve">the ratio of CDR1 to CDR3 contacts, </w:t>
      </w:r>
      <w:r>
        <w:rPr>
          <w:rFonts w:ascii="Calibri" w:eastAsia="Times New Roman" w:hAnsi="Calibri" w:cs="Calibri"/>
          <w:color w:val="000000"/>
        </w:rPr>
        <w:t xml:space="preserve">PIT-matched </w:t>
      </w:r>
      <w:r w:rsidRPr="00CA74F6">
        <w:rPr>
          <w:rFonts w:ascii="Calibri" w:eastAsia="Times New Roman" w:hAnsi="Calibri" w:cs="Calibri"/>
          <w:i/>
          <w:iCs/>
          <w:color w:val="000000"/>
        </w:rPr>
        <w:t>TRA</w:t>
      </w:r>
      <w:r>
        <w:rPr>
          <w:rFonts w:ascii="Calibri" w:eastAsia="Times New Roman" w:hAnsi="Calibri" w:cs="Calibri"/>
          <w:color w:val="000000"/>
        </w:rPr>
        <w:t xml:space="preserve"> chains also show</w:t>
      </w:r>
      <w:r w:rsidR="009D6C54">
        <w:rPr>
          <w:rFonts w:ascii="Calibri" w:eastAsia="Times New Roman" w:hAnsi="Calibri" w:cs="Calibri"/>
          <w:color w:val="000000"/>
        </w:rPr>
        <w:t>ed</w:t>
      </w:r>
      <w:r>
        <w:rPr>
          <w:rFonts w:ascii="Calibri" w:eastAsia="Times New Roman" w:hAnsi="Calibri" w:cs="Calibri"/>
          <w:color w:val="000000"/>
        </w:rPr>
        <w:t xml:space="preserve"> a</w:t>
      </w:r>
      <w:r>
        <w:t xml:space="preserve"> </w:t>
      </w:r>
      <w:r>
        <w:rPr>
          <w:rFonts w:ascii="Calibri" w:eastAsia="Times New Roman" w:hAnsi="Calibri" w:cs="Calibri"/>
          <w:color w:val="000000"/>
        </w:rPr>
        <w:t>decrease in CDR1 region</w:t>
      </w:r>
      <w:r w:rsidR="009D6C54">
        <w:rPr>
          <w:rFonts w:ascii="Calibri" w:eastAsia="Times New Roman" w:hAnsi="Calibri" w:cs="Calibri"/>
          <w:color w:val="000000"/>
        </w:rPr>
        <w:t xml:space="preserve"> length (</w:t>
      </w:r>
      <w:r w:rsidR="009D6C54">
        <w:rPr>
          <w:rFonts w:ascii="Calibri" w:eastAsia="Times New Roman" w:hAnsi="Calibri" w:cs="Calibri"/>
          <w:b/>
          <w:bCs/>
          <w:color w:val="000000"/>
        </w:rPr>
        <w:t>Figure S4A)</w:t>
      </w:r>
      <w:r w:rsidR="009D6C54">
        <w:rPr>
          <w:rFonts w:ascii="Calibri" w:eastAsia="Times New Roman" w:hAnsi="Calibri" w:cs="Calibri"/>
          <w:color w:val="000000"/>
        </w:rPr>
        <w:t>.</w:t>
      </w:r>
      <w:r>
        <w:rPr>
          <w:rFonts w:ascii="Calibri" w:eastAsia="Times New Roman" w:hAnsi="Calibri" w:cs="Calibri"/>
          <w:color w:val="000000"/>
        </w:rPr>
        <w:t xml:space="preserve"> This incongruity </w:t>
      </w:r>
      <w:r w:rsidR="009D6C54">
        <w:rPr>
          <w:rFonts w:ascii="Calibri" w:eastAsia="Times New Roman" w:hAnsi="Calibri" w:cs="Calibri"/>
          <w:color w:val="000000"/>
        </w:rPr>
        <w:t>could</w:t>
      </w:r>
      <w:r>
        <w:rPr>
          <w:rFonts w:ascii="Calibri" w:eastAsia="Times New Roman" w:hAnsi="Calibri" w:cs="Calibri"/>
          <w:color w:val="000000"/>
        </w:rPr>
        <w:t xml:space="preserve"> suggest</w:t>
      </w:r>
      <w:r w:rsidR="009D6C54">
        <w:rPr>
          <w:rFonts w:ascii="Calibri" w:eastAsia="Times New Roman" w:hAnsi="Calibri" w:cs="Calibri"/>
          <w:color w:val="000000"/>
        </w:rPr>
        <w:t xml:space="preserve"> a</w:t>
      </w:r>
      <w:r>
        <w:rPr>
          <w:rFonts w:ascii="Calibri" w:eastAsia="Times New Roman" w:hAnsi="Calibri" w:cs="Calibri"/>
          <w:color w:val="000000"/>
        </w:rPr>
        <w:t xml:space="preserve"> change in physical properties of the shorter CDR1 regions to make them more amenable to close peptide contacts. </w:t>
      </w:r>
      <w:r w:rsidR="009D6C54">
        <w:rPr>
          <w:rFonts w:ascii="Calibri" w:eastAsia="Times New Roman" w:hAnsi="Calibri" w:cs="Calibri"/>
          <w:color w:val="000000"/>
        </w:rPr>
        <w:t>Thus, i</w:t>
      </w:r>
      <w:r>
        <w:rPr>
          <w:rFonts w:ascii="Calibri" w:eastAsia="Times New Roman" w:hAnsi="Calibri" w:cs="Calibri"/>
          <w:color w:val="000000"/>
        </w:rPr>
        <w:t xml:space="preserve">t may be important that </w:t>
      </w:r>
      <w:r w:rsidR="009D6C54">
        <w:rPr>
          <w:rFonts w:ascii="Calibri" w:eastAsia="Times New Roman" w:hAnsi="Calibri" w:cs="Calibri"/>
          <w:color w:val="000000"/>
        </w:rPr>
        <w:t xml:space="preserve">PIT-matched CDR1 regions were weakly more hydrophobic than PIT-non-matched regions (p-value = 0.049, one-sided </w:t>
      </w:r>
      <w:r w:rsidR="009D6C54" w:rsidRPr="009D6C54">
        <w:rPr>
          <w:rFonts w:ascii="Calibri" w:eastAsia="Times New Roman" w:hAnsi="Calibri" w:cs="Calibri"/>
          <w:color w:val="000000"/>
        </w:rPr>
        <w:t xml:space="preserve">Kolmogorov–Smirnov </w:t>
      </w:r>
      <w:r w:rsidR="009D6C54">
        <w:rPr>
          <w:rFonts w:ascii="Calibri" w:eastAsia="Times New Roman" w:hAnsi="Calibri" w:cs="Calibri"/>
          <w:color w:val="000000"/>
        </w:rPr>
        <w:t xml:space="preserve">test). </w:t>
      </w:r>
    </w:p>
    <w:p w14:paraId="539FE736" w14:textId="1134E1AF" w:rsidR="00766AE7" w:rsidRDefault="00936BB1" w:rsidP="00766AE7">
      <w:pPr>
        <w:spacing w:after="120" w:line="360" w:lineRule="auto"/>
        <w:ind w:firstLine="432"/>
        <w:rPr>
          <w:rFonts w:ascii="Calibri" w:eastAsia="Times New Roman" w:hAnsi="Calibri" w:cs="Calibri"/>
          <w:color w:val="000000"/>
        </w:rPr>
      </w:pPr>
      <w:r>
        <w:rPr>
          <w:b/>
          <w:bCs/>
        </w:rPr>
        <w:t xml:space="preserve">TCRs with </w:t>
      </w:r>
      <w:r w:rsidR="00081D83">
        <w:rPr>
          <w:b/>
          <w:bCs/>
        </w:rPr>
        <w:t>PIT-matching</w:t>
      </w:r>
      <w:r w:rsidR="00193FF9">
        <w:rPr>
          <w:b/>
          <w:bCs/>
        </w:rPr>
        <w:t xml:space="preserve"> </w:t>
      </w:r>
      <w:r w:rsidR="00081D83" w:rsidRPr="0009615A">
        <w:rPr>
          <w:b/>
          <w:bCs/>
          <w:i/>
          <w:iCs/>
        </w:rPr>
        <w:t>TRA</w:t>
      </w:r>
      <w:r w:rsidR="00081D83">
        <w:rPr>
          <w:b/>
          <w:bCs/>
        </w:rPr>
        <w:t xml:space="preserve"> </w:t>
      </w:r>
      <w:r>
        <w:rPr>
          <w:b/>
          <w:bCs/>
        </w:rPr>
        <w:t>junctions</w:t>
      </w:r>
      <w:r w:rsidR="00193FF9">
        <w:rPr>
          <w:b/>
          <w:bCs/>
        </w:rPr>
        <w:t xml:space="preserve"> </w:t>
      </w:r>
      <w:r>
        <w:rPr>
          <w:b/>
          <w:bCs/>
        </w:rPr>
        <w:t>show evidence of multi-specif</w:t>
      </w:r>
      <w:r w:rsidR="00F93C80">
        <w:rPr>
          <w:b/>
          <w:bCs/>
        </w:rPr>
        <w:t>i</w:t>
      </w:r>
      <w:r>
        <w:rPr>
          <w:b/>
          <w:bCs/>
        </w:rPr>
        <w:t>city</w:t>
      </w:r>
      <w:r w:rsidR="004F2B16" w:rsidRPr="00F133FB">
        <w:rPr>
          <w:b/>
          <w:bCs/>
        </w:rPr>
        <w:t>.</w:t>
      </w:r>
      <w:r w:rsidR="00081D83">
        <w:rPr>
          <w:b/>
          <w:bCs/>
        </w:rPr>
        <w:t xml:space="preserve"> </w:t>
      </w:r>
      <w:r w:rsidR="000D1FF2">
        <w:rPr>
          <w:rFonts w:ascii="Calibri" w:eastAsia="Times New Roman" w:hAnsi="Calibri" w:cs="Calibri"/>
          <w:color w:val="000000"/>
        </w:rPr>
        <w:t xml:space="preserve">We </w:t>
      </w:r>
      <w:commentRangeStart w:id="8"/>
      <w:r w:rsidR="00F16551">
        <w:rPr>
          <w:rFonts w:ascii="Calibri" w:eastAsia="Times New Roman" w:hAnsi="Calibri" w:cs="Calibri"/>
          <w:color w:val="000000"/>
        </w:rPr>
        <w:t xml:space="preserve">hypothesized </w:t>
      </w:r>
      <w:commentRangeEnd w:id="8"/>
      <w:r w:rsidR="00F54758">
        <w:rPr>
          <w:rStyle w:val="CommentReference"/>
        </w:rPr>
        <w:commentReference w:id="8"/>
      </w:r>
      <w:r w:rsidR="000D1FF2">
        <w:rPr>
          <w:rFonts w:ascii="Calibri" w:eastAsia="Times New Roman" w:hAnsi="Calibri" w:cs="Calibri"/>
          <w:color w:val="000000"/>
        </w:rPr>
        <w:t xml:space="preserve">that </w:t>
      </w:r>
      <w:r w:rsidR="003F7BA2">
        <w:rPr>
          <w:rFonts w:ascii="Calibri" w:eastAsia="Times New Roman" w:hAnsi="Calibri" w:cs="Calibri"/>
          <w:color w:val="000000"/>
        </w:rPr>
        <w:t>different peptide binding modes of</w:t>
      </w:r>
      <w:r w:rsidR="00766AE7">
        <w:rPr>
          <w:rFonts w:ascii="Calibri" w:eastAsia="Times New Roman" w:hAnsi="Calibri" w:cs="Calibri"/>
          <w:color w:val="000000"/>
        </w:rPr>
        <w:t xml:space="preserve"> PIT-matched and non-matched </w:t>
      </w:r>
      <w:r w:rsidR="00766AE7" w:rsidRPr="004F2B16">
        <w:rPr>
          <w:rFonts w:ascii="Calibri" w:eastAsia="Times New Roman" w:hAnsi="Calibri" w:cs="Calibri"/>
          <w:i/>
          <w:iCs/>
          <w:color w:val="000000"/>
        </w:rPr>
        <w:t>TRA</w:t>
      </w:r>
      <w:r w:rsidR="00766AE7">
        <w:rPr>
          <w:rFonts w:ascii="Calibri" w:eastAsia="Times New Roman" w:hAnsi="Calibri" w:cs="Calibri"/>
          <w:color w:val="000000"/>
        </w:rPr>
        <w:t xml:space="preserve"> junctions </w:t>
      </w:r>
      <w:r w:rsidR="00F16551">
        <w:rPr>
          <w:rFonts w:ascii="Calibri" w:eastAsia="Times New Roman" w:hAnsi="Calibri" w:cs="Calibri"/>
          <w:color w:val="000000"/>
        </w:rPr>
        <w:t>would lead to altered</w:t>
      </w:r>
      <w:r w:rsidR="00766AE7">
        <w:rPr>
          <w:rFonts w:ascii="Calibri" w:eastAsia="Times New Roman" w:hAnsi="Calibri" w:cs="Calibri"/>
          <w:color w:val="000000"/>
        </w:rPr>
        <w:t xml:space="preserve"> peptide recognition properties, such as strength and/or specificity of binding. As a measure of binding strength, we compared </w:t>
      </w:r>
      <w:r w:rsidR="00C53A6E">
        <w:rPr>
          <w:rFonts w:ascii="Calibri" w:eastAsia="Times New Roman" w:hAnsi="Calibri" w:cs="Calibri"/>
          <w:color w:val="000000"/>
        </w:rPr>
        <w:t xml:space="preserve">the </w:t>
      </w:r>
      <w:r w:rsidR="00766AE7">
        <w:rPr>
          <w:rFonts w:ascii="Calibri" w:eastAsia="Times New Roman" w:hAnsi="Calibri" w:cs="Calibri"/>
          <w:color w:val="000000"/>
        </w:rPr>
        <w:t xml:space="preserve">functional avidities of TCRs having PIT-matched and non-matched </w:t>
      </w:r>
      <w:r w:rsidR="00766AE7" w:rsidRPr="004F2B16">
        <w:rPr>
          <w:rFonts w:ascii="Calibri" w:eastAsia="Times New Roman" w:hAnsi="Calibri" w:cs="Calibri"/>
          <w:i/>
          <w:iCs/>
          <w:color w:val="000000"/>
        </w:rPr>
        <w:t>TRA</w:t>
      </w:r>
      <w:r w:rsidR="00766AE7">
        <w:rPr>
          <w:rFonts w:ascii="Calibri" w:eastAsia="Times New Roman" w:hAnsi="Calibri" w:cs="Calibri"/>
          <w:color w:val="000000"/>
        </w:rPr>
        <w:t xml:space="preserve"> junctions </w:t>
      </w:r>
      <w:r w:rsidR="00EA4A62">
        <w:rPr>
          <w:rFonts w:ascii="Calibri" w:eastAsia="Times New Roman" w:hAnsi="Calibri" w:cs="Calibri"/>
          <w:color w:val="000000"/>
        </w:rPr>
        <w:t xml:space="preserve">specific </w:t>
      </w:r>
      <w:r w:rsidR="00766AE7">
        <w:rPr>
          <w:rFonts w:ascii="Calibri" w:eastAsia="Times New Roman" w:hAnsi="Calibri" w:cs="Calibri"/>
          <w:color w:val="000000"/>
        </w:rPr>
        <w:t>for different peptide epitopes</w:t>
      </w:r>
      <w:r w:rsidR="00C53A6E">
        <w:rPr>
          <w:rFonts w:ascii="Calibri" w:eastAsia="Times New Roman" w:hAnsi="Calibri" w:cs="Calibri"/>
          <w:color w:val="000000"/>
        </w:rPr>
        <w:t xml:space="preserve"> as </w:t>
      </w:r>
      <w:r w:rsidR="00EA4A62">
        <w:rPr>
          <w:rFonts w:ascii="Calibri" w:eastAsia="Times New Roman" w:hAnsi="Calibri" w:cs="Calibri"/>
          <w:color w:val="000000"/>
        </w:rPr>
        <w:t>described</w:t>
      </w:r>
      <w:r w:rsidR="00C53A6E">
        <w:rPr>
          <w:rFonts w:ascii="Calibri" w:eastAsia="Times New Roman" w:hAnsi="Calibri" w:cs="Calibri"/>
          <w:color w:val="000000"/>
        </w:rPr>
        <w:t xml:space="preserve"> previously </w:t>
      </w:r>
      <w:r w:rsidR="00EA4A62">
        <w:rPr>
          <w:rFonts w:ascii="Calibri" w:eastAsia="Times New Roman" w:hAnsi="Calibri" w:cs="Calibri"/>
          <w:color w:val="000000"/>
        </w:rPr>
        <w:fldChar w:fldCharType="begin"/>
      </w:r>
      <w:r w:rsidR="00B310E4">
        <w:rPr>
          <w:rFonts w:ascii="Calibri" w:eastAsia="Times New Roman" w:hAnsi="Calibri" w:cs="Calibri"/>
          <w:color w:val="000000"/>
        </w:rPr>
        <w:instrText xml:space="preserve"> ADDIN ZOTERO_ITEM CSL_CITATION {"citationID":"a1macdqnba0","properties":{"formattedCitation":"\\super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EA4A62">
        <w:rPr>
          <w:rFonts w:ascii="Calibri" w:eastAsia="Times New Roman" w:hAnsi="Calibri" w:cs="Calibri"/>
          <w:color w:val="000000"/>
        </w:rPr>
        <w:fldChar w:fldCharType="separate"/>
      </w:r>
      <w:r w:rsidR="00B310E4" w:rsidRPr="00B310E4">
        <w:rPr>
          <w:rFonts w:ascii="Calibri" w:hAnsi="Calibri" w:cs="Calibri"/>
          <w:color w:val="000000"/>
          <w:vertAlign w:val="superscript"/>
        </w:rPr>
        <w:t>16</w:t>
      </w:r>
      <w:r w:rsidR="00EA4A62">
        <w:rPr>
          <w:rFonts w:ascii="Calibri" w:eastAsia="Times New Roman" w:hAnsi="Calibri" w:cs="Calibri"/>
          <w:color w:val="000000"/>
        </w:rPr>
        <w:fldChar w:fldCharType="end"/>
      </w:r>
      <w:r w:rsidR="00766AE7">
        <w:rPr>
          <w:rFonts w:ascii="Calibri" w:eastAsia="Times New Roman" w:hAnsi="Calibri" w:cs="Calibri"/>
          <w:color w:val="000000"/>
        </w:rPr>
        <w:t xml:space="preserve">. We plotted cell proliferation, as measured by CFSE </w:t>
      </w:r>
      <w:r w:rsidR="00766AE7">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{"citationID":"GilQoGL0","properties":{"formattedCitation":"\\super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766AE7">
        <w:rPr>
          <w:rFonts w:ascii="Calibri" w:eastAsia="Times New Roman" w:hAnsi="Calibri" w:cs="Calibri"/>
          <w:color w:val="000000"/>
        </w:rPr>
        <w:fldChar w:fldCharType="separate"/>
      </w:r>
      <w:r w:rsidR="00DC40B2" w:rsidRPr="00DC40B2">
        <w:rPr>
          <w:rFonts w:ascii="Calibri" w:hAnsi="Calibri" w:cs="Calibri"/>
          <w:color w:val="000000"/>
          <w:vertAlign w:val="superscript"/>
        </w:rPr>
        <w:t>16</w:t>
      </w:r>
      <w:r w:rsidR="00766AE7">
        <w:rPr>
          <w:rFonts w:ascii="Calibri" w:eastAsia="Times New Roman" w:hAnsi="Calibri" w:cs="Calibri"/>
          <w:color w:val="000000"/>
        </w:rPr>
        <w:fldChar w:fldCharType="end"/>
      </w:r>
      <w:r w:rsidR="00766AE7">
        <w:rPr>
          <w:rFonts w:ascii="Calibri" w:eastAsia="Times New Roman" w:hAnsi="Calibri" w:cs="Calibri"/>
          <w:color w:val="000000"/>
        </w:rPr>
        <w:t>, versus peptide concentration (</w:t>
      </w:r>
      <w:r w:rsidR="00766AE7" w:rsidRPr="00766AE7">
        <w:rPr>
          <w:rFonts w:ascii="Calibri" w:eastAsia="Times New Roman" w:hAnsi="Calibri" w:cs="Calibri"/>
          <w:b/>
          <w:bCs/>
          <w:color w:val="000000"/>
        </w:rPr>
        <w:t>Figure 4A</w:t>
      </w:r>
      <w:r w:rsidR="00766AE7">
        <w:rPr>
          <w:rFonts w:ascii="Calibri" w:eastAsia="Times New Roman" w:hAnsi="Calibri" w:cs="Calibri"/>
          <w:color w:val="000000"/>
        </w:rPr>
        <w:t>) for the subset of TCRs having PIT</w:t>
      </w:r>
      <w:r w:rsidR="0080044B">
        <w:rPr>
          <w:rFonts w:ascii="Calibri" w:eastAsia="Times New Roman" w:hAnsi="Calibri" w:cs="Calibri"/>
          <w:color w:val="000000"/>
        </w:rPr>
        <w:t>-</w:t>
      </w:r>
      <w:r w:rsidR="00766AE7">
        <w:rPr>
          <w:rFonts w:ascii="Calibri" w:eastAsia="Times New Roman" w:hAnsi="Calibri" w:cs="Calibri"/>
          <w:color w:val="000000"/>
        </w:rPr>
        <w:t xml:space="preserve">matching or non-matching </w:t>
      </w:r>
      <w:r w:rsidR="00766AE7" w:rsidRPr="00766AE7">
        <w:rPr>
          <w:rFonts w:ascii="Calibri" w:eastAsia="Times New Roman" w:hAnsi="Calibri" w:cs="Calibri"/>
          <w:i/>
          <w:iCs/>
          <w:color w:val="000000"/>
        </w:rPr>
        <w:t>TRA</w:t>
      </w:r>
      <w:r w:rsidR="00766AE7">
        <w:rPr>
          <w:rFonts w:ascii="Calibri" w:eastAsia="Times New Roman" w:hAnsi="Calibri" w:cs="Calibri"/>
          <w:color w:val="000000"/>
        </w:rPr>
        <w:t xml:space="preserve"> junctions (</w:t>
      </w:r>
      <w:r w:rsidR="00766AE7" w:rsidRPr="00766AE7">
        <w:rPr>
          <w:rFonts w:ascii="Calibri" w:eastAsia="Times New Roman" w:hAnsi="Calibri" w:cs="Calibri"/>
          <w:b/>
          <w:bCs/>
          <w:color w:val="000000"/>
        </w:rPr>
        <w:t>Table 2</w:t>
      </w:r>
      <w:r w:rsidR="00766AE7">
        <w:rPr>
          <w:rFonts w:ascii="Calibri" w:eastAsia="Times New Roman" w:hAnsi="Calibri" w:cs="Calibri"/>
          <w:color w:val="000000"/>
        </w:rPr>
        <w:t xml:space="preserve">). To increase power, we aggregated results with different peptides from each of three different islet antigens (GAD, IGRP and ZNT8). These results showed </w:t>
      </w:r>
      <w:r w:rsidR="001C7CE8">
        <w:rPr>
          <w:rFonts w:ascii="Calibri" w:eastAsia="Times New Roman" w:hAnsi="Calibri" w:cs="Calibri"/>
          <w:color w:val="000000"/>
        </w:rPr>
        <w:t xml:space="preserve">wide variability in range of dose responses, but </w:t>
      </w:r>
      <w:r w:rsidR="00766AE7">
        <w:rPr>
          <w:rFonts w:ascii="Calibri" w:eastAsia="Times New Roman" w:hAnsi="Calibri" w:cs="Calibri"/>
          <w:color w:val="000000"/>
        </w:rPr>
        <w:t xml:space="preserve">no consistent </w:t>
      </w:r>
      <w:r w:rsidR="00C86B5F">
        <w:rPr>
          <w:rFonts w:ascii="Calibri" w:eastAsia="Times New Roman" w:hAnsi="Calibri" w:cs="Calibri"/>
          <w:color w:val="000000"/>
        </w:rPr>
        <w:t>differences between</w:t>
      </w:r>
      <w:r w:rsidR="00766AE7">
        <w:rPr>
          <w:rFonts w:ascii="Calibri" w:eastAsia="Times New Roman" w:hAnsi="Calibri" w:cs="Calibri"/>
          <w:color w:val="000000"/>
        </w:rPr>
        <w:t xml:space="preserve"> TCRs with PIT-matched and non-matched </w:t>
      </w:r>
      <w:r w:rsidR="00766AE7" w:rsidRPr="00766AE7">
        <w:rPr>
          <w:rFonts w:ascii="Calibri" w:eastAsia="Times New Roman" w:hAnsi="Calibri" w:cs="Calibri"/>
          <w:i/>
          <w:iCs/>
          <w:color w:val="000000"/>
        </w:rPr>
        <w:t>TRA</w:t>
      </w:r>
      <w:r w:rsidR="00766AE7">
        <w:rPr>
          <w:rFonts w:ascii="Calibri" w:eastAsia="Times New Roman" w:hAnsi="Calibri" w:cs="Calibri"/>
          <w:color w:val="000000"/>
        </w:rPr>
        <w:t xml:space="preserve"> </w:t>
      </w:r>
      <w:r w:rsidR="00766AE7" w:rsidRPr="00766AE7">
        <w:rPr>
          <w:rFonts w:ascii="Calibri" w:eastAsia="Times New Roman" w:hAnsi="Calibri" w:cs="Calibri"/>
          <w:color w:val="000000"/>
        </w:rPr>
        <w:t>junctions</w:t>
      </w:r>
      <w:r w:rsidR="00C86B5F">
        <w:rPr>
          <w:rFonts w:ascii="Calibri" w:eastAsia="Times New Roman" w:hAnsi="Calibri" w:cs="Calibri"/>
          <w:color w:val="000000"/>
        </w:rPr>
        <w:t xml:space="preserve">. EC50 values </w:t>
      </w:r>
      <w:r w:rsidR="00C86B5F">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{"citationID":"3vTYOaiX","properties":{"formattedCitation":"\\super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C86B5F">
        <w:rPr>
          <w:rFonts w:ascii="Calibri" w:eastAsia="Times New Roman" w:hAnsi="Calibri" w:cs="Calibri"/>
          <w:color w:val="000000"/>
        </w:rPr>
        <w:fldChar w:fldCharType="separate"/>
      </w:r>
      <w:r w:rsidR="00DC40B2" w:rsidRPr="00DC40B2">
        <w:rPr>
          <w:rFonts w:ascii="Calibri" w:hAnsi="Calibri" w:cs="Calibri"/>
          <w:color w:val="000000"/>
          <w:vertAlign w:val="superscript"/>
        </w:rPr>
        <w:t>16</w:t>
      </w:r>
      <w:r w:rsidR="00C86B5F">
        <w:rPr>
          <w:rFonts w:ascii="Calibri" w:eastAsia="Times New Roman" w:hAnsi="Calibri" w:cs="Calibri"/>
          <w:color w:val="000000"/>
        </w:rPr>
        <w:fldChar w:fldCharType="end"/>
      </w:r>
      <w:r w:rsidR="00C86B5F">
        <w:rPr>
          <w:rFonts w:ascii="Calibri" w:eastAsia="Times New Roman" w:hAnsi="Calibri" w:cs="Calibri"/>
          <w:color w:val="000000"/>
        </w:rPr>
        <w:t xml:space="preserve"> for aggregated GAD65- and </w:t>
      </w:r>
      <w:r w:rsidR="00C86B5F">
        <w:rPr>
          <w:rFonts w:ascii="Calibri" w:eastAsia="Times New Roman" w:hAnsi="Calibri" w:cs="Calibri"/>
          <w:color w:val="000000"/>
        </w:rPr>
        <w:lastRenderedPageBreak/>
        <w:t xml:space="preserve">IGRP-specific TCRs with PIT-matched and non-matched </w:t>
      </w:r>
      <w:r w:rsidR="00C86B5F" w:rsidRPr="00766AE7">
        <w:rPr>
          <w:rFonts w:ascii="Calibri" w:eastAsia="Times New Roman" w:hAnsi="Calibri" w:cs="Calibri"/>
          <w:i/>
          <w:iCs/>
          <w:color w:val="000000"/>
        </w:rPr>
        <w:t>TRA</w:t>
      </w:r>
      <w:r w:rsidR="00C86B5F">
        <w:rPr>
          <w:rFonts w:ascii="Calibri" w:eastAsia="Times New Roman" w:hAnsi="Calibri" w:cs="Calibri"/>
          <w:color w:val="000000"/>
        </w:rPr>
        <w:t xml:space="preserve"> </w:t>
      </w:r>
      <w:r w:rsidR="00C86B5F" w:rsidRPr="00766AE7">
        <w:rPr>
          <w:rFonts w:ascii="Calibri" w:eastAsia="Times New Roman" w:hAnsi="Calibri" w:cs="Calibri"/>
          <w:color w:val="000000"/>
        </w:rPr>
        <w:t>junctions</w:t>
      </w:r>
      <w:r w:rsidR="00C86B5F">
        <w:rPr>
          <w:rFonts w:ascii="Calibri" w:eastAsia="Times New Roman" w:hAnsi="Calibri" w:cs="Calibri"/>
          <w:color w:val="000000"/>
        </w:rPr>
        <w:t xml:space="preserve"> did not differ significantly by unpaired Wilcox tests; since there were only two ZNT8 TCRs, a p-value could not be calculated. W</w:t>
      </w:r>
      <w:r w:rsidR="00766AE7">
        <w:rPr>
          <w:rFonts w:ascii="Calibri" w:eastAsia="Times New Roman" w:hAnsi="Calibri" w:cs="Calibri"/>
          <w:color w:val="000000"/>
        </w:rPr>
        <w:t xml:space="preserve">e obtained similar overall results when individual peptides were </w:t>
      </w:r>
      <w:r w:rsidR="00FF42EB">
        <w:rPr>
          <w:rFonts w:ascii="Calibri" w:eastAsia="Times New Roman" w:hAnsi="Calibri" w:cs="Calibri"/>
          <w:color w:val="000000"/>
        </w:rPr>
        <w:t>considered. These</w:t>
      </w:r>
      <w:r w:rsidR="00766AE7">
        <w:rPr>
          <w:rFonts w:ascii="Calibri" w:eastAsia="Times New Roman" w:hAnsi="Calibri" w:cs="Calibri"/>
          <w:color w:val="000000"/>
        </w:rPr>
        <w:t xml:space="preserve"> data </w:t>
      </w:r>
      <w:r w:rsidR="00855548">
        <w:rPr>
          <w:rFonts w:ascii="Calibri" w:eastAsia="Times New Roman" w:hAnsi="Calibri" w:cs="Calibri"/>
          <w:color w:val="000000"/>
        </w:rPr>
        <w:t>do not support there being large</w:t>
      </w:r>
      <w:r w:rsidR="00766AE7">
        <w:rPr>
          <w:rFonts w:ascii="Calibri" w:eastAsia="Times New Roman" w:hAnsi="Calibri" w:cs="Calibri"/>
          <w:color w:val="000000"/>
        </w:rPr>
        <w:t xml:space="preserve"> differences in functional avidity between TCRs with PIT-matched and non-matched </w:t>
      </w:r>
      <w:r w:rsidR="00766AE7" w:rsidRPr="00766AE7">
        <w:rPr>
          <w:rFonts w:ascii="Calibri" w:eastAsia="Times New Roman" w:hAnsi="Calibri" w:cs="Calibri"/>
          <w:i/>
          <w:iCs/>
          <w:color w:val="000000"/>
        </w:rPr>
        <w:t>TRA</w:t>
      </w:r>
      <w:r w:rsidR="00766AE7">
        <w:rPr>
          <w:rFonts w:ascii="Calibri" w:eastAsia="Times New Roman" w:hAnsi="Calibri" w:cs="Calibri"/>
          <w:color w:val="000000"/>
        </w:rPr>
        <w:t xml:space="preserve"> </w:t>
      </w:r>
      <w:r w:rsidR="00766AE7" w:rsidRPr="00766AE7">
        <w:rPr>
          <w:rFonts w:ascii="Calibri" w:eastAsia="Times New Roman" w:hAnsi="Calibri" w:cs="Calibri"/>
          <w:color w:val="000000"/>
        </w:rPr>
        <w:t>junctions</w:t>
      </w:r>
      <w:r w:rsidR="00766AE7">
        <w:rPr>
          <w:rFonts w:ascii="Calibri" w:eastAsia="Times New Roman" w:hAnsi="Calibri" w:cs="Calibri"/>
          <w:color w:val="000000"/>
        </w:rPr>
        <w:t xml:space="preserve">. </w:t>
      </w:r>
    </w:p>
    <w:p w14:paraId="135D98FF" w14:textId="0E9E0A77" w:rsidR="000D1FF2" w:rsidRDefault="008755B1" w:rsidP="0063537B">
      <w:pPr>
        <w:spacing w:after="120" w:line="360" w:lineRule="auto"/>
        <w:ind w:firstLine="432"/>
        <w:rPr>
          <w:rFonts w:ascii="Calibri" w:eastAsia="Times New Roman" w:hAnsi="Calibri" w:cs="Calibri"/>
          <w:color w:val="000000"/>
        </w:rPr>
      </w:pPr>
      <w:r>
        <w:rPr>
          <w:rFonts w:ascii="Calibri" w:eastAsia="Times New Roman" w:hAnsi="Calibri" w:cs="Calibri"/>
          <w:color w:val="000000"/>
        </w:rPr>
        <w:t>Based on these results, w</w:t>
      </w:r>
      <w:r w:rsidR="00766AE7" w:rsidRPr="00766AE7">
        <w:rPr>
          <w:rFonts w:ascii="Calibri" w:eastAsia="Times New Roman" w:hAnsi="Calibri" w:cs="Calibri"/>
          <w:color w:val="000000"/>
        </w:rPr>
        <w:t xml:space="preserve">e </w:t>
      </w:r>
      <w:r w:rsidR="000D1FF2">
        <w:rPr>
          <w:rFonts w:ascii="Calibri" w:eastAsia="Times New Roman" w:hAnsi="Calibri" w:cs="Calibri"/>
          <w:color w:val="000000"/>
        </w:rPr>
        <w:t>next hypothesized that</w:t>
      </w:r>
      <w:r w:rsidR="00766AE7" w:rsidRPr="00766AE7">
        <w:rPr>
          <w:rFonts w:ascii="Calibri" w:eastAsia="Times New Roman" w:hAnsi="Calibri" w:cs="Calibri"/>
          <w:color w:val="000000"/>
        </w:rPr>
        <w:t xml:space="preserve"> TCRs with PIT-matched and non-matched </w:t>
      </w:r>
      <w:r w:rsidR="00766AE7" w:rsidRPr="002601C5">
        <w:rPr>
          <w:rFonts w:ascii="Calibri" w:eastAsia="Times New Roman" w:hAnsi="Calibri" w:cs="Calibri"/>
          <w:i/>
          <w:iCs/>
          <w:color w:val="000000"/>
        </w:rPr>
        <w:t>TRA</w:t>
      </w:r>
      <w:r w:rsidR="00766AE7" w:rsidRPr="00766AE7">
        <w:rPr>
          <w:rFonts w:ascii="Calibri" w:eastAsia="Times New Roman" w:hAnsi="Calibri" w:cs="Calibri"/>
          <w:color w:val="000000"/>
        </w:rPr>
        <w:t xml:space="preserve"> junctions differ</w:t>
      </w:r>
      <w:r>
        <w:rPr>
          <w:rFonts w:ascii="Calibri" w:eastAsia="Times New Roman" w:hAnsi="Calibri" w:cs="Calibri"/>
          <w:color w:val="000000"/>
        </w:rPr>
        <w:t>ed</w:t>
      </w:r>
      <w:r w:rsidR="00766AE7" w:rsidRPr="00766AE7">
        <w:rPr>
          <w:rFonts w:ascii="Calibri" w:eastAsia="Times New Roman" w:hAnsi="Calibri" w:cs="Calibri"/>
          <w:color w:val="000000"/>
        </w:rPr>
        <w:t xml:space="preserve"> in </w:t>
      </w:r>
      <w:r w:rsidR="004E2297">
        <w:rPr>
          <w:rFonts w:ascii="Calibri" w:eastAsia="Times New Roman" w:hAnsi="Calibri" w:cs="Calibri"/>
          <w:color w:val="000000"/>
        </w:rPr>
        <w:t xml:space="preserve">peptide </w:t>
      </w:r>
      <w:r w:rsidR="00766AE7" w:rsidRPr="00766AE7">
        <w:rPr>
          <w:rFonts w:ascii="Calibri" w:eastAsia="Times New Roman" w:hAnsi="Calibri" w:cs="Calibri"/>
          <w:color w:val="000000"/>
        </w:rPr>
        <w:t xml:space="preserve">binding specificity. </w:t>
      </w:r>
      <w:r w:rsidR="000D1FF2">
        <w:rPr>
          <w:rFonts w:ascii="Calibri" w:eastAsia="Times New Roman" w:hAnsi="Calibri" w:cs="Calibri"/>
          <w:color w:val="000000"/>
        </w:rPr>
        <w:t xml:space="preserve">This was supported by our previous finding of multi-specificity of some </w:t>
      </w:r>
      <w:r>
        <w:rPr>
          <w:rFonts w:ascii="Calibri" w:eastAsia="Times New Roman" w:hAnsi="Calibri" w:cs="Calibri"/>
          <w:color w:val="000000"/>
        </w:rPr>
        <w:t xml:space="preserve">public </w:t>
      </w:r>
      <w:r w:rsidR="0080044B">
        <w:rPr>
          <w:rFonts w:ascii="Calibri" w:eastAsia="Times New Roman" w:hAnsi="Calibri" w:cs="Calibri"/>
          <w:color w:val="000000"/>
        </w:rPr>
        <w:t>IAR T</w:t>
      </w:r>
      <w:r w:rsidR="00766AE7" w:rsidRPr="00766AE7">
        <w:rPr>
          <w:rFonts w:ascii="Calibri" w:eastAsia="Times New Roman" w:hAnsi="Calibri" w:cs="Calibri"/>
          <w:color w:val="000000"/>
        </w:rPr>
        <w:t xml:space="preserve">CRs </w:t>
      </w:r>
      <w:r w:rsidR="00855548">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{"citationID":"rELNt43I","properties":{"formattedCitation":"\\super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855548">
        <w:rPr>
          <w:rFonts w:ascii="Calibri" w:eastAsia="Times New Roman" w:hAnsi="Calibri" w:cs="Calibri"/>
          <w:color w:val="000000"/>
        </w:rPr>
        <w:fldChar w:fldCharType="separate"/>
      </w:r>
      <w:r w:rsidR="00DC40B2" w:rsidRPr="00DC40B2">
        <w:rPr>
          <w:rFonts w:ascii="Calibri" w:hAnsi="Calibri" w:cs="Calibri"/>
          <w:color w:val="000000"/>
          <w:vertAlign w:val="superscript"/>
        </w:rPr>
        <w:t>16</w:t>
      </w:r>
      <w:r w:rsidR="00855548">
        <w:rPr>
          <w:rFonts w:ascii="Calibri" w:eastAsia="Times New Roman" w:hAnsi="Calibri" w:cs="Calibri"/>
          <w:color w:val="000000"/>
        </w:rPr>
        <w:fldChar w:fldCharType="end"/>
      </w:r>
      <w:r w:rsidR="00766AE7" w:rsidRPr="00766AE7">
        <w:rPr>
          <w:rFonts w:ascii="Calibri" w:eastAsia="Times New Roman" w:hAnsi="Calibri" w:cs="Calibri"/>
          <w:color w:val="000000"/>
        </w:rPr>
        <w:t xml:space="preserve">. </w:t>
      </w:r>
      <w:r w:rsidR="000D1FF2">
        <w:rPr>
          <w:rFonts w:ascii="Calibri" w:eastAsia="Times New Roman" w:hAnsi="Calibri" w:cs="Calibri"/>
          <w:color w:val="000000"/>
        </w:rPr>
        <w:t xml:space="preserve">Though limited in number (n = 3), the </w:t>
      </w:r>
      <w:r w:rsidR="00855548">
        <w:rPr>
          <w:rFonts w:ascii="Calibri" w:eastAsia="Times New Roman" w:hAnsi="Calibri" w:cs="Calibri"/>
          <w:color w:val="000000"/>
        </w:rPr>
        <w:t xml:space="preserve">frequency of </w:t>
      </w:r>
      <w:r w:rsidR="00916326">
        <w:rPr>
          <w:rFonts w:ascii="Calibri" w:eastAsia="Times New Roman" w:hAnsi="Calibri" w:cs="Calibri"/>
          <w:color w:val="000000"/>
        </w:rPr>
        <w:t xml:space="preserve">these </w:t>
      </w:r>
      <w:r w:rsidR="00E54621">
        <w:rPr>
          <w:rFonts w:ascii="Calibri" w:eastAsia="Times New Roman" w:hAnsi="Calibri" w:cs="Calibri"/>
          <w:color w:val="000000"/>
        </w:rPr>
        <w:t>multi-specific</w:t>
      </w:r>
      <w:r w:rsidR="00855548">
        <w:rPr>
          <w:rFonts w:ascii="Calibri" w:eastAsia="Times New Roman" w:hAnsi="Calibri" w:cs="Calibri"/>
          <w:color w:val="000000"/>
        </w:rPr>
        <w:t xml:space="preserve"> clones </w:t>
      </w:r>
      <w:r w:rsidR="000D1FF2">
        <w:rPr>
          <w:rFonts w:ascii="Calibri" w:eastAsia="Times New Roman" w:hAnsi="Calibri" w:cs="Calibri"/>
          <w:color w:val="000000"/>
        </w:rPr>
        <w:t xml:space="preserve">was </w:t>
      </w:r>
      <w:r w:rsidR="004E2297">
        <w:rPr>
          <w:rFonts w:ascii="Calibri" w:eastAsia="Times New Roman" w:hAnsi="Calibri" w:cs="Calibri"/>
          <w:color w:val="000000"/>
        </w:rPr>
        <w:t>higher in public compared with private clones</w:t>
      </w:r>
      <w:r w:rsidR="00855548">
        <w:rPr>
          <w:rFonts w:ascii="Calibri" w:eastAsia="Times New Roman" w:hAnsi="Calibri" w:cs="Calibri"/>
          <w:color w:val="000000"/>
        </w:rPr>
        <w:t xml:space="preserve"> </w:t>
      </w:r>
      <w:r w:rsidR="00855548">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{"citationID":"fawoIN3x","properties":{"formattedCitation":"\\super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855548">
        <w:rPr>
          <w:rFonts w:ascii="Calibri" w:eastAsia="Times New Roman" w:hAnsi="Calibri" w:cs="Calibri"/>
          <w:color w:val="000000"/>
        </w:rPr>
        <w:fldChar w:fldCharType="separate"/>
      </w:r>
      <w:r w:rsidR="00DC40B2" w:rsidRPr="00DC40B2">
        <w:rPr>
          <w:rFonts w:ascii="Calibri" w:hAnsi="Calibri" w:cs="Calibri"/>
          <w:color w:val="000000"/>
          <w:vertAlign w:val="superscript"/>
        </w:rPr>
        <w:t>16</w:t>
      </w:r>
      <w:r w:rsidR="00855548">
        <w:rPr>
          <w:rFonts w:ascii="Calibri" w:eastAsia="Times New Roman" w:hAnsi="Calibri" w:cs="Calibri"/>
          <w:color w:val="000000"/>
        </w:rPr>
        <w:fldChar w:fldCharType="end"/>
      </w:r>
      <w:r w:rsidR="00855548">
        <w:rPr>
          <w:rFonts w:ascii="Calibri" w:eastAsia="Times New Roman" w:hAnsi="Calibri" w:cs="Calibri"/>
          <w:color w:val="000000"/>
        </w:rPr>
        <w:t xml:space="preserve">. In the present studies, we noted that </w:t>
      </w:r>
      <w:r w:rsidR="00855548" w:rsidRPr="00855548">
        <w:rPr>
          <w:rFonts w:ascii="Calibri" w:eastAsia="Times New Roman" w:hAnsi="Calibri" w:cs="Calibri"/>
          <w:i/>
          <w:iCs/>
          <w:color w:val="000000"/>
        </w:rPr>
        <w:t>TRA</w:t>
      </w:r>
      <w:r w:rsidR="00855548">
        <w:rPr>
          <w:rFonts w:ascii="Calibri" w:eastAsia="Times New Roman" w:hAnsi="Calibri" w:cs="Calibri"/>
          <w:color w:val="000000"/>
        </w:rPr>
        <w:t xml:space="preserve"> chains </w:t>
      </w:r>
      <w:r w:rsidR="00D54FA2">
        <w:rPr>
          <w:rFonts w:ascii="Calibri" w:eastAsia="Times New Roman" w:hAnsi="Calibri" w:cs="Calibri"/>
          <w:color w:val="000000"/>
        </w:rPr>
        <w:t xml:space="preserve">from </w:t>
      </w:r>
      <w:r w:rsidR="00855548">
        <w:rPr>
          <w:rFonts w:ascii="Calibri" w:eastAsia="Times New Roman" w:hAnsi="Calibri" w:cs="Calibri"/>
          <w:color w:val="000000"/>
        </w:rPr>
        <w:t xml:space="preserve">all three </w:t>
      </w:r>
      <w:r w:rsidR="000D1FF2">
        <w:rPr>
          <w:rFonts w:ascii="Calibri" w:eastAsia="Times New Roman" w:hAnsi="Calibri" w:cs="Calibri"/>
          <w:color w:val="000000"/>
        </w:rPr>
        <w:t xml:space="preserve">of these </w:t>
      </w:r>
      <w:r w:rsidR="00E54621">
        <w:rPr>
          <w:rFonts w:ascii="Calibri" w:eastAsia="Times New Roman" w:hAnsi="Calibri" w:cs="Calibri"/>
          <w:color w:val="000000"/>
        </w:rPr>
        <w:t>multi-specific</w:t>
      </w:r>
      <w:r w:rsidR="00855548">
        <w:rPr>
          <w:rFonts w:ascii="Calibri" w:eastAsia="Times New Roman" w:hAnsi="Calibri" w:cs="Calibri"/>
          <w:color w:val="000000"/>
        </w:rPr>
        <w:t xml:space="preserve"> TCRs were PIT-</w:t>
      </w:r>
      <w:r w:rsidR="00855548" w:rsidRPr="0000778D">
        <w:rPr>
          <w:rFonts w:ascii="Calibri" w:eastAsia="Times New Roman" w:hAnsi="Calibri" w:cs="Calibri"/>
          <w:color w:val="000000"/>
        </w:rPr>
        <w:t>matching</w:t>
      </w:r>
      <w:r w:rsidR="00916326">
        <w:rPr>
          <w:rFonts w:ascii="Calibri" w:eastAsia="Times New Roman" w:hAnsi="Calibri" w:cs="Calibri"/>
          <w:color w:val="000000"/>
        </w:rPr>
        <w:t xml:space="preserve">. </w:t>
      </w:r>
      <w:r w:rsidR="00314461">
        <w:rPr>
          <w:rFonts w:ascii="Calibri" w:eastAsia="Times New Roman" w:hAnsi="Calibri" w:cs="Calibri"/>
          <w:color w:val="000000"/>
        </w:rPr>
        <w:t xml:space="preserve">Indeed, multi-specific </w:t>
      </w:r>
      <w:r w:rsidR="00314461" w:rsidRPr="00855548">
        <w:rPr>
          <w:rFonts w:ascii="Calibri" w:eastAsia="Times New Roman" w:hAnsi="Calibri" w:cs="Calibri"/>
          <w:i/>
          <w:iCs/>
          <w:color w:val="000000"/>
        </w:rPr>
        <w:t>TRA</w:t>
      </w:r>
      <w:r w:rsidR="00314461">
        <w:rPr>
          <w:rFonts w:ascii="Calibri" w:eastAsia="Times New Roman" w:hAnsi="Calibri" w:cs="Calibri"/>
          <w:color w:val="000000"/>
        </w:rPr>
        <w:t xml:space="preserve"> junctions were modestly more frequent in PIT-matching than non-matching </w:t>
      </w:r>
      <w:r w:rsidR="00314461" w:rsidRPr="004E2297">
        <w:rPr>
          <w:rFonts w:ascii="Calibri" w:eastAsia="Times New Roman" w:hAnsi="Calibri" w:cs="Calibri"/>
          <w:i/>
          <w:iCs/>
          <w:color w:val="000000"/>
        </w:rPr>
        <w:t>TRA</w:t>
      </w:r>
      <w:r w:rsidR="00314461">
        <w:rPr>
          <w:rFonts w:ascii="Calibri" w:eastAsia="Times New Roman" w:hAnsi="Calibri" w:cs="Calibri"/>
          <w:color w:val="000000"/>
        </w:rPr>
        <w:t xml:space="preserve"> junctions (one-sided p-value = 0.030, Fisher’s exact test)</w:t>
      </w:r>
      <w:r w:rsidR="00AC1766">
        <w:rPr>
          <w:rFonts w:ascii="Calibri" w:eastAsia="Times New Roman" w:hAnsi="Calibri" w:cs="Calibri"/>
          <w:color w:val="000000"/>
        </w:rPr>
        <w:t>.</w:t>
      </w:r>
    </w:p>
    <w:p w14:paraId="00CBAFB1" w14:textId="57285951" w:rsidR="00926E32" w:rsidRDefault="000D1FF2" w:rsidP="000A2495">
      <w:pPr>
        <w:spacing w:after="120" w:line="360" w:lineRule="auto"/>
        <w:ind w:firstLine="432"/>
        <w:rPr>
          <w:rFonts w:ascii="Calibri" w:eastAsia="Times New Roman" w:hAnsi="Calibri" w:cs="Calibri"/>
          <w:color w:val="000000"/>
        </w:rPr>
      </w:pPr>
      <w:r>
        <w:rPr>
          <w:rFonts w:ascii="Calibri" w:eastAsia="Times New Roman" w:hAnsi="Calibri" w:cs="Calibri"/>
          <w:color w:val="000000"/>
        </w:rPr>
        <w:t>T</w:t>
      </w:r>
      <w:r w:rsidR="00D54FA2">
        <w:rPr>
          <w:rFonts w:ascii="Calibri" w:eastAsia="Times New Roman" w:hAnsi="Calibri" w:cs="Calibri"/>
          <w:color w:val="000000"/>
        </w:rPr>
        <w:t>wo of these PIT-matching multi-specific TCRs (Clones 81 and 566) recognized</w:t>
      </w:r>
      <w:r w:rsidR="00193FF9">
        <w:rPr>
          <w:rFonts w:ascii="Calibri" w:eastAsia="Times New Roman" w:hAnsi="Calibri" w:cs="Calibri"/>
          <w:color w:val="000000"/>
        </w:rPr>
        <w:t xml:space="preserve"> </w:t>
      </w:r>
      <w:r w:rsidR="00D54FA2">
        <w:rPr>
          <w:rFonts w:ascii="Calibri" w:eastAsia="Times New Roman" w:hAnsi="Calibri" w:cs="Calibri"/>
          <w:color w:val="000000"/>
        </w:rPr>
        <w:t xml:space="preserve">non-overlapping GAD65 epitopes </w:t>
      </w:r>
      <w:r w:rsidR="00D54FA2">
        <w:rPr>
          <w:rFonts w:ascii="Calibri" w:eastAsia="Times New Roman" w:hAnsi="Calibri" w:cs="Calibri"/>
          <w:color w:val="000000"/>
        </w:rPr>
        <w:fldChar w:fldCharType="begin"/>
      </w:r>
      <w:r w:rsidR="00D54FA2">
        <w:rPr>
          <w:rFonts w:ascii="Calibri" w:eastAsia="Times New Roman" w:hAnsi="Calibri" w:cs="Calibri"/>
          <w:color w:val="000000"/>
        </w:rPr>
        <w:instrText xml:space="preserve"> ADDIN ZOTERO_ITEM CSL_CITATION {"citationID":"Ez5yi1an","properties":{"formattedCitation":"\\super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D54FA2">
        <w:rPr>
          <w:rFonts w:ascii="Calibri" w:eastAsia="Times New Roman" w:hAnsi="Calibri" w:cs="Calibri"/>
          <w:color w:val="000000"/>
        </w:rPr>
        <w:fldChar w:fldCharType="separate"/>
      </w:r>
      <w:r w:rsidR="00D54FA2" w:rsidRPr="00DC40B2">
        <w:rPr>
          <w:rFonts w:ascii="Calibri" w:hAnsi="Calibri" w:cs="Calibri"/>
          <w:color w:val="000000"/>
          <w:vertAlign w:val="superscript"/>
        </w:rPr>
        <w:t>16</w:t>
      </w:r>
      <w:r w:rsidR="00D54FA2">
        <w:rPr>
          <w:rFonts w:ascii="Calibri" w:eastAsia="Times New Roman" w:hAnsi="Calibri" w:cs="Calibri"/>
          <w:color w:val="000000"/>
        </w:rPr>
        <w:fldChar w:fldCharType="end"/>
      </w:r>
      <w:r w:rsidR="00D54FA2">
        <w:rPr>
          <w:rFonts w:ascii="Calibri" w:eastAsia="Times New Roman" w:hAnsi="Calibri" w:cs="Calibri"/>
          <w:color w:val="000000"/>
        </w:rPr>
        <w:t xml:space="preserve">. </w:t>
      </w:r>
      <w:r w:rsidR="00B60DAB">
        <w:rPr>
          <w:rFonts w:ascii="Calibri" w:eastAsia="Times New Roman" w:hAnsi="Calibri" w:cs="Calibri"/>
          <w:color w:val="000000"/>
        </w:rPr>
        <w:t xml:space="preserve">In parallel </w:t>
      </w:r>
      <w:r w:rsidR="000A2495">
        <w:rPr>
          <w:rFonts w:ascii="Calibri" w:eastAsia="Times New Roman" w:hAnsi="Calibri" w:cs="Calibri"/>
          <w:color w:val="000000"/>
        </w:rPr>
        <w:t xml:space="preserve">and independent </w:t>
      </w:r>
      <w:r w:rsidR="00B60DAB">
        <w:rPr>
          <w:rFonts w:ascii="Calibri" w:eastAsia="Times New Roman" w:hAnsi="Calibri" w:cs="Calibri"/>
          <w:color w:val="000000"/>
        </w:rPr>
        <w:t xml:space="preserve">experiments, we </w:t>
      </w:r>
      <w:r w:rsidR="00F16551">
        <w:rPr>
          <w:rFonts w:ascii="Calibri" w:eastAsia="Times New Roman" w:hAnsi="Calibri" w:cs="Calibri"/>
          <w:color w:val="000000"/>
        </w:rPr>
        <w:t xml:space="preserve">unexpectedly </w:t>
      </w:r>
      <w:r w:rsidR="00B60DAB">
        <w:rPr>
          <w:rFonts w:ascii="Calibri" w:eastAsia="Times New Roman" w:hAnsi="Calibri" w:cs="Calibri"/>
          <w:color w:val="000000"/>
        </w:rPr>
        <w:t>found that</w:t>
      </w:r>
      <w:r>
        <w:rPr>
          <w:rFonts w:ascii="Calibri" w:eastAsia="Times New Roman" w:hAnsi="Calibri" w:cs="Calibri"/>
          <w:color w:val="000000"/>
        </w:rPr>
        <w:t xml:space="preserve"> </w:t>
      </w:r>
      <w:r w:rsidR="00937F0A">
        <w:rPr>
          <w:rFonts w:ascii="Calibri" w:eastAsia="Times New Roman" w:hAnsi="Calibri" w:cs="Calibri"/>
          <w:color w:val="000000"/>
        </w:rPr>
        <w:t xml:space="preserve">the </w:t>
      </w:r>
      <w:r w:rsidR="00937F0A" w:rsidRPr="004E2297">
        <w:rPr>
          <w:rFonts w:ascii="Calibri" w:eastAsia="Times New Roman" w:hAnsi="Calibri" w:cs="Calibri"/>
          <w:i/>
          <w:iCs/>
          <w:color w:val="000000"/>
        </w:rPr>
        <w:t>TRA</w:t>
      </w:r>
      <w:r w:rsidR="00937F0A">
        <w:rPr>
          <w:rFonts w:ascii="Calibri" w:eastAsia="Times New Roman" w:hAnsi="Calibri" w:cs="Calibri"/>
          <w:color w:val="000000"/>
        </w:rPr>
        <w:t xml:space="preserve"> chain of a TCR (P196-1) from Influenza A/MP54- reactive CD4+ T cells</w:t>
      </w:r>
      <w:r w:rsidR="00937F0A" w:rsidDel="00B60DAB">
        <w:rPr>
          <w:rFonts w:ascii="Calibri" w:eastAsia="Times New Roman" w:hAnsi="Calibri" w:cs="Calibri"/>
          <w:color w:val="000000"/>
        </w:rPr>
        <w:t xml:space="preserve"> </w:t>
      </w:r>
      <w:r w:rsidR="00937F0A">
        <w:rPr>
          <w:rFonts w:ascii="Calibri" w:eastAsia="Times New Roman" w:hAnsi="Calibri" w:cs="Calibri"/>
          <w:color w:val="000000"/>
        </w:rPr>
        <w:t xml:space="preserve">perfectly matched the </w:t>
      </w:r>
      <w:r w:rsidR="009F4C77" w:rsidRPr="002601C5">
        <w:rPr>
          <w:rFonts w:ascii="Calibri" w:eastAsia="Times New Roman" w:hAnsi="Calibri" w:cs="Calibri"/>
          <w:i/>
          <w:iCs/>
          <w:color w:val="000000"/>
        </w:rPr>
        <w:t>TRA</w:t>
      </w:r>
      <w:r w:rsidR="009F4C77">
        <w:rPr>
          <w:rFonts w:ascii="Calibri" w:eastAsia="Times New Roman" w:hAnsi="Calibri" w:cs="Calibri"/>
          <w:color w:val="000000"/>
        </w:rPr>
        <w:t xml:space="preserve"> chain </w:t>
      </w:r>
      <w:r w:rsidR="00B60DAB">
        <w:rPr>
          <w:rFonts w:ascii="Calibri" w:eastAsia="Times New Roman" w:hAnsi="Calibri" w:cs="Calibri"/>
          <w:color w:val="000000"/>
        </w:rPr>
        <w:t>from Clones 81 and 566 (</w:t>
      </w:r>
      <w:r w:rsidR="00B60DAB" w:rsidRPr="00916326">
        <w:rPr>
          <w:rFonts w:ascii="Calibri" w:eastAsia="Times New Roman" w:hAnsi="Calibri" w:cs="Calibri"/>
          <w:b/>
          <w:bCs/>
          <w:color w:val="000000"/>
        </w:rPr>
        <w:t>Table 3</w:t>
      </w:r>
      <w:r w:rsidR="00B60DAB">
        <w:rPr>
          <w:rFonts w:ascii="Calibri" w:eastAsia="Times New Roman" w:hAnsi="Calibri" w:cs="Calibri"/>
          <w:color w:val="000000"/>
        </w:rPr>
        <w:t>).</w:t>
      </w:r>
      <w:r w:rsidR="00B60DAB" w:rsidRPr="00587C1B">
        <w:rPr>
          <w:rFonts w:ascii="Calibri" w:eastAsia="Times New Roman" w:hAnsi="Calibri" w:cs="Calibri"/>
          <w:color w:val="000000"/>
        </w:rPr>
        <w:t xml:space="preserve"> </w:t>
      </w:r>
      <w:r w:rsidR="00B60DAB">
        <w:rPr>
          <w:rFonts w:ascii="Calibri" w:eastAsia="Times New Roman" w:hAnsi="Calibri" w:cs="Calibri"/>
          <w:color w:val="000000"/>
        </w:rPr>
        <w:t xml:space="preserve">Furthermore, P196-1 had </w:t>
      </w:r>
      <w:r w:rsidR="009F4C77" w:rsidRPr="004E2297">
        <w:rPr>
          <w:rFonts w:ascii="Calibri" w:eastAsia="Times New Roman" w:hAnsi="Calibri" w:cs="Calibri"/>
          <w:i/>
          <w:iCs/>
          <w:color w:val="000000"/>
        </w:rPr>
        <w:t>TRB</w:t>
      </w:r>
      <w:r w:rsidR="009F4C77">
        <w:rPr>
          <w:rFonts w:ascii="Calibri" w:eastAsia="Times New Roman" w:hAnsi="Calibri" w:cs="Calibri"/>
          <w:color w:val="000000"/>
        </w:rPr>
        <w:t xml:space="preserve"> chains </w:t>
      </w:r>
      <w:r w:rsidR="00D54FA2">
        <w:rPr>
          <w:rFonts w:ascii="Calibri" w:eastAsia="Times New Roman" w:hAnsi="Calibri" w:cs="Calibri"/>
          <w:color w:val="000000"/>
        </w:rPr>
        <w:t xml:space="preserve">that </w:t>
      </w:r>
      <w:r w:rsidR="009F4C77">
        <w:rPr>
          <w:rFonts w:ascii="Calibri" w:eastAsia="Times New Roman" w:hAnsi="Calibri" w:cs="Calibri"/>
          <w:color w:val="000000"/>
        </w:rPr>
        <w:t xml:space="preserve">differed </w:t>
      </w:r>
      <w:r w:rsidR="00B60DAB">
        <w:rPr>
          <w:rFonts w:ascii="Calibri" w:eastAsia="Times New Roman" w:hAnsi="Calibri" w:cs="Calibri"/>
          <w:color w:val="000000"/>
        </w:rPr>
        <w:t xml:space="preserve">from Clones 81 and 566 </w:t>
      </w:r>
      <w:r w:rsidR="009F4C77">
        <w:rPr>
          <w:rFonts w:ascii="Calibri" w:eastAsia="Times New Roman" w:hAnsi="Calibri" w:cs="Calibri"/>
          <w:color w:val="000000"/>
        </w:rPr>
        <w:t xml:space="preserve">at </w:t>
      </w:r>
      <w:r w:rsidR="00B60DAB">
        <w:rPr>
          <w:rFonts w:ascii="Calibri" w:eastAsia="Times New Roman" w:hAnsi="Calibri" w:cs="Calibri"/>
          <w:color w:val="000000"/>
        </w:rPr>
        <w:t xml:space="preserve">only </w:t>
      </w:r>
      <w:r w:rsidR="009F4C77">
        <w:rPr>
          <w:rFonts w:ascii="Calibri" w:eastAsia="Times New Roman" w:hAnsi="Calibri" w:cs="Calibri"/>
          <w:color w:val="000000"/>
        </w:rPr>
        <w:t xml:space="preserve">a single </w:t>
      </w:r>
      <w:r w:rsidR="00B60DAB">
        <w:rPr>
          <w:rFonts w:ascii="Calibri" w:eastAsia="Times New Roman" w:hAnsi="Calibri" w:cs="Calibri"/>
          <w:color w:val="000000"/>
        </w:rPr>
        <w:t xml:space="preserve">AA </w:t>
      </w:r>
      <w:r w:rsidR="009F4C77">
        <w:rPr>
          <w:rFonts w:ascii="Calibri" w:eastAsia="Times New Roman" w:hAnsi="Calibri" w:cs="Calibri"/>
          <w:color w:val="000000"/>
        </w:rPr>
        <w:t>position (</w:t>
      </w:r>
      <w:r w:rsidR="009F4C77" w:rsidRPr="00916326">
        <w:rPr>
          <w:rFonts w:ascii="Calibri" w:eastAsia="Times New Roman" w:hAnsi="Calibri" w:cs="Calibri"/>
          <w:b/>
          <w:bCs/>
          <w:color w:val="000000"/>
        </w:rPr>
        <w:t>Table 3</w:t>
      </w:r>
      <w:r w:rsidR="009F4C77">
        <w:rPr>
          <w:rFonts w:ascii="Calibri" w:eastAsia="Times New Roman" w:hAnsi="Calibri" w:cs="Calibri"/>
          <w:color w:val="000000"/>
        </w:rPr>
        <w:t>).</w:t>
      </w:r>
      <w:r w:rsidR="00587C1B" w:rsidRPr="00587C1B">
        <w:rPr>
          <w:rFonts w:ascii="Calibri" w:eastAsia="Times New Roman" w:hAnsi="Calibri" w:cs="Calibri"/>
          <w:color w:val="000000"/>
        </w:rPr>
        <w:t xml:space="preserve"> </w:t>
      </w:r>
      <w:r w:rsidR="000A2495">
        <w:rPr>
          <w:rFonts w:ascii="Calibri" w:eastAsia="Times New Roman" w:hAnsi="Calibri" w:cs="Calibri"/>
          <w:color w:val="000000"/>
        </w:rPr>
        <w:t>This sequence similarity</w:t>
      </w:r>
      <w:r w:rsidR="00937F0A">
        <w:rPr>
          <w:rFonts w:ascii="Calibri" w:eastAsia="Times New Roman" w:hAnsi="Calibri" w:cs="Calibri"/>
          <w:color w:val="000000"/>
        </w:rPr>
        <w:t xml:space="preserve"> </w:t>
      </w:r>
      <w:r w:rsidR="000A2495">
        <w:rPr>
          <w:rFonts w:ascii="Calibri" w:eastAsia="Times New Roman" w:hAnsi="Calibri" w:cs="Calibri"/>
          <w:color w:val="000000"/>
        </w:rPr>
        <w:t xml:space="preserve">led us to reason </w:t>
      </w:r>
      <w:r w:rsidR="00587C1B">
        <w:rPr>
          <w:rFonts w:ascii="Calibri" w:eastAsia="Times New Roman" w:hAnsi="Calibri" w:cs="Calibri"/>
          <w:color w:val="000000"/>
        </w:rPr>
        <w:t xml:space="preserve">that </w:t>
      </w:r>
      <w:r w:rsidR="000A2495">
        <w:rPr>
          <w:rFonts w:ascii="Calibri" w:eastAsia="Times New Roman" w:hAnsi="Calibri" w:cs="Calibri"/>
          <w:color w:val="000000"/>
        </w:rPr>
        <w:t xml:space="preserve">closely related Clone 81, </w:t>
      </w:r>
      <w:r w:rsidR="005C70AD">
        <w:rPr>
          <w:rFonts w:ascii="Calibri" w:eastAsia="Times New Roman" w:hAnsi="Calibri" w:cs="Calibri"/>
          <w:color w:val="000000"/>
        </w:rPr>
        <w:t xml:space="preserve">Clone </w:t>
      </w:r>
      <w:r w:rsidR="000A2495">
        <w:rPr>
          <w:rFonts w:ascii="Calibri" w:eastAsia="Times New Roman" w:hAnsi="Calibri" w:cs="Calibri"/>
          <w:color w:val="000000"/>
        </w:rPr>
        <w:t xml:space="preserve">566 and P196-1 were all </w:t>
      </w:r>
      <w:r w:rsidR="00587C1B">
        <w:rPr>
          <w:rFonts w:ascii="Calibri" w:eastAsia="Times New Roman" w:hAnsi="Calibri" w:cs="Calibri"/>
          <w:color w:val="000000"/>
        </w:rPr>
        <w:t xml:space="preserve">multi-specific. </w:t>
      </w:r>
      <w:r w:rsidR="00D54FA2">
        <w:rPr>
          <w:rFonts w:ascii="Calibri" w:eastAsia="Times New Roman" w:hAnsi="Calibri" w:cs="Calibri"/>
          <w:color w:val="000000"/>
        </w:rPr>
        <w:t>As a test</w:t>
      </w:r>
      <w:r w:rsidR="00587C1B">
        <w:rPr>
          <w:rFonts w:ascii="Calibri" w:eastAsia="Times New Roman" w:hAnsi="Calibri" w:cs="Calibri"/>
          <w:color w:val="000000"/>
        </w:rPr>
        <w:t>, we compared the ability of activating peptides (MP54 97-116 and GAD65 377-396), a non-activating peptide (GAD65 113-132) to trigger proliferation of TCR-transduced primary CD4+</w:t>
      </w:r>
      <w:r w:rsidR="00193FF9">
        <w:rPr>
          <w:rFonts w:ascii="Calibri" w:eastAsia="Times New Roman" w:hAnsi="Calibri" w:cs="Calibri"/>
          <w:color w:val="000000"/>
        </w:rPr>
        <w:t xml:space="preserve"> </w:t>
      </w:r>
      <w:r w:rsidR="00587C1B">
        <w:rPr>
          <w:rFonts w:ascii="Calibri" w:eastAsia="Times New Roman" w:hAnsi="Calibri" w:cs="Calibri"/>
          <w:color w:val="000000"/>
        </w:rPr>
        <w:t>T cells (</w:t>
      </w:r>
      <w:r w:rsidR="00587C1B" w:rsidRPr="0000778D">
        <w:rPr>
          <w:rFonts w:ascii="Calibri" w:eastAsia="Times New Roman" w:hAnsi="Calibri" w:cs="Calibri"/>
          <w:b/>
          <w:bCs/>
          <w:color w:val="000000"/>
        </w:rPr>
        <w:t>Figure 4B</w:t>
      </w:r>
      <w:r w:rsidR="00587C1B">
        <w:rPr>
          <w:rFonts w:ascii="Calibri" w:eastAsia="Times New Roman" w:hAnsi="Calibri" w:cs="Calibri"/>
          <w:color w:val="000000"/>
        </w:rPr>
        <w:t xml:space="preserve">). We found that both MP54 97-116 and GAD65 377-396 peptides identically activated Clone 81, Clone 566, and P196-1 TCRs. Thus, </w:t>
      </w:r>
      <w:r w:rsidR="000A2495">
        <w:rPr>
          <w:rFonts w:ascii="Calibri" w:eastAsia="Times New Roman" w:hAnsi="Calibri" w:cs="Calibri"/>
          <w:color w:val="000000"/>
        </w:rPr>
        <w:t xml:space="preserve">these </w:t>
      </w:r>
      <w:r w:rsidR="00587C1B">
        <w:rPr>
          <w:rFonts w:ascii="Calibri" w:eastAsia="Times New Roman" w:hAnsi="Calibri" w:cs="Calibri"/>
          <w:color w:val="000000"/>
        </w:rPr>
        <w:t xml:space="preserve">TCRs </w:t>
      </w:r>
      <w:r w:rsidR="00AC1766">
        <w:rPr>
          <w:rFonts w:ascii="Calibri" w:eastAsia="Times New Roman" w:hAnsi="Calibri" w:cs="Calibri"/>
          <w:color w:val="000000"/>
        </w:rPr>
        <w:t>with</w:t>
      </w:r>
      <w:r w:rsidR="00587C1B">
        <w:rPr>
          <w:rFonts w:ascii="Calibri" w:eastAsia="Times New Roman" w:hAnsi="Calibri" w:cs="Calibri"/>
          <w:color w:val="000000"/>
        </w:rPr>
        <w:t xml:space="preserve"> PIT-matched </w:t>
      </w:r>
      <w:r w:rsidR="00587C1B" w:rsidRPr="00916326">
        <w:rPr>
          <w:rFonts w:ascii="Calibri" w:eastAsia="Times New Roman" w:hAnsi="Calibri" w:cs="Calibri"/>
          <w:i/>
          <w:iCs/>
          <w:color w:val="000000"/>
        </w:rPr>
        <w:t>TRA</w:t>
      </w:r>
      <w:r w:rsidR="00587C1B">
        <w:rPr>
          <w:rFonts w:ascii="Calibri" w:eastAsia="Times New Roman" w:hAnsi="Calibri" w:cs="Calibri"/>
          <w:color w:val="000000"/>
        </w:rPr>
        <w:t xml:space="preserve"> junctions </w:t>
      </w:r>
      <w:r w:rsidR="00F576A2">
        <w:rPr>
          <w:rFonts w:ascii="Calibri" w:eastAsia="Times New Roman" w:hAnsi="Calibri" w:cs="Calibri"/>
          <w:color w:val="000000"/>
        </w:rPr>
        <w:t xml:space="preserve">were </w:t>
      </w:r>
      <w:r w:rsidR="000A2495">
        <w:rPr>
          <w:rFonts w:ascii="Calibri" w:eastAsia="Times New Roman" w:hAnsi="Calibri" w:cs="Calibri"/>
          <w:color w:val="000000"/>
        </w:rPr>
        <w:t xml:space="preserve">all </w:t>
      </w:r>
      <w:r w:rsidR="00587C1B">
        <w:rPr>
          <w:rFonts w:ascii="Calibri" w:eastAsia="Times New Roman" w:hAnsi="Calibri" w:cs="Calibri"/>
          <w:color w:val="000000"/>
        </w:rPr>
        <w:t>multi-specific</w:t>
      </w:r>
      <w:r w:rsidR="000A2495">
        <w:rPr>
          <w:rFonts w:ascii="Calibri" w:eastAsia="Times New Roman" w:hAnsi="Calibri" w:cs="Calibri"/>
          <w:color w:val="000000"/>
        </w:rPr>
        <w:t xml:space="preserve">, supporting our </w:t>
      </w:r>
      <w:r w:rsidR="00587C1B">
        <w:rPr>
          <w:rFonts w:ascii="Calibri" w:eastAsia="Times New Roman" w:hAnsi="Calibri" w:cs="Calibri"/>
          <w:color w:val="000000"/>
        </w:rPr>
        <w:t xml:space="preserve">hypothesis that </w:t>
      </w:r>
      <w:r w:rsidR="000A2495">
        <w:rPr>
          <w:rFonts w:ascii="Calibri" w:eastAsia="Times New Roman" w:hAnsi="Calibri" w:cs="Calibri"/>
          <w:color w:val="000000"/>
        </w:rPr>
        <w:t xml:space="preserve">TCR </w:t>
      </w:r>
      <w:r w:rsidR="00587C1B">
        <w:rPr>
          <w:rFonts w:ascii="Calibri" w:eastAsia="Times New Roman" w:hAnsi="Calibri" w:cs="Calibri"/>
          <w:color w:val="000000"/>
        </w:rPr>
        <w:t>sequence features</w:t>
      </w:r>
      <w:r w:rsidR="000A2495">
        <w:rPr>
          <w:rFonts w:ascii="Calibri" w:eastAsia="Times New Roman" w:hAnsi="Calibri" w:cs="Calibri"/>
          <w:color w:val="000000"/>
        </w:rPr>
        <w:t>, including shorter</w:t>
      </w:r>
      <w:r w:rsidR="00587C1B">
        <w:rPr>
          <w:rFonts w:ascii="Calibri" w:eastAsia="Times New Roman" w:hAnsi="Calibri" w:cs="Calibri"/>
          <w:color w:val="000000"/>
        </w:rPr>
        <w:t xml:space="preserve"> and more </w:t>
      </w:r>
      <w:commentRangeStart w:id="9"/>
      <w:r w:rsidR="00587C1B">
        <w:rPr>
          <w:rFonts w:ascii="Calibri" w:eastAsia="Times New Roman" w:hAnsi="Calibri" w:cs="Calibri"/>
          <w:color w:val="000000"/>
        </w:rPr>
        <w:t xml:space="preserve">hydrophobic </w:t>
      </w:r>
      <w:commentRangeEnd w:id="9"/>
      <w:r w:rsidR="00F54758">
        <w:rPr>
          <w:rStyle w:val="CommentReference"/>
        </w:rPr>
        <w:commentReference w:id="9"/>
      </w:r>
      <w:r w:rsidR="000A2495" w:rsidRPr="00EE4708">
        <w:rPr>
          <w:rFonts w:ascii="Calibri" w:eastAsia="Times New Roman" w:hAnsi="Calibri" w:cs="Calibri"/>
          <w:i/>
          <w:iCs/>
          <w:color w:val="000000"/>
        </w:rPr>
        <w:t>TRA</w:t>
      </w:r>
      <w:r w:rsidR="000A2495">
        <w:rPr>
          <w:rFonts w:ascii="Calibri" w:eastAsia="Times New Roman" w:hAnsi="Calibri" w:cs="Calibri"/>
          <w:color w:val="000000"/>
        </w:rPr>
        <w:t xml:space="preserve"> j</w:t>
      </w:r>
      <w:r w:rsidR="00587C1B">
        <w:rPr>
          <w:rFonts w:ascii="Calibri" w:eastAsia="Times New Roman" w:hAnsi="Calibri" w:cs="Calibri"/>
          <w:color w:val="000000"/>
        </w:rPr>
        <w:t>unctions</w:t>
      </w:r>
      <w:r w:rsidR="000A2495">
        <w:rPr>
          <w:rFonts w:ascii="Calibri" w:eastAsia="Times New Roman" w:hAnsi="Calibri" w:cs="Calibri"/>
          <w:color w:val="000000"/>
        </w:rPr>
        <w:t>,</w:t>
      </w:r>
      <w:r w:rsidR="00587C1B">
        <w:rPr>
          <w:rFonts w:ascii="Calibri" w:eastAsia="Times New Roman" w:hAnsi="Calibri" w:cs="Calibri"/>
          <w:color w:val="000000"/>
        </w:rPr>
        <w:t xml:space="preserve"> are linked to an inherent tendency for multi-specificity.</w:t>
      </w:r>
      <w:r w:rsidR="00AC1766">
        <w:rPr>
          <w:rFonts w:ascii="Calibri" w:eastAsia="Times New Roman" w:hAnsi="Calibri" w:cs="Calibri"/>
          <w:color w:val="000000"/>
        </w:rPr>
        <w:t xml:space="preserve"> </w:t>
      </w:r>
    </w:p>
    <w:p w14:paraId="51F7F4D0" w14:textId="12D90662" w:rsidR="00936BB1" w:rsidRDefault="005B1BBF" w:rsidP="0063537B">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To </w:t>
      </w:r>
      <w:r w:rsidR="00F576A2">
        <w:rPr>
          <w:rFonts w:ascii="Calibri" w:eastAsia="Times New Roman" w:hAnsi="Calibri" w:cs="Calibri"/>
          <w:color w:val="000000"/>
        </w:rPr>
        <w:t>elucidate</w:t>
      </w:r>
      <w:r>
        <w:rPr>
          <w:rFonts w:ascii="Calibri" w:eastAsia="Times New Roman" w:hAnsi="Calibri" w:cs="Calibri"/>
          <w:color w:val="000000"/>
        </w:rPr>
        <w:t xml:space="preserve"> possible mechanisms of cross</w:t>
      </w:r>
      <w:r w:rsidR="00397D7F">
        <w:rPr>
          <w:rFonts w:ascii="Calibri" w:eastAsia="Times New Roman" w:hAnsi="Calibri" w:cs="Calibri"/>
          <w:color w:val="000000"/>
        </w:rPr>
        <w:t>-</w:t>
      </w:r>
      <w:r>
        <w:rPr>
          <w:rFonts w:ascii="Calibri" w:eastAsia="Times New Roman" w:hAnsi="Calibri" w:cs="Calibri"/>
          <w:color w:val="000000"/>
        </w:rPr>
        <w:t xml:space="preserve">reactivity </w:t>
      </w:r>
      <w:r w:rsidR="00D619D7">
        <w:rPr>
          <w:rFonts w:ascii="Calibri" w:eastAsia="Times New Roman" w:hAnsi="Calibri" w:cs="Calibri"/>
          <w:color w:val="000000"/>
        </w:rPr>
        <w:t>of the</w:t>
      </w:r>
      <w:r w:rsidR="00D619D7" w:rsidRPr="00D619D7">
        <w:rPr>
          <w:rFonts w:ascii="Calibri" w:eastAsia="Times New Roman" w:hAnsi="Calibri" w:cs="Calibri"/>
          <w:color w:val="000000"/>
        </w:rPr>
        <w:t xml:space="preserve"> </w:t>
      </w:r>
      <w:r w:rsidR="00D619D7">
        <w:rPr>
          <w:rFonts w:ascii="Calibri" w:eastAsia="Times New Roman" w:hAnsi="Calibri" w:cs="Calibri"/>
          <w:color w:val="000000"/>
        </w:rPr>
        <w:t xml:space="preserve">Clone 81 TCR for the </w:t>
      </w:r>
      <w:r>
        <w:rPr>
          <w:rFonts w:ascii="Calibri" w:eastAsia="Times New Roman" w:hAnsi="Calibri" w:cs="Calibri"/>
          <w:color w:val="000000"/>
        </w:rPr>
        <w:t xml:space="preserve">MP54 97-116 and GAD65 377-396 peptides, we constructed molecular models </w:t>
      </w:r>
      <w:r w:rsidR="004A3986">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{"citationID":"a2lv57jrrba","properties":{"formattedCitation":"\\super 32\\nosupersub{}","plainCitation":"32","noteIndex":0},"citationItems":[{"id":3358,"uris":["http://zotero.org/users/522661/items/F58EGGJ5"],"itemData":{"id":3358,"type":"article-journal","abstract":"The cellular immune system, which is a critical component of human immunity, uses T cell receptors (TCRs) to recognize antigenic proteins in the form of peptides presented by major histocompatibility complex (MHC) proteins. Accurate definition of the structural basis of TCRs and their engagement of peptide-MHCs can provide major insights into normal and aberrant immunity, and can help guide the design of vaccines and immunotherapeutics. Given the limited amount of experimentally determined TCR-peptide-MHC structures and the vast amount of TCRs within each individual as well as antigenic targets, accurate computational modeling approaches are needed. Here, we report a major update to our web server, TCRmodel, which was originally developed to model unbound TCRs from sequence, to now model TCR-peptide-MHC complexes from sequence, utilizing several adaptations of AlphaFold. This method, named TCRmodel2, allows users to submit sequences through an easy-to-use interface and shows similar or greater accuracy than AlphaFold and other methods to model TCR-peptide-MHC complexes based on benchmarking. It can generate models of complexes in 15 minutes, and output models are provided with confidence scores and an integrated molecular viewer. TCRmodel2 is available at https://tcrmodel.ibbr.umd.edu.","container-title":"Nucleic Acids Research","DOI":"10.1093/nar/gkad356","ISSN":"1362-4962","issue":"W1","journalAbbreviation":"Nucleic Acids Res","language":"eng","note":"PMID: 37140040\nPMCID: PMC10320165","page":"W569-W576","source":"PubMed","title":"TCRmodel2: high-resolution modeling of T cell receptor recognition using deep learning","title-short":"TCRmodel2","volume":"51","author":[{"family":"Yin","given":"Rui"},{"family":"Ribeiro-Filho","given":"Helder V."},{"family":"Lin","given":"Valerie"},{"family":"Gowthaman","given":"Ragul"},{"family":"Cheung","given":"Melyssa"},{"family":"Pierce","given":"Brian G."}],"issued":{"date-parts":[["2023",7,5]]}}}],"schema":"https://github.com/citation-style-language/schema/raw/master/csl-citation.json"} </w:instrText>
      </w:r>
      <w:r w:rsidR="004A3986">
        <w:rPr>
          <w:rFonts w:ascii="Calibri" w:eastAsia="Times New Roman" w:hAnsi="Calibri" w:cs="Calibri"/>
          <w:color w:val="000000"/>
        </w:rPr>
        <w:fldChar w:fldCharType="separate"/>
      </w:r>
      <w:r w:rsidR="00034389" w:rsidRPr="00034389">
        <w:rPr>
          <w:rFonts w:ascii="Calibri" w:hAnsi="Calibri" w:cs="Calibri"/>
          <w:color w:val="000000"/>
          <w:vertAlign w:val="superscript"/>
        </w:rPr>
        <w:t>32</w:t>
      </w:r>
      <w:r w:rsidR="004A3986">
        <w:rPr>
          <w:rFonts w:ascii="Calibri" w:eastAsia="Times New Roman" w:hAnsi="Calibri" w:cs="Calibri"/>
          <w:color w:val="000000"/>
        </w:rPr>
        <w:fldChar w:fldCharType="end"/>
      </w:r>
      <w:r w:rsidR="004A3986">
        <w:rPr>
          <w:rFonts w:ascii="Calibri" w:eastAsia="Times New Roman" w:hAnsi="Calibri" w:cs="Calibri"/>
          <w:color w:val="000000"/>
        </w:rPr>
        <w:t xml:space="preserve"> </w:t>
      </w:r>
      <w:r>
        <w:rPr>
          <w:rFonts w:ascii="Calibri" w:eastAsia="Times New Roman" w:hAnsi="Calibri" w:cs="Calibri"/>
          <w:color w:val="000000"/>
        </w:rPr>
        <w:t xml:space="preserve">of </w:t>
      </w:r>
      <w:r w:rsidR="0014475D">
        <w:rPr>
          <w:rFonts w:ascii="Calibri" w:eastAsia="Times New Roman" w:hAnsi="Calibri" w:cs="Calibri"/>
          <w:color w:val="000000"/>
        </w:rPr>
        <w:t>the Clone 81 TCR</w:t>
      </w:r>
      <w:r w:rsidR="00812BC2">
        <w:rPr>
          <w:rFonts w:ascii="Calibri" w:eastAsia="Times New Roman" w:hAnsi="Calibri" w:cs="Calibri"/>
          <w:color w:val="000000"/>
        </w:rPr>
        <w:t xml:space="preserve"> </w:t>
      </w:r>
      <w:r w:rsidR="00812BC2">
        <w:rPr>
          <w:rFonts w:ascii="Calibri" w:eastAsia="Times New Roman" w:hAnsi="Calibri" w:cs="Calibri"/>
          <w:color w:val="000000"/>
        </w:rPr>
        <w:fldChar w:fldCharType="begin"/>
      </w:r>
      <w:r w:rsidR="00B310E4">
        <w:rPr>
          <w:rFonts w:ascii="Calibri" w:eastAsia="Times New Roman" w:hAnsi="Calibri" w:cs="Calibri"/>
          <w:color w:val="000000"/>
        </w:rPr>
        <w:instrText xml:space="preserve"> ADDIN ZOTERO_ITEM CSL_CITATION {"citationID":"abl4c9kdv","properties":{"formattedCitation":"\\super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812BC2">
        <w:rPr>
          <w:rFonts w:ascii="Calibri" w:eastAsia="Times New Roman" w:hAnsi="Calibri" w:cs="Calibri"/>
          <w:color w:val="000000"/>
        </w:rPr>
        <w:fldChar w:fldCharType="separate"/>
      </w:r>
      <w:r w:rsidR="00B310E4" w:rsidRPr="00B310E4">
        <w:rPr>
          <w:rFonts w:ascii="Calibri" w:hAnsi="Calibri" w:cs="Calibri"/>
          <w:color w:val="000000"/>
          <w:vertAlign w:val="superscript"/>
        </w:rPr>
        <w:t>16</w:t>
      </w:r>
      <w:r w:rsidR="00812BC2">
        <w:rPr>
          <w:rFonts w:ascii="Calibri" w:eastAsia="Times New Roman" w:hAnsi="Calibri" w:cs="Calibri"/>
          <w:color w:val="000000"/>
        </w:rPr>
        <w:fldChar w:fldCharType="end"/>
      </w:r>
      <w:r w:rsidR="00193FF9">
        <w:rPr>
          <w:rFonts w:ascii="Calibri" w:eastAsia="Times New Roman" w:hAnsi="Calibri" w:cs="Calibri"/>
          <w:color w:val="000000"/>
        </w:rPr>
        <w:t xml:space="preserve"> </w:t>
      </w:r>
      <w:r w:rsidR="0014475D">
        <w:rPr>
          <w:rFonts w:ascii="Calibri" w:eastAsia="Times New Roman" w:hAnsi="Calibri" w:cs="Calibri"/>
          <w:color w:val="000000"/>
        </w:rPr>
        <w:t xml:space="preserve">and </w:t>
      </w:r>
      <w:r w:rsidR="004A3986">
        <w:rPr>
          <w:rFonts w:ascii="Calibri" w:eastAsia="Times New Roman" w:hAnsi="Calibri" w:cs="Calibri"/>
          <w:color w:val="000000"/>
        </w:rPr>
        <w:t xml:space="preserve">complexes of these peptides together with HLA-DRA1*0101/DRB1*0401 molecules </w:t>
      </w:r>
      <w:r w:rsidR="000127EE">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{"citationID":"a1994lvr1dp","properties":{"formattedCitation":"\\super 31\\nosupersub{}","plainCitation":"31","noteIndex":0},"citationItems":[{"id":3364,"uris":["http://zotero.org/users/522661/items/5HFF6RHZ"],"itemData":{"id":3364,"type":"article-journal","container-title":"Immunity","DOI":"10.1016/S1074-7613(00)80369-6","ISSN":"1074-7613","issue":"4","journalAbbreviation":"Immunity","language":"English","note":"publisher: Elsevier\nPMID: 9354468","page":"473-481","source":"www.cell.com","title":"X-Ray Crystal Structure of HLA-DR4 (DRA*0101, DRB1*0401) Complexed with a Peptide from Human Collagen II","volume":"7","author":[{"family":"Dessen","given":"Andréa"},{"family":"Lawrence","given":"C. Martin"},{"family":"Cupo","given":"Susan"},{"family":"Zaller","given":"Dennis M."},{"family":"Wiley","given":"Don C."}],"issued":{"date-parts":[["1997",10,1]]}}}],"schema":"https://github.com/citation-style-language/schema/raw/master/csl-citation.json"} </w:instrText>
      </w:r>
      <w:r w:rsidR="000127EE">
        <w:rPr>
          <w:rFonts w:ascii="Calibri" w:eastAsia="Times New Roman" w:hAnsi="Calibri" w:cs="Calibri"/>
          <w:color w:val="000000"/>
        </w:rPr>
        <w:fldChar w:fldCharType="separate"/>
      </w:r>
      <w:r w:rsidR="00034389" w:rsidRPr="00034389">
        <w:rPr>
          <w:rFonts w:ascii="Calibri" w:hAnsi="Calibri" w:cs="Calibri"/>
          <w:color w:val="000000"/>
          <w:vertAlign w:val="superscript"/>
        </w:rPr>
        <w:t>31</w:t>
      </w:r>
      <w:r w:rsidR="000127EE">
        <w:rPr>
          <w:rFonts w:ascii="Calibri" w:eastAsia="Times New Roman" w:hAnsi="Calibri" w:cs="Calibri"/>
          <w:color w:val="000000"/>
        </w:rPr>
        <w:fldChar w:fldCharType="end"/>
      </w:r>
      <w:r w:rsidR="000127EE">
        <w:rPr>
          <w:rFonts w:ascii="Calibri" w:eastAsia="Times New Roman" w:hAnsi="Calibri" w:cs="Calibri"/>
          <w:color w:val="000000"/>
        </w:rPr>
        <w:t xml:space="preserve"> </w:t>
      </w:r>
      <w:r w:rsidR="004A3986">
        <w:rPr>
          <w:rFonts w:ascii="Calibri" w:eastAsia="Times New Roman" w:hAnsi="Calibri" w:cs="Calibri"/>
          <w:color w:val="000000"/>
        </w:rPr>
        <w:t xml:space="preserve">. </w:t>
      </w:r>
      <w:r w:rsidR="00AC1766">
        <w:rPr>
          <w:rFonts w:ascii="Calibri" w:eastAsia="Times New Roman" w:hAnsi="Calibri" w:cs="Calibri"/>
          <w:color w:val="000000"/>
        </w:rPr>
        <w:t xml:space="preserve">The cognate </w:t>
      </w:r>
      <w:r w:rsidR="004A3986" w:rsidRPr="004A3986">
        <w:rPr>
          <w:rFonts w:ascii="Calibri" w:eastAsia="Times New Roman" w:hAnsi="Calibri" w:cs="Calibri"/>
          <w:color w:val="000000"/>
        </w:rPr>
        <w:t>GAD65 377-396 (H</w:t>
      </w:r>
      <w:r w:rsidR="004A3986" w:rsidRPr="00E66321">
        <w:rPr>
          <w:rFonts w:ascii="Calibri" w:eastAsia="Times New Roman" w:hAnsi="Calibri" w:cs="Calibri"/>
          <w:b/>
          <w:bCs/>
          <w:color w:val="000000"/>
        </w:rPr>
        <w:t>KWKLSGVERAN</w:t>
      </w:r>
      <w:r w:rsidR="004A3986" w:rsidRPr="004A3986">
        <w:rPr>
          <w:rFonts w:ascii="Calibri" w:eastAsia="Times New Roman" w:hAnsi="Calibri" w:cs="Calibri"/>
          <w:color w:val="000000"/>
        </w:rPr>
        <w:t xml:space="preserve">SVTWNPHK, where bold font denotes core sequence </w:t>
      </w:r>
      <w:r w:rsidR="004A3986" w:rsidRPr="004A3986">
        <w:rPr>
          <w:rFonts w:ascii="Calibri" w:eastAsia="Times New Roman" w:hAnsi="Calibri" w:cs="Calibri"/>
          <w:color w:val="000000"/>
        </w:rPr>
        <w:lastRenderedPageBreak/>
        <w:t>complexed with the TCR) and MP74 97-116 (VKLYR</w:t>
      </w:r>
      <w:r w:rsidR="004A3986" w:rsidRPr="00E66321">
        <w:rPr>
          <w:rFonts w:ascii="Calibri" w:eastAsia="Times New Roman" w:hAnsi="Calibri" w:cs="Calibri"/>
          <w:b/>
          <w:bCs/>
          <w:color w:val="000000"/>
        </w:rPr>
        <w:t>KLKREITFHGA</w:t>
      </w:r>
      <w:r w:rsidR="004A3986" w:rsidRPr="004A3986">
        <w:rPr>
          <w:rFonts w:ascii="Calibri" w:eastAsia="Times New Roman" w:hAnsi="Calibri" w:cs="Calibri"/>
          <w:color w:val="000000"/>
        </w:rPr>
        <w:t xml:space="preserve">KEIS) peptides </w:t>
      </w:r>
      <w:r w:rsidR="00F95B2A">
        <w:rPr>
          <w:rFonts w:ascii="Calibri" w:eastAsia="Times New Roman" w:hAnsi="Calibri" w:cs="Calibri"/>
          <w:color w:val="000000"/>
        </w:rPr>
        <w:t>did not show</w:t>
      </w:r>
      <w:r w:rsidR="004A3986" w:rsidRPr="004A3986">
        <w:rPr>
          <w:rFonts w:ascii="Calibri" w:eastAsia="Times New Roman" w:hAnsi="Calibri" w:cs="Calibri"/>
          <w:color w:val="000000"/>
        </w:rPr>
        <w:t xml:space="preserve"> </w:t>
      </w:r>
      <w:r w:rsidR="00F95B2A">
        <w:rPr>
          <w:rFonts w:ascii="Calibri" w:eastAsia="Times New Roman" w:hAnsi="Calibri" w:cs="Calibri"/>
          <w:color w:val="000000"/>
        </w:rPr>
        <w:t xml:space="preserve">compelling </w:t>
      </w:r>
      <w:r w:rsidR="004A3986" w:rsidRPr="004A3986">
        <w:rPr>
          <w:rFonts w:ascii="Calibri" w:eastAsia="Times New Roman" w:hAnsi="Calibri" w:cs="Calibri"/>
          <w:color w:val="000000"/>
        </w:rPr>
        <w:t>sequence similarity by multiple sequence alignment.</w:t>
      </w:r>
      <w:r w:rsidR="004A3986">
        <w:rPr>
          <w:rFonts w:ascii="Calibri" w:eastAsia="Times New Roman" w:hAnsi="Calibri" w:cs="Calibri"/>
          <w:color w:val="000000"/>
        </w:rPr>
        <w:t xml:space="preserve"> </w:t>
      </w:r>
      <w:r w:rsidR="00F95B2A">
        <w:rPr>
          <w:rFonts w:ascii="Calibri" w:eastAsia="Times New Roman" w:hAnsi="Calibri" w:cs="Calibri"/>
          <w:color w:val="000000"/>
        </w:rPr>
        <w:t xml:space="preserve">They </w:t>
      </w:r>
      <w:r w:rsidR="00A736B6">
        <w:rPr>
          <w:rFonts w:ascii="Calibri" w:eastAsia="Times New Roman" w:hAnsi="Calibri" w:cs="Calibri"/>
          <w:color w:val="000000"/>
        </w:rPr>
        <w:t xml:space="preserve">also </w:t>
      </w:r>
      <w:r w:rsidR="007C5478">
        <w:rPr>
          <w:rFonts w:ascii="Calibri" w:eastAsia="Times New Roman" w:hAnsi="Calibri" w:cs="Calibri"/>
          <w:color w:val="000000"/>
        </w:rPr>
        <w:t>showed no</w:t>
      </w:r>
      <w:r w:rsidR="00F95B2A">
        <w:rPr>
          <w:rFonts w:ascii="Calibri" w:eastAsia="Times New Roman" w:hAnsi="Calibri" w:cs="Calibri"/>
          <w:color w:val="000000"/>
        </w:rPr>
        <w:t xml:space="preserve"> evidence of </w:t>
      </w:r>
      <w:r w:rsidR="00A736B6">
        <w:rPr>
          <w:rFonts w:ascii="Calibri" w:eastAsia="Times New Roman" w:hAnsi="Calibri" w:cs="Calibri"/>
          <w:color w:val="000000"/>
        </w:rPr>
        <w:t xml:space="preserve">structure </w:t>
      </w:r>
      <w:r w:rsidR="00A736B6">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{"citationID":"av7dricl8l","properties":{"formattedCitation":"\\super 33\\nosupersub{}","plainCitation":"33","noteIndex":0},"citationItems":[{"id":3373,"uris":["http://zotero.org/users/522661/items/MG46FXJZ"],"itemData":{"id":3373,"type":"article-journal","abstract":"Environmental factors account for 75% of the risk of developing multiple sclerosis (MS). Numerous infections have been suspected as environmental disease triggers, but none of them has consistently been incriminated, and it is unclear how so many different infections may play a role. We show that a microbial peptide, common to several major classes of bacteria, can induce MS-like disease in humanized mice by crossreacting with a T cell receptor (TCR) that also recognizes a peptide from myelin basic protein, a candidate MS autoantigen. Structural analysis demonstrates this crossreactivity is due to structural mimicry of a binding hotspot shared by self and microbial antigens, rather than to degenerate TCR recognition. Biophysical studies reveal that the autoreactive TCR binding affinity is markedly lower for the microbial (mimicry) peptide than for the autoantigenic peptide. Thus, these data suggest a possible explanation for the difficulty in incriminating individual infections in the development of MS.","container-title":"Immunity","DOI":"10.1016/j.immuni.2009.01.009","ISSN":"1074-7613","issue":"3","journalAbbreviation":"Immunity","language":"en","page":"348-357","source":"ScienceDirect","title":"T Cell-Mediated Autoimmune Disease Due to Low-Affinity Crossreactivity to Common Microbial Peptides","volume":"30","author":[{"family":"Harkiolaki","given":"Maria"},{"family":"Holmes","given":"Samantha L."},{"family":"Svendsen","given":"Pia"},{"family":"Gregersen","given":"Jon W."},{"family":"Jensen","given":"Lise T."},{"family":"McMahon","given":"Roisin"},{"family":"Friese","given":"Manuel A."},{"family":"Boxel","given":"Gijs","non-dropping-particle":"van"},{"family":"Etzensperger","given":"Ruth"},{"family":"Tzartos","given":"John S."},{"family":"Kranc","given":"Kamil"},{"family":"Sainsbury","given":"Sarah"},{"family":"Harlos","given":"Karl"},{"family":"Mellins","given":"Elizabeth D."},{"family":"Palace","given":"Jackie"},{"family":"Esiri","given":"Margaret M."},{"family":"Merwe","given":"P. Anton","non-dropping-particle":"van der"},{"family":"Jones","given":"E. Yvonne"},{"family":"Fugger","given":"Lars"}],"issued":{"date-parts":[["2009",3,20]]}}}],"schema":"https://github.com/citation-style-language/schema/raw/master/csl-citation.json"} </w:instrText>
      </w:r>
      <w:r w:rsidR="00A736B6">
        <w:rPr>
          <w:rFonts w:ascii="Calibri" w:eastAsia="Times New Roman" w:hAnsi="Calibri" w:cs="Calibri"/>
          <w:color w:val="000000"/>
        </w:rPr>
        <w:fldChar w:fldCharType="separate"/>
      </w:r>
      <w:r w:rsidR="00034389" w:rsidRPr="00034389">
        <w:rPr>
          <w:rFonts w:ascii="Calibri" w:hAnsi="Calibri" w:cs="Calibri"/>
          <w:color w:val="000000"/>
          <w:vertAlign w:val="superscript"/>
        </w:rPr>
        <w:t>33</w:t>
      </w:r>
      <w:r w:rsidR="00A736B6">
        <w:rPr>
          <w:rFonts w:ascii="Calibri" w:eastAsia="Times New Roman" w:hAnsi="Calibri" w:cs="Calibri"/>
          <w:color w:val="000000"/>
        </w:rPr>
        <w:fldChar w:fldCharType="end"/>
      </w:r>
      <w:r w:rsidR="00A736B6">
        <w:rPr>
          <w:rFonts w:ascii="Calibri" w:eastAsia="Times New Roman" w:hAnsi="Calibri" w:cs="Calibri"/>
          <w:color w:val="000000"/>
        </w:rPr>
        <w:t xml:space="preserve"> or aromatic side chain </w:t>
      </w:r>
      <w:r w:rsidR="00A736B6">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{"citationID":"a2m2o7ak2ok","properties":{"formattedCitation":"\\super 34\\nosupersub{}","plainCitation":"34","noteIndex":0},"citationItems":[{"id":3377,"uris":["http://zotero.org/users/522661/items/WRZH2E5W"],"itemData":{"id":3377,"type":"article-journal","abstract":"T cells often alloreact with foreign human leukocyte antigens (HLA). Here we showed the LC13 T cell receptor (TCR), selected for recognition on self-HLA-B( *)0801 bound to a viral peptide, alloreacts with B44 allotypes (HLA-B( *)4402 and HLA-B( *)4405) bound to two different allopeptides. Despite extensive polymorphism between HLA-B( *)0801, HLA-B( *)4402, and HLA-B( *)4405 and the disparate sequences of the viral and allopeptides, the LC13 TCR engaged these peptide-HLA (pHLA) complexes identically, accommodating mimicry of the viral peptide by the allopeptide. The viral and allopeptides adopted similar conformations only after TCR ligation, revealing an induced-fit mechanism of molecular mimicry. The LC13 T cells did not alloreact against HLA-B( *)4403, and the single residue polymorphism between HLA-B( *)4402 and HLA-B( *)4403 affected the plasticity of the allopeptide, revealing that molecular mimicry was associated with TCR specificity. Accordingly, molecular mimicry that is HLA and peptide dependent is a mechanism for human T cell alloreactivity between disparate cognate and allogeneic pHLA complexes.","container-title":"Immunity","DOI":"10.1016/j.immuni.2009.09.025","ISSN":"1097-4180","issue":"6","journalAbbreviation":"Immunity","language":"eng","note":"PMID: 20064448","page":"897-908","source":"PubMed","title":"T cell allorecognition via molecular mimicry","volume":"31","author":[{"family":"Macdonald","given":"Whitney A."},{"family":"Chen","given":"Zhenjun"},{"family":"Gras","given":"Stephanie"},{"family":"Archbold","given":"Julia K."},{"family":"Tynan","given":"Fleur E."},{"family":"Clements","given":"Craig S."},{"family":"Bharadwaj","given":"Mandvi"},{"family":"Kjer-Nielsen","given":"Lars"},{"family":"Saunders","given":"Philippa M."},{"family":"Wilce","given":"Matthew C. J."},{"family":"Crawford","given":"Fran"},{"family":"Stadinsky","given":"Brian"},{"family":"Jackson","given":"David"},{"family":"Brooks","given":"Andrew G."},{"family":"Purcell","given":"Anthony W."},{"family":"Kappler","given":"John W."},{"family":"Burrows","given":"Scott R."},{"family":"Rossjohn","given":"Jamie"},{"family":"McCluskey","given":"James"}],"issued":{"date-parts":[["2009",12,18]]}}}],"schema":"https://github.com/citation-style-language/schema/raw/master/csl-citation.json"} </w:instrText>
      </w:r>
      <w:r w:rsidR="00A736B6">
        <w:rPr>
          <w:rFonts w:ascii="Calibri" w:eastAsia="Times New Roman" w:hAnsi="Calibri" w:cs="Calibri"/>
          <w:color w:val="000000"/>
        </w:rPr>
        <w:fldChar w:fldCharType="separate"/>
      </w:r>
      <w:r w:rsidR="00034389" w:rsidRPr="00034389">
        <w:rPr>
          <w:rFonts w:ascii="Calibri" w:hAnsi="Calibri" w:cs="Calibri"/>
          <w:color w:val="000000"/>
          <w:vertAlign w:val="superscript"/>
        </w:rPr>
        <w:t>34</w:t>
      </w:r>
      <w:r w:rsidR="00A736B6">
        <w:rPr>
          <w:rFonts w:ascii="Calibri" w:eastAsia="Times New Roman" w:hAnsi="Calibri" w:cs="Calibri"/>
          <w:color w:val="000000"/>
        </w:rPr>
        <w:fldChar w:fldCharType="end"/>
      </w:r>
      <w:r w:rsidR="00A736B6">
        <w:rPr>
          <w:rFonts w:ascii="Calibri" w:eastAsia="Times New Roman" w:hAnsi="Calibri" w:cs="Calibri"/>
          <w:color w:val="000000"/>
        </w:rPr>
        <w:t xml:space="preserve"> conservation characterizing </w:t>
      </w:r>
      <w:r w:rsidR="001C6844">
        <w:rPr>
          <w:rFonts w:ascii="Calibri" w:eastAsia="Times New Roman" w:hAnsi="Calibri" w:cs="Calibri"/>
          <w:color w:val="000000"/>
        </w:rPr>
        <w:t>“</w:t>
      </w:r>
      <w:r w:rsidR="00A736B6">
        <w:rPr>
          <w:rFonts w:ascii="Calibri" w:eastAsia="Times New Roman" w:hAnsi="Calibri" w:cs="Calibri"/>
          <w:color w:val="000000"/>
        </w:rPr>
        <w:t xml:space="preserve">hotspots” of molecular mimicry used by some </w:t>
      </w:r>
      <w:proofErr w:type="spellStart"/>
      <w:r w:rsidR="00A736B6">
        <w:rPr>
          <w:rFonts w:ascii="Calibri" w:eastAsia="Times New Roman" w:hAnsi="Calibri" w:cs="Calibri"/>
          <w:color w:val="000000"/>
        </w:rPr>
        <w:t>crossreactive</w:t>
      </w:r>
      <w:proofErr w:type="spellEnd"/>
      <w:r w:rsidR="00A736B6">
        <w:rPr>
          <w:rFonts w:ascii="Calibri" w:eastAsia="Times New Roman" w:hAnsi="Calibri" w:cs="Calibri"/>
          <w:color w:val="000000"/>
        </w:rPr>
        <w:t xml:space="preserve"> TCRs.</w:t>
      </w:r>
      <w:r w:rsidR="00A736B6">
        <w:t xml:space="preserve"> </w:t>
      </w:r>
      <w:r w:rsidR="004A3986">
        <w:rPr>
          <w:rFonts w:ascii="Calibri" w:eastAsia="Times New Roman" w:hAnsi="Calibri" w:cs="Calibri"/>
          <w:color w:val="000000"/>
        </w:rPr>
        <w:t>Despite the</w:t>
      </w:r>
      <w:r w:rsidR="000127EE">
        <w:rPr>
          <w:rFonts w:ascii="Calibri" w:eastAsia="Times New Roman" w:hAnsi="Calibri" w:cs="Calibri"/>
          <w:color w:val="000000"/>
        </w:rPr>
        <w:t>ir</w:t>
      </w:r>
      <w:r w:rsidR="004A3986">
        <w:rPr>
          <w:rFonts w:ascii="Calibri" w:eastAsia="Times New Roman" w:hAnsi="Calibri" w:cs="Calibri"/>
          <w:color w:val="000000"/>
        </w:rPr>
        <w:t xml:space="preserve"> low degree of peptide sequence similarity, molecular models</w:t>
      </w:r>
      <w:r w:rsidR="006E798E">
        <w:rPr>
          <w:rFonts w:ascii="Calibri" w:eastAsia="Times New Roman" w:hAnsi="Calibri" w:cs="Calibri"/>
          <w:color w:val="000000"/>
        </w:rPr>
        <w:t xml:space="preserve"> of Clone 81 TCR</w:t>
      </w:r>
      <w:r w:rsidR="004A3986">
        <w:rPr>
          <w:rFonts w:ascii="Calibri" w:eastAsia="Times New Roman" w:hAnsi="Calibri" w:cs="Calibri"/>
          <w:color w:val="000000"/>
        </w:rPr>
        <w:t xml:space="preserve"> </w:t>
      </w:r>
      <w:r w:rsidR="006E798E">
        <w:rPr>
          <w:rFonts w:ascii="Calibri" w:eastAsia="Times New Roman" w:hAnsi="Calibri" w:cs="Calibri"/>
          <w:color w:val="000000"/>
        </w:rPr>
        <w:t xml:space="preserve">with both peptides yielded identical scores of 0.88. In addition, </w:t>
      </w:r>
      <w:r w:rsidR="006E798E" w:rsidRPr="002601C5">
        <w:rPr>
          <w:rFonts w:ascii="Calibri" w:eastAsia="Times New Roman" w:hAnsi="Calibri" w:cs="Calibri"/>
          <w:i/>
          <w:iCs/>
          <w:color w:val="000000"/>
        </w:rPr>
        <w:t>TRA</w:t>
      </w:r>
      <w:r w:rsidR="006E798E">
        <w:rPr>
          <w:rFonts w:ascii="Calibri" w:eastAsia="Times New Roman" w:hAnsi="Calibri" w:cs="Calibri"/>
          <w:color w:val="000000"/>
        </w:rPr>
        <w:t xml:space="preserve"> and </w:t>
      </w:r>
      <w:r w:rsidR="006E798E" w:rsidRPr="002601C5">
        <w:rPr>
          <w:rFonts w:ascii="Calibri" w:eastAsia="Times New Roman" w:hAnsi="Calibri" w:cs="Calibri"/>
          <w:i/>
          <w:iCs/>
          <w:color w:val="000000"/>
        </w:rPr>
        <w:t>TRB</w:t>
      </w:r>
      <w:r w:rsidR="006E798E">
        <w:rPr>
          <w:rFonts w:ascii="Calibri" w:eastAsia="Times New Roman" w:hAnsi="Calibri" w:cs="Calibri"/>
          <w:color w:val="000000"/>
        </w:rPr>
        <w:t xml:space="preserve"> chains in both models showed </w:t>
      </w:r>
      <w:r w:rsidR="007C68BC">
        <w:rPr>
          <w:rFonts w:ascii="Calibri" w:eastAsia="Times New Roman" w:hAnsi="Calibri" w:cs="Calibri"/>
          <w:color w:val="000000"/>
        </w:rPr>
        <w:t xml:space="preserve">similar </w:t>
      </w:r>
      <w:r w:rsidR="006E798E">
        <w:rPr>
          <w:rFonts w:ascii="Calibri" w:eastAsia="Times New Roman" w:hAnsi="Calibri" w:cs="Calibri"/>
          <w:color w:val="000000"/>
        </w:rPr>
        <w:t xml:space="preserve">predicted </w:t>
      </w:r>
      <w:r w:rsidR="000127EE">
        <w:rPr>
          <w:rFonts w:ascii="Calibri" w:eastAsia="Times New Roman" w:hAnsi="Calibri" w:cs="Calibri"/>
          <w:color w:val="000000"/>
        </w:rPr>
        <w:t>topography</w:t>
      </w:r>
      <w:r w:rsidR="004A3986">
        <w:rPr>
          <w:rFonts w:ascii="Calibri" w:eastAsia="Times New Roman" w:hAnsi="Calibri" w:cs="Calibri"/>
          <w:color w:val="000000"/>
        </w:rPr>
        <w:t xml:space="preserve"> </w:t>
      </w:r>
      <w:r w:rsidR="006E798E">
        <w:rPr>
          <w:rFonts w:ascii="Calibri" w:eastAsia="Times New Roman" w:hAnsi="Calibri" w:cs="Calibri"/>
          <w:color w:val="000000"/>
        </w:rPr>
        <w:t xml:space="preserve">in their interactions with </w:t>
      </w:r>
      <w:r w:rsidR="004A3986">
        <w:rPr>
          <w:rFonts w:ascii="Calibri" w:eastAsia="Times New Roman" w:hAnsi="Calibri" w:cs="Calibri"/>
          <w:color w:val="000000"/>
        </w:rPr>
        <w:t>peptide</w:t>
      </w:r>
      <w:r w:rsidR="000127EE">
        <w:rPr>
          <w:rFonts w:ascii="Calibri" w:eastAsia="Times New Roman" w:hAnsi="Calibri" w:cs="Calibri"/>
          <w:color w:val="000000"/>
        </w:rPr>
        <w:t xml:space="preserve">-MHC class II complexes </w:t>
      </w:r>
      <w:r w:rsidR="004A3986">
        <w:rPr>
          <w:rFonts w:ascii="Calibri" w:eastAsia="Times New Roman" w:hAnsi="Calibri" w:cs="Calibri"/>
          <w:color w:val="000000"/>
        </w:rPr>
        <w:t>(</w:t>
      </w:r>
      <w:r w:rsidR="004A3986" w:rsidRPr="00E66321">
        <w:rPr>
          <w:rFonts w:ascii="Calibri" w:eastAsia="Times New Roman" w:hAnsi="Calibri" w:cs="Calibri"/>
          <w:b/>
          <w:bCs/>
          <w:color w:val="000000"/>
        </w:rPr>
        <w:t>Figure S7</w:t>
      </w:r>
      <w:r w:rsidR="000127EE">
        <w:rPr>
          <w:rFonts w:ascii="Calibri" w:eastAsia="Times New Roman" w:hAnsi="Calibri" w:cs="Calibri"/>
          <w:b/>
          <w:bCs/>
          <w:color w:val="000000"/>
        </w:rPr>
        <w:t>A-B</w:t>
      </w:r>
      <w:r w:rsidR="004A3986">
        <w:rPr>
          <w:rFonts w:ascii="Calibri" w:eastAsia="Times New Roman" w:hAnsi="Calibri" w:cs="Calibri"/>
          <w:color w:val="000000"/>
        </w:rPr>
        <w:t>)</w:t>
      </w:r>
      <w:r w:rsidR="000127EE">
        <w:rPr>
          <w:rFonts w:ascii="Calibri" w:eastAsia="Times New Roman" w:hAnsi="Calibri" w:cs="Calibri"/>
          <w:color w:val="000000"/>
        </w:rPr>
        <w:t>.</w:t>
      </w:r>
      <w:r w:rsidR="004A3986">
        <w:rPr>
          <w:rFonts w:ascii="Calibri" w:eastAsia="Times New Roman" w:hAnsi="Calibri" w:cs="Calibri"/>
          <w:color w:val="000000"/>
        </w:rPr>
        <w:t xml:space="preserve"> </w:t>
      </w:r>
      <w:r w:rsidR="000127EE">
        <w:rPr>
          <w:rFonts w:ascii="Calibri" w:eastAsia="Times New Roman" w:hAnsi="Calibri" w:cs="Calibri"/>
          <w:color w:val="000000"/>
        </w:rPr>
        <w:t xml:space="preserve">Overlapping but non-identical residues in the modeled TCR </w:t>
      </w:r>
      <w:r w:rsidR="000127EE" w:rsidRPr="00E66321">
        <w:rPr>
          <w:rFonts w:ascii="Calibri" w:eastAsia="Times New Roman" w:hAnsi="Calibri" w:cs="Calibri"/>
          <w:i/>
          <w:iCs/>
          <w:color w:val="000000"/>
        </w:rPr>
        <w:t>TRA</w:t>
      </w:r>
      <w:r w:rsidR="000127EE">
        <w:rPr>
          <w:rFonts w:ascii="Calibri" w:eastAsia="Times New Roman" w:hAnsi="Calibri" w:cs="Calibri"/>
          <w:color w:val="000000"/>
        </w:rPr>
        <w:t xml:space="preserve"> and </w:t>
      </w:r>
      <w:r w:rsidR="000127EE" w:rsidRPr="00E66321">
        <w:rPr>
          <w:rFonts w:ascii="Calibri" w:eastAsia="Times New Roman" w:hAnsi="Calibri" w:cs="Calibri"/>
          <w:i/>
          <w:iCs/>
          <w:color w:val="000000"/>
        </w:rPr>
        <w:t>TRB</w:t>
      </w:r>
      <w:r w:rsidR="000127EE">
        <w:rPr>
          <w:rFonts w:ascii="Calibri" w:eastAsia="Times New Roman" w:hAnsi="Calibri" w:cs="Calibri"/>
          <w:color w:val="000000"/>
        </w:rPr>
        <w:t xml:space="preserve"> chain CDR1, CDR2 and CDR3 regions contacted the different peptides (</w:t>
      </w:r>
      <w:r w:rsidR="000127EE" w:rsidRPr="00CA74F6">
        <w:rPr>
          <w:rFonts w:ascii="Calibri" w:eastAsia="Times New Roman" w:hAnsi="Calibri" w:cs="Calibri"/>
          <w:b/>
          <w:bCs/>
          <w:color w:val="000000"/>
        </w:rPr>
        <w:t>Figure S7</w:t>
      </w:r>
      <w:r w:rsidR="000127EE">
        <w:rPr>
          <w:rFonts w:ascii="Calibri" w:eastAsia="Times New Roman" w:hAnsi="Calibri" w:cs="Calibri"/>
          <w:b/>
          <w:bCs/>
          <w:color w:val="000000"/>
        </w:rPr>
        <w:t>C</w:t>
      </w:r>
      <w:r w:rsidR="000127EE">
        <w:rPr>
          <w:rFonts w:ascii="Calibri" w:eastAsia="Times New Roman" w:hAnsi="Calibri" w:cs="Calibri"/>
          <w:color w:val="000000"/>
        </w:rPr>
        <w:t xml:space="preserve">). Alignment of </w:t>
      </w:r>
      <w:r w:rsidR="004D5791">
        <w:rPr>
          <w:rFonts w:ascii="Calibri" w:eastAsia="Times New Roman" w:hAnsi="Calibri" w:cs="Calibri"/>
          <w:color w:val="000000"/>
        </w:rPr>
        <w:t>predicted structures of the</w:t>
      </w:r>
      <w:r w:rsidR="000127EE">
        <w:rPr>
          <w:rFonts w:ascii="Calibri" w:eastAsia="Times New Roman" w:hAnsi="Calibri" w:cs="Calibri"/>
          <w:color w:val="000000"/>
        </w:rPr>
        <w:t xml:space="preserve"> </w:t>
      </w:r>
      <w:r w:rsidR="000127EE" w:rsidRPr="00E66321">
        <w:rPr>
          <w:rFonts w:ascii="Calibri" w:eastAsia="Times New Roman" w:hAnsi="Calibri" w:cs="Calibri"/>
          <w:i/>
          <w:iCs/>
          <w:color w:val="000000"/>
        </w:rPr>
        <w:t>TRA</w:t>
      </w:r>
      <w:r w:rsidR="000127EE">
        <w:rPr>
          <w:rFonts w:ascii="Calibri" w:eastAsia="Times New Roman" w:hAnsi="Calibri" w:cs="Calibri"/>
          <w:color w:val="000000"/>
        </w:rPr>
        <w:t xml:space="preserve"> (</w:t>
      </w:r>
      <w:r w:rsidR="000127EE" w:rsidRPr="00CA74F6">
        <w:rPr>
          <w:rFonts w:ascii="Calibri" w:eastAsia="Times New Roman" w:hAnsi="Calibri" w:cs="Calibri"/>
          <w:b/>
          <w:bCs/>
          <w:color w:val="000000"/>
        </w:rPr>
        <w:t>Figure S7</w:t>
      </w:r>
      <w:r w:rsidR="000127EE">
        <w:rPr>
          <w:rFonts w:ascii="Calibri" w:eastAsia="Times New Roman" w:hAnsi="Calibri" w:cs="Calibri"/>
          <w:b/>
          <w:bCs/>
          <w:color w:val="000000"/>
        </w:rPr>
        <w:t>D</w:t>
      </w:r>
      <w:r w:rsidR="000127EE">
        <w:rPr>
          <w:rFonts w:ascii="Calibri" w:eastAsia="Times New Roman" w:hAnsi="Calibri" w:cs="Calibri"/>
          <w:color w:val="000000"/>
        </w:rPr>
        <w:t xml:space="preserve">) and </w:t>
      </w:r>
      <w:r w:rsidR="000127EE" w:rsidRPr="00E66321">
        <w:rPr>
          <w:rFonts w:ascii="Calibri" w:eastAsia="Times New Roman" w:hAnsi="Calibri" w:cs="Calibri"/>
          <w:i/>
          <w:iCs/>
          <w:color w:val="000000"/>
        </w:rPr>
        <w:t>TRB</w:t>
      </w:r>
      <w:r w:rsidR="000127EE">
        <w:rPr>
          <w:rFonts w:ascii="Calibri" w:eastAsia="Times New Roman" w:hAnsi="Calibri" w:cs="Calibri"/>
          <w:color w:val="000000"/>
        </w:rPr>
        <w:t xml:space="preserve"> (</w:t>
      </w:r>
      <w:r w:rsidR="000127EE" w:rsidRPr="00CA74F6">
        <w:rPr>
          <w:rFonts w:ascii="Calibri" w:eastAsia="Times New Roman" w:hAnsi="Calibri" w:cs="Calibri"/>
          <w:b/>
          <w:bCs/>
          <w:color w:val="000000"/>
        </w:rPr>
        <w:t>Figure S7</w:t>
      </w:r>
      <w:r w:rsidR="000127EE">
        <w:rPr>
          <w:rFonts w:ascii="Calibri" w:eastAsia="Times New Roman" w:hAnsi="Calibri" w:cs="Calibri"/>
          <w:b/>
          <w:bCs/>
          <w:color w:val="000000"/>
        </w:rPr>
        <w:t>E</w:t>
      </w:r>
      <w:r w:rsidR="000127EE">
        <w:rPr>
          <w:rFonts w:ascii="Calibri" w:eastAsia="Times New Roman" w:hAnsi="Calibri" w:cs="Calibri"/>
          <w:color w:val="000000"/>
        </w:rPr>
        <w:t xml:space="preserve">) </w:t>
      </w:r>
      <w:r w:rsidR="004D5791">
        <w:rPr>
          <w:rFonts w:ascii="Calibri" w:eastAsia="Times New Roman" w:hAnsi="Calibri" w:cs="Calibri"/>
          <w:color w:val="000000"/>
        </w:rPr>
        <w:t xml:space="preserve">chains from models made with the different peptides showed nearly perfect superposition except in the CDR3 regions. This suggests that the </w:t>
      </w:r>
      <w:r w:rsidR="00702B76">
        <w:rPr>
          <w:rFonts w:ascii="Calibri" w:eastAsia="Times New Roman" w:hAnsi="Calibri" w:cs="Calibri"/>
          <w:color w:val="000000"/>
        </w:rPr>
        <w:t xml:space="preserve">PIT-matched </w:t>
      </w:r>
      <w:r w:rsidR="000E2559">
        <w:rPr>
          <w:rFonts w:ascii="Calibri" w:eastAsia="Times New Roman" w:hAnsi="Calibri" w:cs="Calibri"/>
          <w:color w:val="000000"/>
        </w:rPr>
        <w:t xml:space="preserve">Clone 81 </w:t>
      </w:r>
      <w:r w:rsidR="004D5791">
        <w:rPr>
          <w:rFonts w:ascii="Calibri" w:eastAsia="Times New Roman" w:hAnsi="Calibri" w:cs="Calibri"/>
          <w:color w:val="000000"/>
        </w:rPr>
        <w:t xml:space="preserve">TCR accommodates quite different peptide sequences through interactions </w:t>
      </w:r>
      <w:r w:rsidR="000E2559">
        <w:rPr>
          <w:rFonts w:ascii="Calibri" w:eastAsia="Times New Roman" w:hAnsi="Calibri" w:cs="Calibri"/>
          <w:color w:val="000000"/>
        </w:rPr>
        <w:t>involving</w:t>
      </w:r>
      <w:r w:rsidR="004D5791">
        <w:rPr>
          <w:rFonts w:ascii="Calibri" w:eastAsia="Times New Roman" w:hAnsi="Calibri" w:cs="Calibri"/>
          <w:color w:val="000000"/>
        </w:rPr>
        <w:t xml:space="preserve"> </w:t>
      </w:r>
      <w:r w:rsidR="00D65526">
        <w:rPr>
          <w:rFonts w:ascii="Calibri" w:eastAsia="Times New Roman" w:hAnsi="Calibri" w:cs="Calibri"/>
          <w:color w:val="000000"/>
        </w:rPr>
        <w:t xml:space="preserve">conformationally </w:t>
      </w:r>
      <w:r w:rsidR="00936BB1">
        <w:rPr>
          <w:rFonts w:ascii="Calibri" w:eastAsia="Times New Roman" w:hAnsi="Calibri" w:cs="Calibri"/>
          <w:color w:val="000000"/>
        </w:rPr>
        <w:t xml:space="preserve">conserved </w:t>
      </w:r>
      <w:r w:rsidR="00CA14FA">
        <w:rPr>
          <w:rFonts w:ascii="Calibri" w:eastAsia="Times New Roman" w:hAnsi="Calibri" w:cs="Calibri"/>
          <w:color w:val="000000"/>
        </w:rPr>
        <w:t xml:space="preserve">CDR1 (and CDR2 </w:t>
      </w:r>
      <w:r w:rsidR="007C68BC">
        <w:rPr>
          <w:rFonts w:ascii="Calibri" w:eastAsia="Times New Roman" w:hAnsi="Calibri" w:cs="Calibri"/>
          <w:color w:val="000000"/>
        </w:rPr>
        <w:t>chains</w:t>
      </w:r>
      <w:r w:rsidR="007C68BC">
        <w:rPr>
          <w:rFonts w:ascii="Calibri" w:eastAsia="Times New Roman" w:hAnsi="Calibri" w:cs="Calibri"/>
          <w:i/>
          <w:iCs/>
          <w:color w:val="000000"/>
        </w:rPr>
        <w:t xml:space="preserve"> </w:t>
      </w:r>
      <w:r w:rsidR="007C68BC" w:rsidRPr="00E66321">
        <w:rPr>
          <w:rFonts w:ascii="Calibri" w:eastAsia="Times New Roman" w:hAnsi="Calibri" w:cs="Calibri"/>
          <w:color w:val="000000"/>
        </w:rPr>
        <w:t>for</w:t>
      </w:r>
      <w:r w:rsidR="007C68BC">
        <w:rPr>
          <w:rFonts w:ascii="Calibri" w:eastAsia="Times New Roman" w:hAnsi="Calibri" w:cs="Calibri"/>
          <w:i/>
          <w:iCs/>
          <w:color w:val="000000"/>
        </w:rPr>
        <w:t xml:space="preserve"> </w:t>
      </w:r>
      <w:r w:rsidR="00CA14FA" w:rsidRPr="00CA74F6">
        <w:rPr>
          <w:rFonts w:ascii="Calibri" w:eastAsia="Times New Roman" w:hAnsi="Calibri" w:cs="Calibri"/>
          <w:i/>
          <w:iCs/>
          <w:color w:val="000000"/>
        </w:rPr>
        <w:t>TRB</w:t>
      </w:r>
      <w:r w:rsidR="00CA14FA">
        <w:rPr>
          <w:rFonts w:ascii="Calibri" w:eastAsia="Times New Roman" w:hAnsi="Calibri" w:cs="Calibri"/>
          <w:color w:val="000000"/>
        </w:rPr>
        <w:t xml:space="preserve">) regions, together with </w:t>
      </w:r>
      <w:r w:rsidR="00755ADB">
        <w:rPr>
          <w:rFonts w:ascii="Calibri" w:eastAsia="Times New Roman" w:hAnsi="Calibri" w:cs="Calibri"/>
          <w:color w:val="000000"/>
        </w:rPr>
        <w:t xml:space="preserve">more </w:t>
      </w:r>
      <w:r w:rsidR="00936BB1">
        <w:rPr>
          <w:rFonts w:ascii="Calibri" w:eastAsia="Times New Roman" w:hAnsi="Calibri" w:cs="Calibri"/>
          <w:color w:val="000000"/>
        </w:rPr>
        <w:t>variable</w:t>
      </w:r>
      <w:r w:rsidR="00CA14FA">
        <w:rPr>
          <w:rFonts w:ascii="Calibri" w:eastAsia="Times New Roman" w:hAnsi="Calibri" w:cs="Calibri"/>
          <w:color w:val="000000"/>
        </w:rPr>
        <w:t xml:space="preserve"> </w:t>
      </w:r>
      <w:r w:rsidR="004D5791">
        <w:rPr>
          <w:rFonts w:ascii="Calibri" w:eastAsia="Times New Roman" w:hAnsi="Calibri" w:cs="Calibri"/>
          <w:color w:val="000000"/>
        </w:rPr>
        <w:t>CDR3 region</w:t>
      </w:r>
      <w:r w:rsidR="00D65526">
        <w:rPr>
          <w:rFonts w:ascii="Calibri" w:eastAsia="Times New Roman" w:hAnsi="Calibri" w:cs="Calibri"/>
          <w:color w:val="000000"/>
        </w:rPr>
        <w:t>s</w:t>
      </w:r>
      <w:r w:rsidR="000E2559">
        <w:rPr>
          <w:rFonts w:ascii="Calibri" w:eastAsia="Times New Roman" w:hAnsi="Calibri" w:cs="Calibri"/>
          <w:color w:val="000000"/>
        </w:rPr>
        <w:t xml:space="preserve">. </w:t>
      </w:r>
    </w:p>
    <w:p w14:paraId="59808087" w14:textId="14BD72D1" w:rsidR="003E08EC" w:rsidRDefault="008755B1" w:rsidP="0063537B">
      <w:pPr>
        <w:spacing w:after="120" w:line="360" w:lineRule="auto"/>
        <w:ind w:firstLine="432"/>
        <w:rPr>
          <w:rFonts w:ascii="Calibri" w:eastAsia="Times New Roman" w:hAnsi="Calibri" w:cs="Calibri"/>
          <w:color w:val="000000"/>
        </w:rPr>
      </w:pPr>
      <w:r>
        <w:rPr>
          <w:b/>
          <w:bCs/>
        </w:rPr>
        <w:t>Multi-specific TCRs share</w:t>
      </w:r>
      <w:r w:rsidR="00B25036">
        <w:rPr>
          <w:b/>
          <w:bCs/>
        </w:rPr>
        <w:t>d</w:t>
      </w:r>
      <w:r>
        <w:rPr>
          <w:b/>
          <w:bCs/>
        </w:rPr>
        <w:t xml:space="preserve"> sequence features with PIT-matched TCRs</w:t>
      </w:r>
      <w:r w:rsidRPr="00F133FB">
        <w:rPr>
          <w:b/>
          <w:bCs/>
        </w:rPr>
        <w:t>.</w:t>
      </w:r>
      <w:r>
        <w:rPr>
          <w:b/>
          <w:bCs/>
        </w:rPr>
        <w:t xml:space="preserve"> </w:t>
      </w:r>
      <w:commentRangeStart w:id="10"/>
      <w:r w:rsidRPr="00B25036">
        <w:t xml:space="preserve">We continued to test our hypothesis that </w:t>
      </w:r>
      <w:r w:rsidRPr="008755B1">
        <w:rPr>
          <w:rFonts w:ascii="Calibri" w:eastAsia="Times New Roman" w:hAnsi="Calibri" w:cs="Calibri"/>
          <w:color w:val="000000"/>
        </w:rPr>
        <w:t xml:space="preserve">PIT-matched and non-matched </w:t>
      </w:r>
      <w:r w:rsidRPr="008755B1">
        <w:rPr>
          <w:rFonts w:ascii="Calibri" w:eastAsia="Times New Roman" w:hAnsi="Calibri" w:cs="Calibri"/>
          <w:i/>
          <w:iCs/>
          <w:color w:val="000000"/>
        </w:rPr>
        <w:t>TRA</w:t>
      </w:r>
      <w:r w:rsidRPr="00766AE7">
        <w:rPr>
          <w:rFonts w:ascii="Calibri" w:eastAsia="Times New Roman" w:hAnsi="Calibri" w:cs="Calibri"/>
          <w:color w:val="000000"/>
        </w:rPr>
        <w:t xml:space="preserve"> junctions differ</w:t>
      </w:r>
      <w:r>
        <w:rPr>
          <w:rFonts w:ascii="Calibri" w:eastAsia="Times New Roman" w:hAnsi="Calibri" w:cs="Calibri"/>
          <w:color w:val="000000"/>
        </w:rPr>
        <w:t>ed</w:t>
      </w:r>
      <w:r w:rsidRPr="00766AE7">
        <w:rPr>
          <w:rFonts w:ascii="Calibri" w:eastAsia="Times New Roman" w:hAnsi="Calibri" w:cs="Calibri"/>
          <w:color w:val="000000"/>
        </w:rPr>
        <w:t xml:space="preserve"> in </w:t>
      </w:r>
      <w:r>
        <w:rPr>
          <w:rFonts w:ascii="Calibri" w:eastAsia="Times New Roman" w:hAnsi="Calibri" w:cs="Calibri"/>
          <w:color w:val="000000"/>
        </w:rPr>
        <w:t xml:space="preserve">peptide </w:t>
      </w:r>
      <w:r w:rsidRPr="00766AE7">
        <w:rPr>
          <w:rFonts w:ascii="Calibri" w:eastAsia="Times New Roman" w:hAnsi="Calibri" w:cs="Calibri"/>
          <w:color w:val="000000"/>
        </w:rPr>
        <w:t>binding specificity</w:t>
      </w:r>
      <w:r>
        <w:t xml:space="preserve">. </w:t>
      </w:r>
      <w:commentRangeEnd w:id="10"/>
      <w:r w:rsidR="00500384">
        <w:rPr>
          <w:rStyle w:val="CommentReference"/>
        </w:rPr>
        <w:commentReference w:id="10"/>
      </w:r>
      <w:r w:rsidR="006773CC">
        <w:t>Recognizing that</w:t>
      </w:r>
      <w:r w:rsidR="00E76039" w:rsidRPr="00E76039">
        <w:t xml:space="preserve"> t</w:t>
      </w:r>
      <w:r w:rsidR="00916326" w:rsidRPr="00E76039">
        <w:t>he</w:t>
      </w:r>
      <w:r w:rsidR="00916326" w:rsidRPr="00916326">
        <w:t xml:space="preserve"> number o</w:t>
      </w:r>
      <w:r w:rsidR="00916326">
        <w:t xml:space="preserve">f known </w:t>
      </w:r>
      <w:r w:rsidR="00E54621">
        <w:t>multi-specific</w:t>
      </w:r>
      <w:r w:rsidR="00916326">
        <w:t xml:space="preserve"> TCRs from </w:t>
      </w:r>
      <w:r w:rsidR="0080044B">
        <w:t>IAR T</w:t>
      </w:r>
      <w:r w:rsidR="00916326">
        <w:t xml:space="preserve"> cells </w:t>
      </w:r>
      <w:r w:rsidR="00E76039">
        <w:t>was</w:t>
      </w:r>
      <w:r w:rsidR="00916326">
        <w:t xml:space="preserve"> </w:t>
      </w:r>
      <w:r w:rsidR="00916326">
        <w:rPr>
          <w:rFonts w:ascii="Calibri" w:eastAsia="Times New Roman" w:hAnsi="Calibri" w:cs="Calibri"/>
          <w:color w:val="000000"/>
        </w:rPr>
        <w:t xml:space="preserve">too small </w:t>
      </w:r>
      <w:r w:rsidR="006773CC">
        <w:rPr>
          <w:rFonts w:ascii="Calibri" w:eastAsia="Times New Roman" w:hAnsi="Calibri" w:cs="Calibri"/>
          <w:color w:val="000000"/>
        </w:rPr>
        <w:t xml:space="preserve">at present </w:t>
      </w:r>
      <w:r w:rsidR="00916326">
        <w:rPr>
          <w:rFonts w:ascii="Calibri" w:eastAsia="Times New Roman" w:hAnsi="Calibri" w:cs="Calibri"/>
          <w:color w:val="000000"/>
        </w:rPr>
        <w:t xml:space="preserve">to enable </w:t>
      </w:r>
      <w:r w:rsidR="00DA45F7">
        <w:rPr>
          <w:rFonts w:ascii="Calibri" w:eastAsia="Times New Roman" w:hAnsi="Calibri" w:cs="Calibri"/>
          <w:color w:val="000000"/>
        </w:rPr>
        <w:t xml:space="preserve">firm </w:t>
      </w:r>
      <w:r w:rsidR="00916326">
        <w:rPr>
          <w:rFonts w:ascii="Calibri" w:eastAsia="Times New Roman" w:hAnsi="Calibri" w:cs="Calibri"/>
          <w:color w:val="000000"/>
        </w:rPr>
        <w:t xml:space="preserve">population-based </w:t>
      </w:r>
      <w:r w:rsidR="006773CC">
        <w:rPr>
          <w:rFonts w:ascii="Calibri" w:eastAsia="Times New Roman" w:hAnsi="Calibri" w:cs="Calibri"/>
          <w:color w:val="000000"/>
        </w:rPr>
        <w:t>conclusions about</w:t>
      </w:r>
      <w:r w:rsidR="00E76039">
        <w:rPr>
          <w:rFonts w:ascii="Calibri" w:eastAsia="Times New Roman" w:hAnsi="Calibri" w:cs="Calibri"/>
          <w:color w:val="000000"/>
        </w:rPr>
        <w:t xml:space="preserve"> </w:t>
      </w:r>
      <w:r w:rsidR="00E54621">
        <w:rPr>
          <w:rFonts w:ascii="Calibri" w:eastAsia="Times New Roman" w:hAnsi="Calibri" w:cs="Calibri"/>
          <w:color w:val="000000"/>
        </w:rPr>
        <w:t>multi-specific</w:t>
      </w:r>
      <w:r w:rsidR="00E76039">
        <w:rPr>
          <w:rFonts w:ascii="Calibri" w:eastAsia="Times New Roman" w:hAnsi="Calibri" w:cs="Calibri"/>
          <w:color w:val="000000"/>
        </w:rPr>
        <w:t>ity, w</w:t>
      </w:r>
      <w:r w:rsidR="00916326">
        <w:rPr>
          <w:rFonts w:ascii="Calibri" w:eastAsia="Times New Roman" w:hAnsi="Calibri" w:cs="Calibri"/>
          <w:color w:val="000000"/>
        </w:rPr>
        <w:t xml:space="preserve">e </w:t>
      </w:r>
      <w:r>
        <w:rPr>
          <w:rFonts w:ascii="Calibri" w:eastAsia="Times New Roman" w:hAnsi="Calibri" w:cs="Calibri"/>
          <w:color w:val="000000"/>
        </w:rPr>
        <w:t xml:space="preserve">took </w:t>
      </w:r>
      <w:r w:rsidR="00916326">
        <w:rPr>
          <w:rFonts w:ascii="Calibri" w:eastAsia="Times New Roman" w:hAnsi="Calibri" w:cs="Calibri"/>
          <w:color w:val="000000"/>
        </w:rPr>
        <w:t>a</w:t>
      </w:r>
      <w:r w:rsidR="006773CC">
        <w:rPr>
          <w:rFonts w:ascii="Calibri" w:eastAsia="Times New Roman" w:hAnsi="Calibri" w:cs="Calibri"/>
          <w:color w:val="000000"/>
        </w:rPr>
        <w:t>n alternative approach to test our hypothesis.</w:t>
      </w:r>
      <w:r w:rsidR="00916326">
        <w:rPr>
          <w:rFonts w:ascii="Calibri" w:eastAsia="Times New Roman" w:hAnsi="Calibri" w:cs="Calibri"/>
          <w:color w:val="000000"/>
        </w:rPr>
        <w:t xml:space="preserve"> In other experiments, we observed that </w:t>
      </w:r>
      <w:proofErr w:type="spellStart"/>
      <w:r w:rsidR="00916326" w:rsidRPr="00916326">
        <w:rPr>
          <w:rFonts w:ascii="Calibri" w:eastAsia="Times New Roman" w:hAnsi="Calibri" w:cs="Calibri"/>
          <w:i/>
          <w:iCs/>
          <w:color w:val="000000"/>
        </w:rPr>
        <w:t>VDJdb</w:t>
      </w:r>
      <w:proofErr w:type="spellEnd"/>
      <w:r w:rsidR="00916326">
        <w:rPr>
          <w:rFonts w:ascii="Calibri" w:eastAsia="Times New Roman" w:hAnsi="Calibri" w:cs="Calibri"/>
          <w:color w:val="000000"/>
        </w:rPr>
        <w:t>, a curated public database of TCRs with known specificities</w:t>
      </w:r>
      <w:r w:rsidR="00E76039">
        <w:rPr>
          <w:rFonts w:ascii="Calibri" w:eastAsia="Times New Roman" w:hAnsi="Calibri" w:cs="Calibri"/>
          <w:color w:val="000000"/>
        </w:rPr>
        <w:t xml:space="preserve"> </w:t>
      </w:r>
      <w:r w:rsidR="00916326">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{"citationID":"aKMKnAhu","properties":{"formattedCitation":"\\super 35\\nosupersub{}","plainCitation":"35","noteIndex":0},"citationItems":[{"id":1331,"uris":["http://zotero.org/users/522661/items/2UM2JM8A"],"itemData":{"id":1331,"type":"article-journal","abstract":"The ability to decode antigen specificities encapsulated in the sequences of rearranged T-cell receptor (TCR) genes is critical for our understanding of the adaptive immune system and promises significant advances in the field of translational medicine. Recent developments in high-throughput sequencing methods (immune repertoire sequencing technology, or RepSeq) and single-cell RNA sequencing technology have allowed us to obtain huge numbers of TCR sequences from donor samples and link them to T-cell phenotypes. However, our ability to annotate these TCR sequences still lags behind, owing to the enormous diversity of the TCR repertoire and the scarcity of available data on T-cell specificities. In this paper, we present VDJdb, a database that stores and aggregates the results of published T-cell specificity assays and provides a universal platform that couples antigen specificities with TCR sequences. We demonstrate that VDJdb is a versatile instrument for the annotation of TCR repertoire data, enabling a concatenated view of antigen-specific TCR sequence motifs. VDJdb can be accessed at https://vdjdb.cdr3.net and https://github.com/antigenomics/vdjdb-db.","container-title":"Nucleic Acids Research","DOI":"10.1093/nar/gkx760","ISSN":"1362-4962","issue":"D1","journalAbbreviation":"Nucleic Acids Res","language":"eng","note":"PMID: 28977646\nPMCID: PMC5753233","page":"D419-D427","source":"PubMed","title":"VDJdb: a curated database of T-cell receptor sequences with known antigen specificity","title-short":"VDJdb","volume":"46","author":[{"family":"Shugay","given":"Mikhail"},{"family":"Bagaev","given":"Dmitriy V."},{"family":"Zvyagin","given":"Ivan V."},{"family":"Vroomans","given":"Renske M."},{"family":"Crawford","given":"Jeremy Chase"},{"family":"Dolton","given":"Garry"},{"family":"Komech","given":"Ekaterina A."},{"family":"Sycheva","given":"Anastasiya L."},{"family":"Koneva","given":"Anna E."},{"family":"Egorov","given":"Evgeniy S."},{"family":"Eliseev","given":"Alexey V."},{"family":"Van Dyk","given":"Ewald"},{"family":"Dash","given":"Pradyot"},{"family":"Attaf","given":"Meriem"},{"family":"Rius","given":"Cristina"},{"family":"Ladell","given":"Kristin"},{"family":"McLaren","given":"James E."},{"family":"Matthews","given":"Katherine K."},{"family":"Clemens","given":"E. Bridie"},{"family":"Douek","given":"Daniel C."},{"family":"Luciani","given":"Fabio"},{"family":"Baarle","given":"Debbie","non-dropping-particle":"van"},{"family":"Kedzierska","given":"Katherine"},{"family":"Kesmir","given":"Can"},{"family":"Thomas","given":"Paul G."},{"family":"Price","given":"David A."},{"family":"Sewell","given":"Andrew K."},{"family":"Chudakov","given":"Dmitriy M."}],"issued":{"date-parts":[["2018"]],"season":"04"}}}],"schema":"https://github.com/citation-style-language/schema/raw/master/csl-citation.json"} </w:instrText>
      </w:r>
      <w:r w:rsidR="00916326">
        <w:rPr>
          <w:rFonts w:ascii="Calibri" w:eastAsia="Times New Roman" w:hAnsi="Calibri" w:cs="Calibri"/>
          <w:color w:val="000000"/>
        </w:rPr>
        <w:fldChar w:fldCharType="separate"/>
      </w:r>
      <w:r w:rsidR="00034389" w:rsidRPr="00034389">
        <w:rPr>
          <w:rFonts w:ascii="Calibri" w:hAnsi="Calibri" w:cs="Calibri"/>
          <w:color w:val="000000"/>
          <w:vertAlign w:val="superscript"/>
        </w:rPr>
        <w:t>35</w:t>
      </w:r>
      <w:r w:rsidR="00916326">
        <w:rPr>
          <w:rFonts w:ascii="Calibri" w:eastAsia="Times New Roman" w:hAnsi="Calibri" w:cs="Calibri"/>
          <w:color w:val="000000"/>
        </w:rPr>
        <w:fldChar w:fldCharType="end"/>
      </w:r>
      <w:r w:rsidR="00916326">
        <w:rPr>
          <w:rFonts w:ascii="Calibri" w:eastAsia="Times New Roman" w:hAnsi="Calibri" w:cs="Calibri"/>
          <w:color w:val="000000"/>
        </w:rPr>
        <w:t xml:space="preserve">, </w:t>
      </w:r>
      <w:r w:rsidR="00E76039">
        <w:rPr>
          <w:rFonts w:ascii="Calibri" w:eastAsia="Times New Roman" w:hAnsi="Calibri" w:cs="Calibri"/>
          <w:color w:val="000000"/>
        </w:rPr>
        <w:t>contains</w:t>
      </w:r>
      <w:r w:rsidR="00916326">
        <w:rPr>
          <w:rFonts w:ascii="Calibri" w:eastAsia="Times New Roman" w:hAnsi="Calibri" w:cs="Calibri"/>
          <w:color w:val="000000"/>
        </w:rPr>
        <w:t xml:space="preserve"> TCR sequences</w:t>
      </w:r>
      <w:r w:rsidR="00193FF9">
        <w:rPr>
          <w:rFonts w:ascii="Calibri" w:eastAsia="Times New Roman" w:hAnsi="Calibri" w:cs="Calibri"/>
          <w:color w:val="000000"/>
        </w:rPr>
        <w:t xml:space="preserve"> </w:t>
      </w:r>
      <w:r w:rsidR="00F93C80">
        <w:rPr>
          <w:rFonts w:ascii="Calibri" w:eastAsia="Times New Roman" w:hAnsi="Calibri" w:cs="Calibri"/>
          <w:color w:val="000000"/>
        </w:rPr>
        <w:t>that recognize</w:t>
      </w:r>
      <w:r w:rsidR="00916326">
        <w:rPr>
          <w:rFonts w:ascii="Calibri" w:eastAsia="Times New Roman" w:hAnsi="Calibri" w:cs="Calibri"/>
          <w:color w:val="000000"/>
        </w:rPr>
        <w:t xml:space="preserve"> </w:t>
      </w:r>
      <w:r w:rsidR="00E76039">
        <w:rPr>
          <w:rFonts w:ascii="Calibri" w:eastAsia="Times New Roman" w:hAnsi="Calibri" w:cs="Calibri"/>
          <w:color w:val="000000"/>
        </w:rPr>
        <w:t xml:space="preserve">both single and </w:t>
      </w:r>
      <w:r w:rsidR="00916326">
        <w:rPr>
          <w:rFonts w:ascii="Calibri" w:eastAsia="Times New Roman" w:hAnsi="Calibri" w:cs="Calibri"/>
          <w:color w:val="000000"/>
        </w:rPr>
        <w:t xml:space="preserve">multiple peptide epitopes. </w:t>
      </w:r>
      <w:r w:rsidR="00381448">
        <w:rPr>
          <w:rFonts w:ascii="Calibri" w:eastAsia="Times New Roman" w:hAnsi="Calibri" w:cs="Calibri"/>
          <w:color w:val="000000"/>
        </w:rPr>
        <w:t xml:space="preserve">While we recognized that these designations were likely biased, with some TCRs being designated as single specificity because they were understudied, and others being designated as multi-specific </w:t>
      </w:r>
      <w:proofErr w:type="gramStart"/>
      <w:r w:rsidR="00381448">
        <w:rPr>
          <w:rFonts w:ascii="Calibri" w:eastAsia="Times New Roman" w:hAnsi="Calibri" w:cs="Calibri"/>
          <w:color w:val="000000"/>
        </w:rPr>
        <w:t>on the basis of</w:t>
      </w:r>
      <w:proofErr w:type="gramEnd"/>
      <w:r w:rsidR="00381448">
        <w:rPr>
          <w:rFonts w:ascii="Calibri" w:eastAsia="Times New Roman" w:hAnsi="Calibri" w:cs="Calibri"/>
          <w:color w:val="000000"/>
        </w:rPr>
        <w:t xml:space="preserve"> reactivity with closely related peptides. </w:t>
      </w:r>
      <w:r w:rsidR="006773CC">
        <w:rPr>
          <w:rFonts w:ascii="Calibri" w:eastAsia="Times New Roman" w:hAnsi="Calibri" w:cs="Calibri"/>
          <w:color w:val="000000"/>
        </w:rPr>
        <w:t>We reasoned</w:t>
      </w:r>
      <w:r w:rsidR="00381448">
        <w:rPr>
          <w:rFonts w:ascii="Calibri" w:eastAsia="Times New Roman" w:hAnsi="Calibri" w:cs="Calibri"/>
          <w:color w:val="000000"/>
        </w:rPr>
        <w:t xml:space="preserve">, however that these errors would tend to offset each other, and </w:t>
      </w:r>
      <w:r w:rsidR="006773CC">
        <w:rPr>
          <w:rFonts w:ascii="Calibri" w:eastAsia="Times New Roman" w:hAnsi="Calibri" w:cs="Calibri"/>
          <w:color w:val="000000"/>
        </w:rPr>
        <w:t xml:space="preserve">that the size and scope of this database would provide a more comprehensive source of specific and </w:t>
      </w:r>
      <w:r w:rsidR="00E54621">
        <w:rPr>
          <w:rFonts w:ascii="Calibri" w:eastAsia="Times New Roman" w:hAnsi="Calibri" w:cs="Calibri"/>
          <w:color w:val="000000"/>
        </w:rPr>
        <w:t>multi-specific</w:t>
      </w:r>
      <w:r w:rsidR="006773CC">
        <w:rPr>
          <w:rFonts w:ascii="Calibri" w:eastAsia="Times New Roman" w:hAnsi="Calibri" w:cs="Calibri"/>
          <w:color w:val="000000"/>
        </w:rPr>
        <w:t xml:space="preserve"> TCRs, which could be used </w:t>
      </w:r>
      <w:r w:rsidR="00B25036">
        <w:rPr>
          <w:rFonts w:ascii="Calibri" w:eastAsia="Times New Roman" w:hAnsi="Calibri" w:cs="Calibri"/>
          <w:color w:val="000000"/>
        </w:rPr>
        <w:t>to test</w:t>
      </w:r>
      <w:r w:rsidR="00F93C80">
        <w:rPr>
          <w:rFonts w:ascii="Calibri" w:eastAsia="Times New Roman" w:hAnsi="Calibri" w:cs="Calibri"/>
          <w:color w:val="000000"/>
        </w:rPr>
        <w:t xml:space="preserve"> </w:t>
      </w:r>
      <w:r w:rsidR="006773CC">
        <w:rPr>
          <w:rFonts w:ascii="Calibri" w:eastAsia="Times New Roman" w:hAnsi="Calibri" w:cs="Calibri"/>
          <w:color w:val="000000"/>
        </w:rPr>
        <w:t xml:space="preserve">their junction sequence features. There were N= </w:t>
      </w:r>
      <w:r w:rsidRPr="008755B1">
        <w:rPr>
          <w:rFonts w:ascii="Calibri" w:eastAsia="Times New Roman" w:hAnsi="Calibri" w:cs="Calibri"/>
          <w:color w:val="000000"/>
        </w:rPr>
        <w:t>17</w:t>
      </w:r>
      <w:r>
        <w:rPr>
          <w:rFonts w:ascii="Calibri" w:eastAsia="Times New Roman" w:hAnsi="Calibri" w:cs="Calibri"/>
          <w:color w:val="000000"/>
        </w:rPr>
        <w:t>,</w:t>
      </w:r>
      <w:r w:rsidRPr="008755B1">
        <w:rPr>
          <w:rFonts w:ascii="Calibri" w:eastAsia="Times New Roman" w:hAnsi="Calibri" w:cs="Calibri"/>
          <w:color w:val="000000"/>
        </w:rPr>
        <w:t>826</w:t>
      </w:r>
      <w:r w:rsidRPr="008755B1" w:rsidDel="008755B1">
        <w:rPr>
          <w:rFonts w:ascii="Calibri" w:eastAsia="Times New Roman" w:hAnsi="Calibri" w:cs="Calibri"/>
          <w:color w:val="000000"/>
        </w:rPr>
        <w:t xml:space="preserve"> </w:t>
      </w:r>
      <w:r w:rsidR="00B25036">
        <w:rPr>
          <w:rFonts w:ascii="Calibri" w:eastAsia="Times New Roman" w:hAnsi="Calibri" w:cs="Calibri"/>
          <w:color w:val="000000"/>
        </w:rPr>
        <w:t xml:space="preserve">unique </w:t>
      </w:r>
      <w:r w:rsidR="006773CC" w:rsidRPr="00E76039">
        <w:rPr>
          <w:rFonts w:ascii="Calibri" w:eastAsia="Times New Roman" w:hAnsi="Calibri" w:cs="Calibri"/>
          <w:i/>
          <w:iCs/>
          <w:color w:val="000000"/>
        </w:rPr>
        <w:t>TRA</w:t>
      </w:r>
      <w:r w:rsidR="006773CC">
        <w:rPr>
          <w:rFonts w:ascii="Calibri" w:eastAsia="Times New Roman" w:hAnsi="Calibri" w:cs="Calibri"/>
          <w:color w:val="000000"/>
        </w:rPr>
        <w:t xml:space="preserve"> chains in </w:t>
      </w:r>
      <w:proofErr w:type="spellStart"/>
      <w:r w:rsidR="006773CC" w:rsidRPr="00E76039">
        <w:rPr>
          <w:rFonts w:ascii="Calibri" w:eastAsia="Times New Roman" w:hAnsi="Calibri" w:cs="Calibri"/>
          <w:i/>
          <w:iCs/>
          <w:color w:val="000000"/>
        </w:rPr>
        <w:t>VDJdb</w:t>
      </w:r>
      <w:proofErr w:type="spellEnd"/>
      <w:r w:rsidR="006773CC">
        <w:rPr>
          <w:rFonts w:ascii="Calibri" w:eastAsia="Times New Roman" w:hAnsi="Calibri" w:cs="Calibri"/>
          <w:color w:val="000000"/>
        </w:rPr>
        <w:t xml:space="preserve"> that recognized single epitopes and N = </w:t>
      </w:r>
      <w:r w:rsidRPr="008755B1">
        <w:rPr>
          <w:rFonts w:ascii="Calibri" w:eastAsia="Times New Roman" w:hAnsi="Calibri" w:cs="Calibri"/>
          <w:color w:val="000000"/>
        </w:rPr>
        <w:t>1</w:t>
      </w:r>
      <w:r>
        <w:rPr>
          <w:rFonts w:ascii="Calibri" w:eastAsia="Times New Roman" w:hAnsi="Calibri" w:cs="Calibri"/>
          <w:color w:val="000000"/>
        </w:rPr>
        <w:t>,</w:t>
      </w:r>
      <w:r w:rsidRPr="008755B1">
        <w:rPr>
          <w:rFonts w:ascii="Calibri" w:eastAsia="Times New Roman" w:hAnsi="Calibri" w:cs="Calibri"/>
          <w:color w:val="000000"/>
        </w:rPr>
        <w:t>669</w:t>
      </w:r>
      <w:r w:rsidRPr="008755B1" w:rsidDel="008755B1">
        <w:rPr>
          <w:rFonts w:ascii="Calibri" w:eastAsia="Times New Roman" w:hAnsi="Calibri" w:cs="Calibri"/>
          <w:color w:val="000000"/>
        </w:rPr>
        <w:t xml:space="preserve"> </w:t>
      </w:r>
      <w:r w:rsidR="006773CC" w:rsidRPr="00E76039">
        <w:rPr>
          <w:rFonts w:ascii="Calibri" w:eastAsia="Times New Roman" w:hAnsi="Calibri" w:cs="Calibri"/>
          <w:i/>
          <w:iCs/>
          <w:color w:val="000000"/>
        </w:rPr>
        <w:t>TRA</w:t>
      </w:r>
      <w:r w:rsidR="006773CC">
        <w:rPr>
          <w:rFonts w:ascii="Calibri" w:eastAsia="Times New Roman" w:hAnsi="Calibri" w:cs="Calibri"/>
          <w:color w:val="000000"/>
        </w:rPr>
        <w:t xml:space="preserve"> chains that recognized multiple epitopes </w:t>
      </w:r>
      <w:r w:rsidR="00E76039">
        <w:rPr>
          <w:rFonts w:ascii="Calibri" w:eastAsia="Times New Roman" w:hAnsi="Calibri" w:cs="Calibri"/>
          <w:color w:val="000000"/>
        </w:rPr>
        <w:t>(</w:t>
      </w:r>
      <w:r w:rsidR="00E76039" w:rsidRPr="00E76039">
        <w:rPr>
          <w:rFonts w:ascii="Calibri" w:eastAsia="Times New Roman" w:hAnsi="Calibri" w:cs="Calibri"/>
          <w:b/>
          <w:bCs/>
          <w:color w:val="000000"/>
        </w:rPr>
        <w:t>Figure 5A</w:t>
      </w:r>
      <w:r w:rsidR="00E76039">
        <w:rPr>
          <w:rFonts w:ascii="Calibri" w:eastAsia="Times New Roman" w:hAnsi="Calibri" w:cs="Calibri"/>
          <w:color w:val="000000"/>
        </w:rPr>
        <w:t>).</w:t>
      </w:r>
      <w:r w:rsidR="00F16551">
        <w:rPr>
          <w:rFonts w:ascii="Calibri" w:eastAsia="Times New Roman" w:hAnsi="Calibri" w:cs="Calibri"/>
          <w:color w:val="000000"/>
        </w:rPr>
        <w:t xml:space="preserve"> </w:t>
      </w:r>
      <w:r w:rsidR="00416F10">
        <w:rPr>
          <w:rFonts w:ascii="Calibri" w:eastAsia="Times New Roman" w:hAnsi="Calibri" w:cs="Calibri"/>
          <w:color w:val="000000"/>
        </w:rPr>
        <w:t xml:space="preserve">Since </w:t>
      </w:r>
      <w:proofErr w:type="spellStart"/>
      <w:r w:rsidR="00416F10">
        <w:rPr>
          <w:rFonts w:ascii="Calibri" w:eastAsia="Times New Roman" w:hAnsi="Calibri" w:cs="Calibri"/>
          <w:color w:val="000000"/>
        </w:rPr>
        <w:t>nt</w:t>
      </w:r>
      <w:proofErr w:type="spellEnd"/>
      <w:r w:rsidR="00416F10">
        <w:rPr>
          <w:rFonts w:ascii="Calibri" w:eastAsia="Times New Roman" w:hAnsi="Calibri" w:cs="Calibri"/>
          <w:color w:val="000000"/>
        </w:rPr>
        <w:t xml:space="preserve"> sequences used to </w:t>
      </w:r>
      <w:r w:rsidR="00F16551">
        <w:rPr>
          <w:rFonts w:ascii="Calibri" w:eastAsia="Times New Roman" w:hAnsi="Calibri" w:cs="Calibri"/>
          <w:color w:val="000000"/>
        </w:rPr>
        <w:t xml:space="preserve">identify </w:t>
      </w:r>
      <w:r w:rsidR="00416F10">
        <w:rPr>
          <w:rFonts w:ascii="Calibri" w:eastAsia="Times New Roman" w:hAnsi="Calibri" w:cs="Calibri"/>
          <w:color w:val="000000"/>
        </w:rPr>
        <w:t xml:space="preserve">junction sequence features are not readily available for </w:t>
      </w:r>
      <w:proofErr w:type="spellStart"/>
      <w:r w:rsidR="00416F10" w:rsidRPr="00730F57">
        <w:rPr>
          <w:rFonts w:ascii="Calibri" w:eastAsia="Times New Roman" w:hAnsi="Calibri" w:cs="Calibri"/>
          <w:i/>
          <w:iCs/>
          <w:color w:val="000000"/>
        </w:rPr>
        <w:t>VDJdb</w:t>
      </w:r>
      <w:proofErr w:type="spellEnd"/>
      <w:r w:rsidR="00416F10">
        <w:rPr>
          <w:rFonts w:ascii="Calibri" w:eastAsia="Times New Roman" w:hAnsi="Calibri" w:cs="Calibri"/>
          <w:color w:val="000000"/>
        </w:rPr>
        <w:t xml:space="preserve"> TCRs, we utilized the </w:t>
      </w:r>
      <w:r w:rsidR="00416F10">
        <w:rPr>
          <w:rFonts w:ascii="Calibri" w:eastAsia="Times New Roman" w:hAnsi="Calibri" w:cs="Calibri"/>
          <w:color w:val="000000"/>
        </w:rPr>
        <w:lastRenderedPageBreak/>
        <w:t xml:space="preserve">software package, </w:t>
      </w:r>
      <w:proofErr w:type="spellStart"/>
      <w:r w:rsidR="00416F10" w:rsidRPr="005A06E9">
        <w:rPr>
          <w:rFonts w:ascii="Calibri" w:eastAsia="Times New Roman" w:hAnsi="Calibri" w:cs="Calibri"/>
          <w:i/>
          <w:iCs/>
          <w:color w:val="000000"/>
        </w:rPr>
        <w:t>Stitchr</w:t>
      </w:r>
      <w:proofErr w:type="spellEnd"/>
      <w:r w:rsidR="00416F10" w:rsidRPr="005A06E9">
        <w:rPr>
          <w:rFonts w:ascii="Calibri" w:eastAsia="Times New Roman" w:hAnsi="Calibri" w:cs="Calibri"/>
          <w:color w:val="000000"/>
        </w:rPr>
        <w:t xml:space="preserve">, to produce complete TCR cDNAs from V/J/CDR3 AA sequences </w:t>
      </w:r>
      <w:r w:rsidR="00416F10">
        <w:rPr>
          <w:rFonts w:ascii="Segoe UI" w:hAnsi="Segoe UI" w:cs="Segoe UI"/>
          <w:color w:val="212121"/>
          <w:shd w:val="clear" w:color="auto" w:fill="FFFFFF"/>
        </w:rPr>
        <w:fldChar w:fldCharType="begin"/>
      </w:r>
      <w:r w:rsidR="00034389">
        <w:rPr>
          <w:rFonts w:ascii="Segoe UI" w:hAnsi="Segoe UI" w:cs="Segoe UI"/>
          <w:color w:val="212121"/>
          <w:shd w:val="clear" w:color="auto" w:fill="FFFFFF"/>
        </w:rPr>
        <w:instrText xml:space="preserve"> ADDIN ZOTERO_ITEM CSL_CITATION {"citationID":"a1hn9q7rdjl","properties":{"formattedCitation":"\\super 36\\nosupersub{}","plainCitation":"36","noteIndex":0},"citationItems":[{"id":3393,"uris":["http://zotero.org/users/522661/items/2G36RIJD"],"itemData":{"id":3393,"type":"article-journal","abstract":"The study and manipulation of T cell receptors (TCRs) is central to multiple fields across basic and translational immunology research. Produced by V(D)J recombination, TCRs are often only recorded in the literature and data repositories as a combination of their V and J gene symbols, plus their hypervariable CDR3 amino acid sequence. However, numerous applications require full-length coding nucleotide sequences. Here we present Stitchr, a software tool developed to specifically address this limitation. Given minimal V/J/CDR3 information, Stitchr produces complete coding sequences representing a fully spliced TCR cDNA. Due to its modular design, Stitchr can be used for TCR engineering using either published germline or novel/modified variable and constant region sequences. Sequences produced by Stitchr were validated by synthesizing and transducing TCR sequences into Jurkat cells, recapitulating the expected antigen specificity of the parental TCR. Using a companion script, Thimble, we demonstrate that Stitchr can process a million TCRs in under ten minutes using a standard desktop personal computer. By systematizing the production and modification of TCR sequences, we propose that Stitchr will increase the speed, repeatability, and reproducibility of TCR research. Stitchr is available on GitHub.","container-title":"Nucleic Acids Research","DOI":"10.1093/nar/gkac190","ISSN":"1362-4962","issue":"12","journalAbbreviation":"Nucleic Acids Res","language":"eng","note":"PMID: 35325179\nPMCID: PMC9262623","page":"e68","source":"PubMed","title":"Stitchr: stitching coding TCR nucleotide sequences from V/J/CDR3 information","title-short":"Stitchr","volume":"50","author":[{"family":"Heather","given":"James M."},{"family":"Spindler","given":"Matthew J."},{"family":"Alonso","given":"Marta Herrero"},{"family":"Shui","given":"Yifang Ivana"},{"family":"Millar","given":"David G."},{"family":"Johnson","given":"David S."},{"family":"Cobbold","given":"Mark"},{"family":"Hata","given":"Aaron N."}],"issued":{"date-parts":[["2022",7,8]]}}}],"schema":"https://github.com/citation-style-language/schema/raw/master/csl-citation.json"} </w:instrText>
      </w:r>
      <w:r w:rsidR="00416F10">
        <w:rPr>
          <w:rFonts w:ascii="Segoe UI" w:hAnsi="Segoe UI" w:cs="Segoe UI"/>
          <w:color w:val="212121"/>
          <w:shd w:val="clear" w:color="auto" w:fill="FFFFFF"/>
        </w:rPr>
        <w:fldChar w:fldCharType="separate"/>
      </w:r>
      <w:r w:rsidR="00034389" w:rsidRPr="00034389">
        <w:rPr>
          <w:rFonts w:ascii="Segoe UI" w:hAnsi="Segoe UI" w:cs="Segoe UI"/>
          <w:color w:val="000000"/>
          <w:vertAlign w:val="superscript"/>
        </w:rPr>
        <w:t>36</w:t>
      </w:r>
      <w:r w:rsidR="00416F10">
        <w:rPr>
          <w:rFonts w:ascii="Segoe UI" w:hAnsi="Segoe UI" w:cs="Segoe UI"/>
          <w:color w:val="212121"/>
          <w:shd w:val="clear" w:color="auto" w:fill="FFFFFF"/>
        </w:rPr>
        <w:fldChar w:fldCharType="end"/>
      </w:r>
      <w:r w:rsidR="00416F10">
        <w:rPr>
          <w:rFonts w:ascii="Segoe UI" w:hAnsi="Segoe UI" w:cs="Segoe UI"/>
          <w:color w:val="212121"/>
          <w:shd w:val="clear" w:color="auto" w:fill="FFFFFF"/>
        </w:rPr>
        <w:t>.</w:t>
      </w:r>
      <w:r w:rsidR="00F16551">
        <w:rPr>
          <w:rFonts w:ascii="Segoe UI" w:hAnsi="Segoe UI" w:cs="Segoe UI"/>
          <w:color w:val="212121"/>
          <w:shd w:val="clear" w:color="auto" w:fill="FFFFFF"/>
        </w:rPr>
        <w:t xml:space="preserve"> </w:t>
      </w:r>
      <w:r w:rsidR="00F16551">
        <w:rPr>
          <w:rFonts w:ascii="Calibri" w:eastAsia="Times New Roman" w:hAnsi="Calibri" w:cs="Calibri"/>
          <w:color w:val="000000"/>
        </w:rPr>
        <w:t xml:space="preserve">We then used </w:t>
      </w:r>
      <w:r w:rsidR="00F16551" w:rsidRPr="00F851C0">
        <w:rPr>
          <w:rFonts w:ascii="Calibri" w:eastAsia="Times New Roman" w:hAnsi="Calibri" w:cs="Calibri"/>
          <w:color w:val="000000"/>
        </w:rPr>
        <w:t>IMGT/</w:t>
      </w:r>
      <w:proofErr w:type="spellStart"/>
      <w:r w:rsidR="00F16551" w:rsidRPr="00F851C0">
        <w:rPr>
          <w:rFonts w:ascii="Calibri" w:eastAsia="Times New Roman" w:hAnsi="Calibri" w:cs="Calibri"/>
          <w:color w:val="000000"/>
        </w:rPr>
        <w:t>HighV</w:t>
      </w:r>
      <w:proofErr w:type="spellEnd"/>
      <w:r w:rsidR="00F16551" w:rsidRPr="00F851C0">
        <w:rPr>
          <w:rFonts w:ascii="Calibri" w:eastAsia="Times New Roman" w:hAnsi="Calibri" w:cs="Calibri"/>
          <w:color w:val="000000"/>
        </w:rPr>
        <w:t>-QUEST</w:t>
      </w:r>
      <w:r w:rsidR="00F16551">
        <w:rPr>
          <w:rFonts w:ascii="Calibri" w:eastAsia="Times New Roman" w:hAnsi="Calibri" w:cs="Calibri"/>
          <w:color w:val="000000"/>
        </w:rPr>
        <w:t xml:space="preserve"> </w:t>
      </w:r>
      <w:r w:rsidR="00F16551">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{"citationID":"m9gJKIau","properties":{"formattedCitation":"\\super 27\\nosupersub{}","plainCitation":"27","noteIndex":0},"citationItems":[{"id":851,"uris":["http://zotero.org/users/522661/items/4B3I8M35"],"itemData":{"id":851,"type":"article-journal","abstract":"IMGT/V-QUEST is the highly customized and integrated online IMGT(®) tool for the standardized analysis of the immunoglobulin (IG) or antibody and T cell receptor (TR) rearranged nucleotide sequences. The analysis of these antigen receptors represents a crucial challenge for the study of the adaptive immune response in normal and disease-related situations. The expressed IG and TR repertoires represent a potential of 10(12) IG and 10(12) TR per individual. This huge diversity results from mechanisms that occur at the DNA level during the IG and TR molecular synthesis. These mechanisms include the combinatorial rearrangements of the variable (V), diversity (D) and joining (J) genes, the N-diversity (deletion and addition at random of nucleotides during the V-(D)-J rearrangement) and, for IG, somatic hypermutations. IMGT/V-QUEST identifies the V, D, J genes and alleles by alignment with the germline IG and TR gene and allele sequences of the IMGT reference directory. The tool describes the V-REGION mutations and identifies the hot spot positions in the closest germline V gene. IMGT/V-QUEST integrates IMGT/JunctionAnalysis for a detailed analysis of the V-J and V-D-J junctions and IMGT/Automat for a complete annotation of the sequences and also provides IMGT Collier de Perles. IMGT/HighV-QUEST, the high-throughput version of IMGT/V-QUEST, implemented to answer the needs of deep sequencing data analysis from Next Generation Sequencing (NGS), allows the analysis of thousands of IG and TR sequences in a single run. IMGT/V-QUEST and IMGT/HighV-QUEST are available at the IMGT(®) Home page, http://www.imgt.org.","container-title":"Methods in Molecular Biology (Clifton, N.J.)","DOI":"10.1007/978-1-61779-842-9_32","ISSN":"1940-6029","journalAbbreviation":"Methods Mol. Biol.","language":"eng","note":"PMID: 22665256","page":"569-604","source":"PubMed","title":"IMGT(®) tools for the nucleotide analysis of immunoglobulin (IG) and T cell receptor (TR) V-(D)-J repertoires, polymorphisms, and IG mutations: IMGT/V-QUEST and IMGT/HighV-QUEST for NGS","title-short":"IMGT(®) tools for the nucleotide analysis of immunoglobulin (IG) and T cell receptor (TR) V-(D)-J repertoires, polymorphisms, and IG mutations","volume":"882","author":[{"family":"Alamyar","given":"Eltaf"},{"family":"Duroux","given":"Patrice"},{"family":"Lefranc","given":"Marie-Paule"},{"family":"Giudicelli","given":"Véronique"}],"issued":{"date-parts":[["2012"]]}}}],"schema":"https://github.com/citation-style-language/schema/raw/master/csl-citation.json"} </w:instrText>
      </w:r>
      <w:r w:rsidR="00F16551">
        <w:rPr>
          <w:rFonts w:ascii="Calibri" w:eastAsia="Times New Roman" w:hAnsi="Calibri" w:cs="Calibri"/>
          <w:color w:val="000000"/>
        </w:rPr>
        <w:fldChar w:fldCharType="separate"/>
      </w:r>
      <w:r w:rsidR="00F16551" w:rsidRPr="00583190">
        <w:rPr>
          <w:rFonts w:ascii="Calibri" w:hAnsi="Calibri" w:cs="Calibri"/>
          <w:color w:val="000000"/>
          <w:vertAlign w:val="superscript"/>
        </w:rPr>
        <w:t>27</w:t>
      </w:r>
      <w:r w:rsidR="00F16551">
        <w:rPr>
          <w:rFonts w:ascii="Calibri" w:eastAsia="Times New Roman" w:hAnsi="Calibri" w:cs="Calibri"/>
          <w:color w:val="000000"/>
        </w:rPr>
        <w:fldChar w:fldCharType="end"/>
      </w:r>
      <w:r w:rsidR="00F16551">
        <w:rPr>
          <w:rFonts w:ascii="Calibri" w:eastAsia="Times New Roman" w:hAnsi="Calibri" w:cs="Calibri"/>
          <w:color w:val="000000"/>
        </w:rPr>
        <w:t xml:space="preserve"> to identify TCR sequence features from the predicted cDNA sequences. We found that </w:t>
      </w:r>
      <w:r w:rsidR="00FF2789" w:rsidRPr="00730F57">
        <w:rPr>
          <w:rFonts w:ascii="Calibri" w:eastAsia="Times New Roman" w:hAnsi="Calibri" w:cs="Calibri"/>
          <w:i/>
          <w:iCs/>
          <w:color w:val="000000"/>
        </w:rPr>
        <w:t>TRA</w:t>
      </w:r>
      <w:r w:rsidR="00FF2789">
        <w:rPr>
          <w:rFonts w:ascii="Calibri" w:eastAsia="Times New Roman" w:hAnsi="Calibri" w:cs="Calibri"/>
          <w:color w:val="000000"/>
        </w:rPr>
        <w:t xml:space="preserve"> </w:t>
      </w:r>
      <w:r w:rsidR="00144F55">
        <w:rPr>
          <w:rFonts w:ascii="Calibri" w:eastAsia="Times New Roman" w:hAnsi="Calibri" w:cs="Calibri"/>
          <w:color w:val="000000"/>
        </w:rPr>
        <w:t xml:space="preserve">CDR3 regions </w:t>
      </w:r>
      <w:r w:rsidR="006773CC">
        <w:rPr>
          <w:rFonts w:ascii="Calibri" w:eastAsia="Times New Roman" w:hAnsi="Calibri" w:cs="Calibri"/>
          <w:color w:val="000000"/>
        </w:rPr>
        <w:t>(</w:t>
      </w:r>
      <w:r w:rsidR="006773CC" w:rsidRPr="00E76039">
        <w:rPr>
          <w:rFonts w:ascii="Calibri" w:eastAsia="Times New Roman" w:hAnsi="Calibri" w:cs="Calibri"/>
          <w:b/>
          <w:bCs/>
          <w:color w:val="000000"/>
        </w:rPr>
        <w:t>Figure 5</w:t>
      </w:r>
      <w:r w:rsidR="006773CC">
        <w:rPr>
          <w:rFonts w:ascii="Calibri" w:eastAsia="Times New Roman" w:hAnsi="Calibri" w:cs="Calibri"/>
          <w:b/>
          <w:bCs/>
          <w:color w:val="000000"/>
        </w:rPr>
        <w:t>B</w:t>
      </w:r>
      <w:r w:rsidR="006773CC">
        <w:rPr>
          <w:rFonts w:ascii="Calibri" w:eastAsia="Times New Roman" w:hAnsi="Calibri" w:cs="Calibri"/>
          <w:color w:val="000000"/>
        </w:rPr>
        <w:t xml:space="preserve">) </w:t>
      </w:r>
      <w:r w:rsidR="00FF2789">
        <w:rPr>
          <w:rFonts w:ascii="Calibri" w:eastAsia="Times New Roman" w:hAnsi="Calibri" w:cs="Calibri"/>
          <w:color w:val="000000"/>
        </w:rPr>
        <w:t>from</w:t>
      </w:r>
      <w:r w:rsidR="006773CC">
        <w:rPr>
          <w:rFonts w:ascii="Calibri" w:eastAsia="Times New Roman" w:hAnsi="Calibri" w:cs="Calibri"/>
          <w:color w:val="000000"/>
        </w:rPr>
        <w:t xml:space="preserve"> </w:t>
      </w:r>
      <w:r w:rsidR="00E76039">
        <w:rPr>
          <w:rFonts w:ascii="Calibri" w:eastAsia="Times New Roman" w:hAnsi="Calibri" w:cs="Calibri"/>
          <w:color w:val="000000"/>
        </w:rPr>
        <w:t>TCRs that recognized multiple epitopes</w:t>
      </w:r>
      <w:r w:rsidR="006773CC">
        <w:rPr>
          <w:rFonts w:ascii="Calibri" w:eastAsia="Times New Roman" w:hAnsi="Calibri" w:cs="Calibri"/>
          <w:color w:val="000000"/>
        </w:rPr>
        <w:t xml:space="preserve"> </w:t>
      </w:r>
      <w:r w:rsidR="00E76039">
        <w:rPr>
          <w:rFonts w:ascii="Calibri" w:eastAsia="Times New Roman" w:hAnsi="Calibri" w:cs="Calibri"/>
          <w:color w:val="000000"/>
        </w:rPr>
        <w:t>were</w:t>
      </w:r>
      <w:r w:rsidR="004C0FBC">
        <w:rPr>
          <w:rFonts w:ascii="Calibri" w:eastAsia="Times New Roman" w:hAnsi="Calibri" w:cs="Calibri"/>
          <w:color w:val="000000"/>
        </w:rPr>
        <w:t xml:space="preserve"> significantly shorter (by </w:t>
      </w:r>
      <w:r w:rsidR="00E76039">
        <w:rPr>
          <w:rFonts w:ascii="Calibri" w:eastAsia="Times New Roman" w:hAnsi="Calibri" w:cs="Calibri"/>
          <w:color w:val="000000"/>
        </w:rPr>
        <w:t>~</w:t>
      </w:r>
      <w:r w:rsidR="00237F41">
        <w:rPr>
          <w:rFonts w:ascii="Calibri" w:eastAsia="Times New Roman" w:hAnsi="Calibri" w:cs="Calibri"/>
          <w:color w:val="000000"/>
        </w:rPr>
        <w:t xml:space="preserve">3 </w:t>
      </w:r>
      <w:proofErr w:type="spellStart"/>
      <w:r w:rsidR="00237F41">
        <w:rPr>
          <w:rFonts w:ascii="Calibri" w:eastAsia="Times New Roman" w:hAnsi="Calibri" w:cs="Calibri"/>
          <w:color w:val="000000"/>
        </w:rPr>
        <w:t>nt</w:t>
      </w:r>
      <w:proofErr w:type="spellEnd"/>
      <w:r w:rsidR="00237F41">
        <w:rPr>
          <w:rFonts w:ascii="Calibri" w:eastAsia="Times New Roman" w:hAnsi="Calibri" w:cs="Calibri"/>
          <w:color w:val="000000"/>
        </w:rPr>
        <w:t xml:space="preserve"> </w:t>
      </w:r>
      <w:r w:rsidR="00B25036">
        <w:rPr>
          <w:rFonts w:ascii="Calibri" w:eastAsia="Times New Roman" w:hAnsi="Calibri" w:cs="Calibri"/>
          <w:color w:val="000000"/>
        </w:rPr>
        <w:t xml:space="preserve">in median length, </w:t>
      </w:r>
      <w:r w:rsidR="00237F41">
        <w:rPr>
          <w:rFonts w:ascii="Calibri" w:eastAsia="Times New Roman" w:hAnsi="Calibri" w:cs="Calibri"/>
          <w:color w:val="000000"/>
        </w:rPr>
        <w:t>or ~</w:t>
      </w:r>
      <w:r w:rsidR="00E76039">
        <w:rPr>
          <w:rFonts w:ascii="Calibri" w:eastAsia="Times New Roman" w:hAnsi="Calibri" w:cs="Calibri"/>
          <w:color w:val="000000"/>
        </w:rPr>
        <w:t>1 AA</w:t>
      </w:r>
      <w:r w:rsidR="004C0FBC">
        <w:rPr>
          <w:rFonts w:ascii="Calibri" w:eastAsia="Times New Roman" w:hAnsi="Calibri" w:cs="Calibri"/>
          <w:color w:val="000000"/>
        </w:rPr>
        <w:t>)</w:t>
      </w:r>
      <w:r w:rsidR="00E76039">
        <w:rPr>
          <w:rFonts w:ascii="Calibri" w:eastAsia="Times New Roman" w:hAnsi="Calibri" w:cs="Calibri"/>
          <w:color w:val="000000"/>
        </w:rPr>
        <w:t xml:space="preserve"> than junctions from </w:t>
      </w:r>
      <w:r w:rsidR="00FF2789" w:rsidRPr="00730F57">
        <w:rPr>
          <w:rFonts w:ascii="Calibri" w:eastAsia="Times New Roman" w:hAnsi="Calibri" w:cs="Calibri"/>
          <w:color w:val="000000"/>
        </w:rPr>
        <w:t>TCRs</w:t>
      </w:r>
      <w:r w:rsidR="00EA5966" w:rsidRPr="00FF2789">
        <w:rPr>
          <w:rFonts w:ascii="Calibri" w:eastAsia="Times New Roman" w:hAnsi="Calibri" w:cs="Calibri"/>
          <w:color w:val="000000"/>
        </w:rPr>
        <w:t xml:space="preserve"> </w:t>
      </w:r>
      <w:r w:rsidR="00E76039">
        <w:rPr>
          <w:rFonts w:ascii="Calibri" w:eastAsia="Times New Roman" w:hAnsi="Calibri" w:cs="Calibri"/>
          <w:color w:val="000000"/>
        </w:rPr>
        <w:t>that recognize</w:t>
      </w:r>
      <w:r w:rsidR="001C6844">
        <w:rPr>
          <w:rFonts w:ascii="Calibri" w:eastAsia="Times New Roman" w:hAnsi="Calibri" w:cs="Calibri"/>
          <w:color w:val="000000"/>
        </w:rPr>
        <w:t>d</w:t>
      </w:r>
      <w:r w:rsidR="00E76039">
        <w:rPr>
          <w:rFonts w:ascii="Calibri" w:eastAsia="Times New Roman" w:hAnsi="Calibri" w:cs="Calibri"/>
          <w:color w:val="000000"/>
        </w:rPr>
        <w:t xml:space="preserve"> single epitopes. </w:t>
      </w:r>
      <w:r w:rsidR="00416F10">
        <w:rPr>
          <w:rFonts w:ascii="Calibri" w:eastAsia="Times New Roman" w:hAnsi="Calibri" w:cs="Calibri"/>
          <w:color w:val="000000"/>
        </w:rPr>
        <w:t xml:space="preserve">We found equivalent differences in junction AA sequences, indicating that the results </w:t>
      </w:r>
      <w:r w:rsidR="000E67D8">
        <w:rPr>
          <w:rFonts w:ascii="Calibri" w:eastAsia="Times New Roman" w:hAnsi="Calibri" w:cs="Calibri"/>
          <w:color w:val="000000"/>
        </w:rPr>
        <w:t xml:space="preserve">were independent of </w:t>
      </w:r>
      <w:proofErr w:type="spellStart"/>
      <w:r w:rsidR="00416F10" w:rsidRPr="00730F57">
        <w:rPr>
          <w:rFonts w:ascii="Calibri" w:eastAsia="Times New Roman" w:hAnsi="Calibri" w:cs="Calibri"/>
          <w:i/>
          <w:iCs/>
          <w:color w:val="000000"/>
        </w:rPr>
        <w:t>Stitchr</w:t>
      </w:r>
      <w:proofErr w:type="spellEnd"/>
      <w:r w:rsidR="000E67D8">
        <w:rPr>
          <w:rFonts w:ascii="Calibri" w:eastAsia="Times New Roman" w:hAnsi="Calibri" w:cs="Calibri"/>
          <w:color w:val="000000"/>
        </w:rPr>
        <w:t>.</w:t>
      </w:r>
      <w:r w:rsidR="00416F10">
        <w:rPr>
          <w:rFonts w:ascii="Calibri" w:eastAsia="Times New Roman" w:hAnsi="Calibri" w:cs="Calibri"/>
          <w:color w:val="000000"/>
        </w:rPr>
        <w:t xml:space="preserve"> </w:t>
      </w:r>
      <w:r w:rsidR="006773CC">
        <w:rPr>
          <w:rFonts w:ascii="Calibri" w:eastAsia="Times New Roman" w:hAnsi="Calibri" w:cs="Calibri"/>
          <w:color w:val="000000"/>
        </w:rPr>
        <w:t xml:space="preserve">Likewise, </w:t>
      </w:r>
      <w:r w:rsidR="006773CC" w:rsidRPr="002601C5">
        <w:rPr>
          <w:rFonts w:ascii="Calibri" w:eastAsia="Times New Roman" w:hAnsi="Calibri" w:cs="Calibri"/>
          <w:i/>
          <w:iCs/>
          <w:color w:val="000000"/>
        </w:rPr>
        <w:t>TRA</w:t>
      </w:r>
      <w:r w:rsidR="006773CC">
        <w:rPr>
          <w:rFonts w:ascii="Calibri" w:eastAsia="Times New Roman" w:hAnsi="Calibri" w:cs="Calibri"/>
          <w:color w:val="000000"/>
        </w:rPr>
        <w:t xml:space="preserve"> chains</w:t>
      </w:r>
      <w:r w:rsidR="00237F41">
        <w:rPr>
          <w:rFonts w:ascii="Calibri" w:eastAsia="Times New Roman" w:hAnsi="Calibri" w:cs="Calibri"/>
          <w:color w:val="000000"/>
        </w:rPr>
        <w:t xml:space="preserve"> from multi-specific TCRs contained fewer non-templated (N region) nucleotides (~1 </w:t>
      </w:r>
      <w:proofErr w:type="spellStart"/>
      <w:r w:rsidR="00237F41">
        <w:rPr>
          <w:rFonts w:ascii="Calibri" w:eastAsia="Times New Roman" w:hAnsi="Calibri" w:cs="Calibri"/>
          <w:color w:val="000000"/>
        </w:rPr>
        <w:t>nt</w:t>
      </w:r>
      <w:proofErr w:type="spellEnd"/>
      <w:r w:rsidR="00B25036">
        <w:rPr>
          <w:rFonts w:ascii="Calibri" w:eastAsia="Times New Roman" w:hAnsi="Calibri" w:cs="Calibri"/>
          <w:color w:val="000000"/>
        </w:rPr>
        <w:t xml:space="preserve"> in median length</w:t>
      </w:r>
      <w:r w:rsidR="00237F41">
        <w:rPr>
          <w:rFonts w:ascii="Calibri" w:eastAsia="Times New Roman" w:hAnsi="Calibri" w:cs="Calibri"/>
          <w:color w:val="000000"/>
        </w:rPr>
        <w:t>) than TCRs with single specificity</w:t>
      </w:r>
      <w:r w:rsidR="00B25036">
        <w:rPr>
          <w:rFonts w:ascii="Calibri" w:eastAsia="Times New Roman" w:hAnsi="Calibri" w:cs="Calibri"/>
          <w:color w:val="000000"/>
        </w:rPr>
        <w:t xml:space="preserve"> </w:t>
      </w:r>
      <w:r w:rsidR="006773CC">
        <w:rPr>
          <w:rFonts w:ascii="Calibri" w:eastAsia="Times New Roman" w:hAnsi="Calibri" w:cs="Calibri"/>
          <w:color w:val="000000"/>
        </w:rPr>
        <w:t>(</w:t>
      </w:r>
      <w:r w:rsidR="007379CA">
        <w:rPr>
          <w:b/>
          <w:bCs/>
        </w:rPr>
        <w:t xml:space="preserve">Figure </w:t>
      </w:r>
      <w:r w:rsidR="00237F41">
        <w:rPr>
          <w:b/>
          <w:bCs/>
        </w:rPr>
        <w:t>5C</w:t>
      </w:r>
      <w:r w:rsidR="006773CC" w:rsidRPr="00B25036">
        <w:t>)</w:t>
      </w:r>
      <w:r w:rsidR="00237F41" w:rsidRPr="00B25036">
        <w:t xml:space="preserve">. Finally, </w:t>
      </w:r>
      <w:r w:rsidR="00237F41" w:rsidRPr="002601C5">
        <w:rPr>
          <w:rFonts w:ascii="Calibri" w:eastAsia="Times New Roman" w:hAnsi="Calibri" w:cs="Calibri"/>
          <w:i/>
          <w:iCs/>
          <w:color w:val="000000"/>
        </w:rPr>
        <w:t>TRA</w:t>
      </w:r>
      <w:r w:rsidR="00237F41">
        <w:rPr>
          <w:rFonts w:ascii="Calibri" w:eastAsia="Times New Roman" w:hAnsi="Calibri" w:cs="Calibri"/>
          <w:color w:val="000000"/>
        </w:rPr>
        <w:t xml:space="preserve"> junction </w:t>
      </w:r>
      <w:r w:rsidR="00B25036">
        <w:rPr>
          <w:rFonts w:ascii="Calibri" w:eastAsia="Times New Roman" w:hAnsi="Calibri" w:cs="Calibri"/>
          <w:color w:val="000000"/>
        </w:rPr>
        <w:t xml:space="preserve">amino acid </w:t>
      </w:r>
      <w:r w:rsidR="00237F41">
        <w:rPr>
          <w:rFonts w:ascii="Calibri" w:eastAsia="Times New Roman" w:hAnsi="Calibri" w:cs="Calibri"/>
          <w:color w:val="000000"/>
        </w:rPr>
        <w:t xml:space="preserve">sequences from multi-specific TCRs were </w:t>
      </w:r>
      <w:r w:rsidR="006773CC">
        <w:rPr>
          <w:rFonts w:ascii="Calibri" w:eastAsia="Times New Roman" w:hAnsi="Calibri" w:cs="Calibri"/>
          <w:color w:val="000000"/>
        </w:rPr>
        <w:t>more hydrophobic in TCRs that recognized multiple epitopes</w:t>
      </w:r>
      <w:r w:rsidR="00237F41">
        <w:rPr>
          <w:rFonts w:ascii="Calibri" w:eastAsia="Times New Roman" w:hAnsi="Calibri" w:cs="Calibri"/>
          <w:color w:val="000000"/>
        </w:rPr>
        <w:t xml:space="preserve"> (</w:t>
      </w:r>
      <w:r w:rsidR="00237F41" w:rsidRPr="00B25036">
        <w:rPr>
          <w:rFonts w:ascii="Calibri" w:eastAsia="Times New Roman" w:hAnsi="Calibri" w:cs="Calibri"/>
          <w:b/>
          <w:bCs/>
          <w:color w:val="000000"/>
        </w:rPr>
        <w:t>Figure 5D</w:t>
      </w:r>
      <w:r w:rsidR="00237F41">
        <w:rPr>
          <w:rFonts w:ascii="Calibri" w:eastAsia="Times New Roman" w:hAnsi="Calibri" w:cs="Calibri"/>
          <w:color w:val="000000"/>
        </w:rPr>
        <w:t>)</w:t>
      </w:r>
      <w:r w:rsidR="006773CC">
        <w:rPr>
          <w:rFonts w:ascii="Calibri" w:eastAsia="Times New Roman" w:hAnsi="Calibri" w:cs="Calibri"/>
          <w:color w:val="000000"/>
        </w:rPr>
        <w:t xml:space="preserve">. </w:t>
      </w:r>
      <w:r w:rsidR="00237F41">
        <w:rPr>
          <w:rFonts w:ascii="Calibri" w:eastAsia="Times New Roman" w:hAnsi="Calibri" w:cs="Calibri"/>
          <w:color w:val="000000"/>
        </w:rPr>
        <w:t xml:space="preserve">None of these differences were seen with </w:t>
      </w:r>
      <w:r w:rsidR="00237F41" w:rsidRPr="005A06E9">
        <w:rPr>
          <w:rFonts w:ascii="Calibri" w:eastAsia="Times New Roman" w:hAnsi="Calibri" w:cs="Calibri"/>
          <w:i/>
          <w:iCs/>
          <w:color w:val="000000"/>
        </w:rPr>
        <w:t>TRB</w:t>
      </w:r>
      <w:r w:rsidR="00237F41">
        <w:rPr>
          <w:rFonts w:ascii="Calibri" w:eastAsia="Times New Roman" w:hAnsi="Calibri" w:cs="Calibri"/>
          <w:color w:val="000000"/>
        </w:rPr>
        <w:t xml:space="preserve"> chains (</w:t>
      </w:r>
      <w:r w:rsidR="00237F41" w:rsidRPr="00B25036">
        <w:rPr>
          <w:rFonts w:ascii="Calibri" w:eastAsia="Times New Roman" w:hAnsi="Calibri" w:cs="Calibri"/>
          <w:b/>
          <w:bCs/>
          <w:color w:val="000000"/>
        </w:rPr>
        <w:t>Figure S8 A-D</w:t>
      </w:r>
      <w:r w:rsidR="00237F41">
        <w:rPr>
          <w:rFonts w:ascii="Calibri" w:eastAsia="Times New Roman" w:hAnsi="Calibri" w:cs="Calibri"/>
          <w:color w:val="000000"/>
        </w:rPr>
        <w:t xml:space="preserve">). </w:t>
      </w:r>
      <w:r w:rsidR="006773CC">
        <w:rPr>
          <w:rFonts w:ascii="Calibri" w:eastAsia="Times New Roman" w:hAnsi="Calibri" w:cs="Calibri"/>
          <w:color w:val="000000"/>
        </w:rPr>
        <w:t xml:space="preserve">Thus, </w:t>
      </w:r>
      <w:r w:rsidR="00B25036">
        <w:rPr>
          <w:rFonts w:ascii="Calibri" w:eastAsia="Times New Roman" w:hAnsi="Calibri" w:cs="Calibri"/>
          <w:color w:val="000000"/>
        </w:rPr>
        <w:t xml:space="preserve">multi-specific TCRs from </w:t>
      </w:r>
      <w:proofErr w:type="spellStart"/>
      <w:r w:rsidR="00B25036" w:rsidRPr="00436FFF">
        <w:rPr>
          <w:rFonts w:ascii="Calibri" w:eastAsia="Times New Roman" w:hAnsi="Calibri" w:cs="Calibri"/>
          <w:i/>
          <w:iCs/>
          <w:color w:val="000000"/>
        </w:rPr>
        <w:t>VDJdb</w:t>
      </w:r>
      <w:proofErr w:type="spellEnd"/>
      <w:r w:rsidR="00B25036">
        <w:rPr>
          <w:rFonts w:ascii="Calibri" w:eastAsia="Times New Roman" w:hAnsi="Calibri" w:cs="Calibri"/>
          <w:color w:val="000000"/>
        </w:rPr>
        <w:t xml:space="preserve"> shared multiple sequence features with PIT-matched TCRs, including</w:t>
      </w:r>
      <w:r w:rsidR="00487C00">
        <w:rPr>
          <w:rFonts w:ascii="Calibri" w:eastAsia="Times New Roman" w:hAnsi="Calibri" w:cs="Calibri"/>
          <w:color w:val="000000"/>
        </w:rPr>
        <w:t xml:space="preserve"> shorter</w:t>
      </w:r>
      <w:r w:rsidR="00B25036" w:rsidRPr="006773CC">
        <w:rPr>
          <w:rFonts w:ascii="Calibri" w:eastAsia="Times New Roman" w:hAnsi="Calibri" w:cs="Calibri"/>
          <w:i/>
          <w:iCs/>
          <w:color w:val="000000"/>
        </w:rPr>
        <w:t xml:space="preserve"> </w:t>
      </w:r>
      <w:r w:rsidR="006773CC" w:rsidRPr="006773CC">
        <w:rPr>
          <w:rFonts w:ascii="Calibri" w:eastAsia="Times New Roman" w:hAnsi="Calibri" w:cs="Calibri"/>
          <w:i/>
          <w:iCs/>
          <w:color w:val="000000"/>
        </w:rPr>
        <w:t>TRA</w:t>
      </w:r>
      <w:r w:rsidR="00B25036">
        <w:rPr>
          <w:rFonts w:ascii="Calibri" w:eastAsia="Times New Roman" w:hAnsi="Calibri" w:cs="Calibri"/>
          <w:color w:val="000000"/>
        </w:rPr>
        <w:t xml:space="preserve"> but not </w:t>
      </w:r>
      <w:r w:rsidR="00B25036" w:rsidRPr="00487C00">
        <w:rPr>
          <w:rFonts w:ascii="Calibri" w:eastAsia="Times New Roman" w:hAnsi="Calibri" w:cs="Calibri"/>
          <w:i/>
          <w:iCs/>
          <w:color w:val="000000"/>
        </w:rPr>
        <w:t>TRB</w:t>
      </w:r>
      <w:r w:rsidR="00B25036">
        <w:rPr>
          <w:rFonts w:ascii="Calibri" w:eastAsia="Times New Roman" w:hAnsi="Calibri" w:cs="Calibri"/>
          <w:color w:val="000000"/>
        </w:rPr>
        <w:t xml:space="preserve"> chains, that had fewer N </w:t>
      </w:r>
      <w:r w:rsidR="000E67D8">
        <w:rPr>
          <w:rFonts w:ascii="Calibri" w:eastAsia="Times New Roman" w:hAnsi="Calibri" w:cs="Calibri"/>
          <w:color w:val="000000"/>
        </w:rPr>
        <w:t xml:space="preserve">region </w:t>
      </w:r>
      <w:proofErr w:type="spellStart"/>
      <w:r w:rsidR="000E67D8">
        <w:rPr>
          <w:rFonts w:ascii="Calibri" w:eastAsia="Times New Roman" w:hAnsi="Calibri" w:cs="Calibri"/>
          <w:color w:val="000000"/>
        </w:rPr>
        <w:t>nt</w:t>
      </w:r>
      <w:proofErr w:type="spellEnd"/>
      <w:r w:rsidR="00B25036">
        <w:rPr>
          <w:rFonts w:ascii="Calibri" w:eastAsia="Times New Roman" w:hAnsi="Calibri" w:cs="Calibri"/>
          <w:color w:val="000000"/>
        </w:rPr>
        <w:t xml:space="preserve">, and </w:t>
      </w:r>
      <w:r w:rsidR="00487C00">
        <w:rPr>
          <w:rFonts w:ascii="Calibri" w:eastAsia="Times New Roman" w:hAnsi="Calibri" w:cs="Calibri"/>
          <w:color w:val="000000"/>
        </w:rPr>
        <w:t xml:space="preserve">encoded </w:t>
      </w:r>
      <w:r w:rsidR="00B25036">
        <w:rPr>
          <w:rFonts w:ascii="Calibri" w:eastAsia="Times New Roman" w:hAnsi="Calibri" w:cs="Calibri"/>
          <w:color w:val="000000"/>
        </w:rPr>
        <w:t xml:space="preserve">more hydrophobic </w:t>
      </w:r>
      <w:r w:rsidR="000E67D8">
        <w:rPr>
          <w:rFonts w:ascii="Calibri" w:eastAsia="Times New Roman" w:hAnsi="Calibri" w:cs="Calibri"/>
          <w:color w:val="000000"/>
        </w:rPr>
        <w:t>AA</w:t>
      </w:r>
      <w:r w:rsidR="00B25036">
        <w:rPr>
          <w:rFonts w:ascii="Calibri" w:eastAsia="Times New Roman" w:hAnsi="Calibri" w:cs="Calibri"/>
          <w:color w:val="000000"/>
        </w:rPr>
        <w:t xml:space="preserve"> sequences.</w:t>
      </w:r>
      <w:r w:rsidR="00FE23A7">
        <w:rPr>
          <w:rFonts w:ascii="Calibri" w:eastAsia="Times New Roman" w:hAnsi="Calibri" w:cs="Calibri"/>
          <w:color w:val="000000"/>
        </w:rPr>
        <w:t xml:space="preserve"> </w:t>
      </w:r>
    </w:p>
    <w:p w14:paraId="1EF434F1" w14:textId="77777777" w:rsidR="00237F41" w:rsidRDefault="00237F41" w:rsidP="0063537B">
      <w:pPr>
        <w:spacing w:after="120" w:line="360" w:lineRule="auto"/>
        <w:ind w:firstLine="432"/>
        <w:rPr>
          <w:rFonts w:ascii="Calibri" w:eastAsia="Times New Roman" w:hAnsi="Calibri" w:cs="Calibri"/>
          <w:color w:val="000000"/>
        </w:rPr>
      </w:pPr>
    </w:p>
    <w:p w14:paraId="7950DE5B" w14:textId="77777777" w:rsidR="006773CC" w:rsidRDefault="003E08EC" w:rsidP="00730F57">
      <w:pPr>
        <w:spacing w:after="120" w:line="360" w:lineRule="auto"/>
        <w:rPr>
          <w:b/>
          <w:bCs/>
        </w:rPr>
      </w:pPr>
      <w:r>
        <w:rPr>
          <w:b/>
          <w:bCs/>
        </w:rPr>
        <w:t>Discussion</w:t>
      </w:r>
    </w:p>
    <w:p w14:paraId="7A349981" w14:textId="77777777" w:rsidR="00305392" w:rsidRDefault="006773CC" w:rsidP="00FE428D">
      <w:pPr>
        <w:pStyle w:val="Bibliography"/>
        <w:spacing w:after="120" w:line="360" w:lineRule="auto"/>
        <w:ind w:left="0" w:firstLine="432"/>
      </w:pPr>
      <w:commentRangeStart w:id="11"/>
      <w:r>
        <w:t xml:space="preserve">It has long been unclear whether </w:t>
      </w:r>
      <w:r w:rsidR="00356201">
        <w:t xml:space="preserve">and how </w:t>
      </w:r>
      <w:r>
        <w:t xml:space="preserve">rare IAR T cells in peripheral blood </w:t>
      </w:r>
      <w:r w:rsidR="00356201">
        <w:t xml:space="preserve">represent ongoing islet </w:t>
      </w:r>
      <w:r w:rsidR="0056221E">
        <w:t>autoimmunity in the pancreas</w:t>
      </w:r>
      <w:commentRangeEnd w:id="11"/>
      <w:r w:rsidR="00310645">
        <w:rPr>
          <w:rStyle w:val="CommentReference"/>
        </w:rPr>
        <w:commentReference w:id="11"/>
      </w:r>
      <w:r w:rsidR="0056221E">
        <w:t xml:space="preserve">. To </w:t>
      </w:r>
      <w:r w:rsidR="00730F57">
        <w:t xml:space="preserve">help </w:t>
      </w:r>
      <w:r w:rsidR="0056221E">
        <w:t>resolve this question, w</w:t>
      </w:r>
      <w:r w:rsidRPr="006773CC">
        <w:t>e show here that</w:t>
      </w:r>
      <w:r>
        <w:rPr>
          <w:b/>
          <w:bCs/>
        </w:rPr>
        <w:t xml:space="preserve"> </w:t>
      </w:r>
      <w:r>
        <w:t xml:space="preserve">a </w:t>
      </w:r>
      <w:r w:rsidR="00E76039" w:rsidRPr="00E76039">
        <w:t xml:space="preserve">significant fraction of </w:t>
      </w:r>
      <w:r w:rsidR="0080044B">
        <w:t>IAR T</w:t>
      </w:r>
      <w:r w:rsidR="00E76039" w:rsidRPr="00E76039">
        <w:t xml:space="preserve">CRs </w:t>
      </w:r>
      <w:r>
        <w:t>from</w:t>
      </w:r>
      <w:r w:rsidR="00E76039" w:rsidRPr="00E76039">
        <w:t xml:space="preserve"> peripheral blood share matching </w:t>
      </w:r>
      <w:r w:rsidR="00E76039" w:rsidRPr="00E76039">
        <w:rPr>
          <w:i/>
          <w:iCs/>
        </w:rPr>
        <w:t>TRA</w:t>
      </w:r>
      <w:r w:rsidR="00E76039" w:rsidRPr="00E76039">
        <w:t xml:space="preserve"> chains with PIT TCRs, and vice versa</w:t>
      </w:r>
      <w:r>
        <w:t>.</w:t>
      </w:r>
      <w:r w:rsidR="0056221E">
        <w:t xml:space="preserve"> Thus, a subset of IAR T cells shares a TCR chain with TCRs present in the pancreas. </w:t>
      </w:r>
      <w:r w:rsidR="001F4CC6">
        <w:t xml:space="preserve">Since </w:t>
      </w:r>
      <w:r w:rsidR="001F4CC6" w:rsidRPr="001F4CC6">
        <w:t xml:space="preserve">there </w:t>
      </w:r>
      <w:r w:rsidR="00730F57">
        <w:t>are</w:t>
      </w:r>
      <w:r w:rsidR="00730F57" w:rsidRPr="001F4CC6">
        <w:t xml:space="preserve"> </w:t>
      </w:r>
      <w:r w:rsidR="001F4CC6" w:rsidRPr="001F4CC6">
        <w:t>no familial or genetic relationship</w:t>
      </w:r>
      <w:r w:rsidR="00730F57">
        <w:t>s</w:t>
      </w:r>
      <w:r w:rsidR="001F4CC6" w:rsidRPr="001F4CC6">
        <w:t xml:space="preserve"> between the </w:t>
      </w:r>
      <w:r w:rsidR="001F4CC6">
        <w:t xml:space="preserve">Cohort 1 and Cohort 2 </w:t>
      </w:r>
      <w:r w:rsidR="001F4CC6" w:rsidRPr="001F4CC6">
        <w:t xml:space="preserve">blood donors and the </w:t>
      </w:r>
      <w:proofErr w:type="spellStart"/>
      <w:r w:rsidR="001F4CC6" w:rsidRPr="001F4CC6">
        <w:t>nPOD</w:t>
      </w:r>
      <w:proofErr w:type="spellEnd"/>
      <w:r w:rsidR="001F4CC6" w:rsidRPr="001F4CC6">
        <w:t xml:space="preserve"> organ donors</w:t>
      </w:r>
      <w:r w:rsidR="001F4CC6">
        <w:t xml:space="preserve">, the TCR chain sharing we demonstrate involves public sequences. </w:t>
      </w:r>
      <w:r w:rsidR="00EB1E40">
        <w:t>We also show that</w:t>
      </w:r>
      <w:r w:rsidRPr="00E76039">
        <w:t xml:space="preserve"> </w:t>
      </w:r>
      <w:r w:rsidR="0056221E">
        <w:t xml:space="preserve">frequencies of </w:t>
      </w:r>
      <w:r w:rsidRPr="00E76039">
        <w:t xml:space="preserve">PIT-matching </w:t>
      </w:r>
      <w:r w:rsidRPr="0056221E">
        <w:rPr>
          <w:i/>
          <w:iCs/>
        </w:rPr>
        <w:t>TRA</w:t>
      </w:r>
      <w:r w:rsidRPr="00E76039">
        <w:t xml:space="preserve"> chains </w:t>
      </w:r>
      <w:r w:rsidR="00EB1E40">
        <w:t xml:space="preserve">in blood </w:t>
      </w:r>
      <w:r w:rsidR="0056221E">
        <w:t>increase</w:t>
      </w:r>
      <w:r w:rsidR="00EB1E40">
        <w:t xml:space="preserve"> </w:t>
      </w:r>
      <w:r w:rsidR="00AB4F26">
        <w:t xml:space="preserve">prior to </w:t>
      </w:r>
      <w:r w:rsidRPr="00E76039">
        <w:t>the time of diagnosis</w:t>
      </w:r>
      <w:r w:rsidR="0056221E">
        <w:t xml:space="preserve">, suggesting a temporal linkage of levels of </w:t>
      </w:r>
      <w:r w:rsidR="0056221E" w:rsidRPr="00E76039">
        <w:t xml:space="preserve">PIT-matching </w:t>
      </w:r>
      <w:r w:rsidR="0056221E" w:rsidRPr="0056221E">
        <w:rPr>
          <w:i/>
          <w:iCs/>
        </w:rPr>
        <w:t>TRA</w:t>
      </w:r>
      <w:r w:rsidR="0056221E" w:rsidRPr="00E76039">
        <w:t xml:space="preserve"> chains </w:t>
      </w:r>
      <w:r w:rsidR="0056221E">
        <w:t xml:space="preserve">in blood with disease progression. </w:t>
      </w:r>
      <w:r w:rsidR="00D155CD">
        <w:t>S</w:t>
      </w:r>
      <w:r w:rsidR="0056221E">
        <w:t xml:space="preserve">hared </w:t>
      </w:r>
      <w:r w:rsidR="0056221E" w:rsidRPr="0056221E">
        <w:rPr>
          <w:i/>
          <w:iCs/>
        </w:rPr>
        <w:t>TRB</w:t>
      </w:r>
      <w:r w:rsidR="0056221E">
        <w:t xml:space="preserve"> chains between peripheral blood and i</w:t>
      </w:r>
      <w:r w:rsidR="0056221E" w:rsidRPr="0056221E">
        <w:t xml:space="preserve">nsulin-reactive </w:t>
      </w:r>
      <w:r w:rsidR="0056221E">
        <w:t xml:space="preserve">TCRs from </w:t>
      </w:r>
      <w:r w:rsidR="00953196">
        <w:t xml:space="preserve">the </w:t>
      </w:r>
      <w:r w:rsidR="0056221E">
        <w:t xml:space="preserve">pancreas </w:t>
      </w:r>
      <w:r w:rsidR="00D155CD">
        <w:t>were</w:t>
      </w:r>
      <w:r w:rsidR="0056221E">
        <w:t xml:space="preserve"> reported recently </w:t>
      </w:r>
      <w:r w:rsidR="0056221E">
        <w:fldChar w:fldCharType="begin"/>
      </w:r>
      <w:r w:rsidR="00583190">
        <w:instrText xml:space="preserve"> ADDIN ZOTERO_ITEM CSL_CITATION {"citationID":"ZWFmkPno","properties":{"formattedCitation":"\\super 19\\nosupersub{}","plainCitation":"19","noteIndex":0},"citationItems":[{"id":1440,"uris":["http://zotero.org/users/522661/items/6KIZCSMC"],"itemData":{"id":1440,"type":"article-journal","abstract":"T cell receptor (TCR) sequences are exceptionally diverse and can now be comprehensively measured with next-generation sequencing technologies. However, a thorough investigation of longitudinal TCR repertoires throughout childhood in health and during development of a common childhood disease, type 1 diabetes (T1D), has not been undertaken. Here, we deep sequenced the TCR-β chain repertoires from longitudinal peripheral blood DNA samples at 4 time points beginning early in life (median age of 1.4 years) from children who progressed to T1D (n = 29) and age/sex-matched islet autoantibody-negative controls (n = 25). From 53 million TCR-β sequences, we show that the repertoire is extraordinarily diverse early in life and narrows with age independently of disease. We demonstrate the ability to identify specific TCR sequences, including those known to recognize influenza A and, separately, those specific for insulin and its precursor, preproinsulin. Insulin-reactive TCR-β sequences were more common and frequent in number as the disease progressed in those who developed T1D compared with genetically at risk nondiabetic children, and this was not the case for influenza-reactive sequences. As an independent validation, we sequenced and analyzed TCR-β repertoires from a cohort of new-onset T1D patients (n = 143), identifying the same preproinsulin-reactive TCRs. These results demonstrate an enrichment of preproinsulin-reactive TCR sequences during the progression to T1D, highlighting the importance of using disease-relevant TCR sequences as powerful biomarkers in autoimmune disorders.","container-title":"JCI insight","DOI":"10.1172/jci.insight.161885","ISSN":"2379-3708","issue":"18","journalAbbreviation":"JCI Insight","language":"eng","note":"PMID: 35998036","page":"e161885","source":"PubMed","title":"Temporal development of T cell receptor repertoires during childhood in health and disease","volume":"7","author":[{"family":"Mitchell","given":"Angela M."},{"family":"Baschal","given":"Erin E."},{"family":"McDaniel","given":"Kristen A."},{"family":"Simmons","given":"Kimber M."},{"family":"Pyle","given":"Laura"},{"family":"Waugh","given":"Kathleen"},{"family":"Steck","given":"Andrea K."},{"family":"Yu","given":"Liping"},{"family":"Gottlieb","given":"Peter A."},{"family":"Rewers","given":"Marian J."},{"family":"Nakayama","given":"Maki"},{"family":"Michels","given":"Aaron W."}],"issued":{"date-parts":[["2022",9,22]]}}}],"schema":"https://github.com/citation-style-language/schema/raw/master/csl-citation.json"} </w:instrText>
      </w:r>
      <w:r w:rsidR="0056221E">
        <w:fldChar w:fldCharType="separate"/>
      </w:r>
      <w:r w:rsidR="00DC40B2" w:rsidRPr="00DC40B2">
        <w:rPr>
          <w:rFonts w:ascii="Calibri" w:cs="Calibri"/>
          <w:vertAlign w:val="superscript"/>
        </w:rPr>
        <w:t>19</w:t>
      </w:r>
      <w:r w:rsidR="0056221E">
        <w:fldChar w:fldCharType="end"/>
      </w:r>
      <w:r w:rsidR="0056221E">
        <w:t xml:space="preserve">. These </w:t>
      </w:r>
      <w:r w:rsidR="00033E2F">
        <w:t>combined studies</w:t>
      </w:r>
      <w:r w:rsidR="0056221E">
        <w:t xml:space="preserve"> place autoreactive TCR chains at the scene of disease</w:t>
      </w:r>
      <w:r w:rsidR="00033E2F">
        <w:t xml:space="preserve"> (the pancreas) </w:t>
      </w:r>
      <w:r w:rsidR="0056221E">
        <w:t>at the right time</w:t>
      </w:r>
      <w:r w:rsidR="00033E2F">
        <w:t xml:space="preserve"> (</w:t>
      </w:r>
      <w:r w:rsidR="0056221E">
        <w:t xml:space="preserve">early </w:t>
      </w:r>
      <w:r w:rsidR="00730F57">
        <w:t>in the disease process</w:t>
      </w:r>
      <w:r w:rsidR="00033E2F">
        <w:t xml:space="preserve">) to influence </w:t>
      </w:r>
      <w:r w:rsidR="00730F57">
        <w:t xml:space="preserve">disease </w:t>
      </w:r>
      <w:r w:rsidR="00033E2F">
        <w:t>development</w:t>
      </w:r>
      <w:r w:rsidR="0056221E">
        <w:t xml:space="preserve">. </w:t>
      </w:r>
    </w:p>
    <w:p w14:paraId="134E2AD9" w14:textId="7B57AA52" w:rsidR="00E76039" w:rsidRPr="00E76039" w:rsidRDefault="0056221E" w:rsidP="00FE428D">
      <w:pPr>
        <w:pStyle w:val="Bibliography"/>
        <w:spacing w:after="120" w:line="360" w:lineRule="auto"/>
        <w:ind w:left="0" w:firstLine="432"/>
      </w:pPr>
      <w:r>
        <w:lastRenderedPageBreak/>
        <w:t xml:space="preserve">However, we </w:t>
      </w:r>
      <w:r w:rsidR="00033E2F">
        <w:t xml:space="preserve">must </w:t>
      </w:r>
      <w:r>
        <w:t>emphasize that</w:t>
      </w:r>
      <w:r w:rsidR="00033E2F">
        <w:t xml:space="preserve">, at present, we do not know </w:t>
      </w:r>
      <w:r w:rsidR="001F4CC6">
        <w:t xml:space="preserve">how many of </w:t>
      </w:r>
      <w:r w:rsidR="00033E2F">
        <w:t xml:space="preserve">these autoreactive TCR chains are associated with functional </w:t>
      </w:r>
      <w:r w:rsidR="00DA45F7">
        <w:t>autoreactiv</w:t>
      </w:r>
      <w:r w:rsidR="00953196">
        <w:t>ity v</w:t>
      </w:r>
      <w:r w:rsidR="00730F57">
        <w:t>ersus</w:t>
      </w:r>
      <w:r w:rsidR="00953196">
        <w:t xml:space="preserve"> </w:t>
      </w:r>
      <w:r w:rsidR="00953196">
        <w:rPr>
          <w:rFonts w:cstheme="minorHAnsi"/>
        </w:rPr>
        <w:t>β</w:t>
      </w:r>
      <w:r w:rsidR="00953196">
        <w:t>-cells</w:t>
      </w:r>
      <w:r w:rsidR="00033E2F">
        <w:t xml:space="preserve">. </w:t>
      </w:r>
      <w:r w:rsidR="00AE6482">
        <w:t>At present,</w:t>
      </w:r>
      <w:r w:rsidR="004C4BD4">
        <w:t xml:space="preserve"> t</w:t>
      </w:r>
      <w:r w:rsidR="00033E2F">
        <w:t xml:space="preserve">here is no </w:t>
      </w:r>
      <w:r w:rsidR="00AE6482" w:rsidRPr="005A06E9">
        <w:t>way to predict with certainty</w:t>
      </w:r>
      <w:r w:rsidR="00033E2F" w:rsidRPr="00AE6482">
        <w:t xml:space="preserve"> that</w:t>
      </w:r>
      <w:r w:rsidR="00033E2F">
        <w:t xml:space="preserve"> TCRs </w:t>
      </w:r>
      <w:r>
        <w:t xml:space="preserve">share specificity unless they </w:t>
      </w:r>
      <w:r w:rsidR="00D155CD">
        <w:t>show</w:t>
      </w:r>
      <w:r>
        <w:t xml:space="preserve"> complete identity of both chains. In the present case, PIT-matching </w:t>
      </w:r>
      <w:r w:rsidRPr="0056221E">
        <w:rPr>
          <w:i/>
          <w:iCs/>
        </w:rPr>
        <w:t>TRA</w:t>
      </w:r>
      <w:r>
        <w:t xml:space="preserve"> chains shared quite divergent </w:t>
      </w:r>
      <w:r w:rsidRPr="0056221E">
        <w:rPr>
          <w:i/>
          <w:iCs/>
        </w:rPr>
        <w:t>TRB</w:t>
      </w:r>
      <w:r>
        <w:t xml:space="preserve"> chains, </w:t>
      </w:r>
      <w:r w:rsidR="00033E2F">
        <w:t xml:space="preserve">and </w:t>
      </w:r>
      <w:r>
        <w:t xml:space="preserve">it remains unknown what fraction of these TCRs recognizes autoantigens. </w:t>
      </w:r>
      <w:r w:rsidR="00953196">
        <w:t>N</w:t>
      </w:r>
      <w:r>
        <w:t xml:space="preserve">onetheless, our </w:t>
      </w:r>
      <w:r w:rsidR="00AE6482">
        <w:t xml:space="preserve">demonstration of </w:t>
      </w:r>
      <w:r w:rsidR="00701B2F" w:rsidRPr="005A06E9">
        <w:rPr>
          <w:i/>
          <w:iCs/>
        </w:rPr>
        <w:t>TRA</w:t>
      </w:r>
      <w:r w:rsidR="00701B2F">
        <w:t xml:space="preserve"> chain sharing</w:t>
      </w:r>
      <w:r w:rsidR="00AE6482">
        <w:t xml:space="preserve"> </w:t>
      </w:r>
      <w:r>
        <w:t>strengthen</w:t>
      </w:r>
      <w:r w:rsidR="00701B2F">
        <w:t>s</w:t>
      </w:r>
      <w:r>
        <w:t xml:space="preserve"> the link between</w:t>
      </w:r>
      <w:r w:rsidRPr="00E76039">
        <w:t xml:space="preserve"> IAR T cells in blood and </w:t>
      </w:r>
      <w:r>
        <w:t xml:space="preserve">autoimmune </w:t>
      </w:r>
      <w:r w:rsidRPr="00E76039">
        <w:t>destruction</w:t>
      </w:r>
      <w:r>
        <w:t xml:space="preserve"> of the pancreas.</w:t>
      </w:r>
    </w:p>
    <w:p w14:paraId="7AD7EBF5" w14:textId="27069EDF" w:rsidR="00701B2F" w:rsidRDefault="00701B2F" w:rsidP="00701B2F">
      <w:pPr>
        <w:pStyle w:val="Bibliography"/>
        <w:spacing w:after="120" w:line="360" w:lineRule="auto"/>
        <w:ind w:left="0" w:firstLine="432"/>
      </w:pPr>
      <w:r w:rsidRPr="00311936">
        <w:t xml:space="preserve">T cell specificity is </w:t>
      </w:r>
      <w:r>
        <w:t>key to</w:t>
      </w:r>
      <w:r w:rsidRPr="00311936">
        <w:t xml:space="preserve"> cellular immunity</w:t>
      </w:r>
      <w:r>
        <w:t xml:space="preserve"> </w:t>
      </w:r>
      <w:r>
        <w:fldChar w:fldCharType="begin"/>
      </w:r>
      <w:r w:rsidR="00034389">
        <w:instrText xml:space="preserve"> ADDIN ZOTERO_ITEM CSL_CITATION {"citationID":"PU1rE9uc","properties":{"formattedCitation":"\\super 37\\nosupersub{}","plainCitation":"37","noteIndex":0},"citationItems":[{"id":1326,"uris":["http://zotero.org/users/522661/items/MLT3BGIV"],"itemData":{"id":1326,"type":"article-journal","abstract":"T cell specificity emerges from a myriad of processes, ranging from the biological pathways that control T cell signaling to the structural and physical mechanisms that influence how TCRs bind antigen/MHC. Of these processes, the binding specificity of the TCR is a key component. However, TCR specificity is enigmatic: TCRs are at once specific but also cross-reactive. Although long-appreciated, this duality continues to puzzle immunologists and has implications for the development of TCR-based therapeutics. Here we review TCR specificity, emphasizing results that have emerged from structural and physical studies of TCR binding. We show how the TCR specificity/cross-reactivity duality can be rationalized from structural and biophysical principles. There is excellent agreement between predictions from these principles and classic predictions about the scope of TCR cross-reactivity. We demonstrate how these same principles can also explain amino acid preferences in immunogenic epitopes and highlight opportunities for structural considerations in predictive immunology.","container-title":"Journal of immunology (Baltimore, Md. : 1950)","DOI":"10.4049/jimmunol.1700744","ISSN":"0022-1767","issue":"7","journalAbbreviation":"J Immunol","note":"PMID: 28923982\nPMCID: PMC5679125","page":"2203-2213","source":"PubMed Central","title":"Emerging concepts in T cell receptor specificity: rationalizing and (maybe) predicting outcomes","title-short":"Emerging concepts in T cell receptor specificity","volume":"199","author":[{"family":"Singh","given":"Nishant K."},{"family":"Riley","given":"Timothy P."},{"family":"Baker","given":"Sarah Catherine B."},{"family":"Borrman","given":"Tyler"},{"family":"Weng","given":"Zhiping"},{"family":"Baker","given":"Brian M."}],"issued":{"date-parts":[["2017",10,1]]}}}],"schema":"https://github.com/citation-style-language/schema/raw/master/csl-citation.json"} </w:instrText>
      </w:r>
      <w:r>
        <w:fldChar w:fldCharType="separate"/>
      </w:r>
      <w:r w:rsidR="00034389" w:rsidRPr="00034389">
        <w:rPr>
          <w:rFonts w:ascii="Calibri" w:cs="Calibri"/>
          <w:vertAlign w:val="superscript"/>
        </w:rPr>
        <w:t>37</w:t>
      </w:r>
      <w:r>
        <w:fldChar w:fldCharType="end"/>
      </w:r>
      <w:r w:rsidRPr="00553A9C">
        <w:t>.</w:t>
      </w:r>
      <w:r>
        <w:t xml:space="preserve"> </w:t>
      </w:r>
      <w:commentRangeStart w:id="12"/>
      <w:r>
        <w:t>Paradoxically, TCR cross-reactivity is necessary because the diversity of TCRs, while huge, is</w:t>
      </w:r>
      <w:r w:rsidRPr="00553A9C">
        <w:t xml:space="preserve"> dwarfed by the vast array of potential foreign peptide-MHC complexes</w:t>
      </w:r>
      <w:r>
        <w:t xml:space="preserve"> </w:t>
      </w:r>
      <w:commentRangeEnd w:id="12"/>
      <w:r w:rsidR="00310645">
        <w:rPr>
          <w:rStyle w:val="CommentReference"/>
        </w:rPr>
        <w:commentReference w:id="12"/>
      </w:r>
      <w:r>
        <w:fldChar w:fldCharType="begin"/>
      </w:r>
      <w:r w:rsidR="00034389">
        <w:instrText xml:space="preserve"> ADDIN ZOTERO_ITEM CSL_CITATION {"citationID":"zSgYPYWX","properties":{"formattedCitation":"\\super 38,39\\nosupersub{}","plainCitation":"38,39","noteIndex":0},"citationItems":[{"id":1424,"uris":["http://zotero.org/users/522661/items/KUGKNP6M"],"itemData":{"id":1424,"type":"article-journal","abstract":"Clonal selection theory proposed that individual T cells are specific for a single peptide-MHC antigen. However, the repertoire of αβ T cell receptors (TCRs) is dwarfed by the vast array of potential foreign peptide-MHC complexes, and a comprehensive system requires each T cell to recognize numerous peptides and thus be cross-reactive. This compromise on specificity has profound implications because the chance of any natural peptide-MHC ligand being an optimal fit for its cognate TCR is small, as there will almost always be more-potent agonists. Furthermore, any TCR raised against a specific peptide-MHC complex in vivo can only be the best available solution from the naive T cell pool and is unlikely to be the best possible solution from the substantially greater number of TCRs that could theoretically be produced. This 'systems view' of TCR recognition provides a plausible cause for autoimmune disease and substantial scope for multiple therapeutic interventions.","container-title":"Nature Reviews. Immunology","DOI":"10.1038/nri3279","ISSN":"1474-1741","issue":"9","journalAbbreviation":"Nat Rev Immunol","language":"eng","note":"PMID: 22918468\nPMCID: PMC7097784","page":"669-677","source":"PubMed","title":"Why must T cells be cross-reactive?","volume":"12","author":[{"family":"Sewell","given":"Andrew K."}],"issued":{"date-parts":[["2012",9]]}},"label":"page"},{"id":1423,"uris":["http://zotero.org/users/522661/items/8FHMEWAV"],"itemData":{"id":1423,"type":"article-journal","container-title":"Immunology Today","DOI":"10.1016/s0167-5699(98)01299-7","ISSN":"0167-5699","issue":"9","journalAbbreviation":"Immunol Today","language":"eng","note":"PMID: 9745202","page":"395-404","source":"PubMed","title":"A very high level of crossreactivity is an essential feature of the T-cell receptor","volume":"19","author":[{"family":"Mason","given":"D."}],"issued":{"date-parts":[["1998",9]]}},"label":"page"}],"schema":"https://github.com/citation-style-language/schema/raw/master/csl-citation.json"} </w:instrText>
      </w:r>
      <w:r>
        <w:fldChar w:fldCharType="separate"/>
      </w:r>
      <w:r w:rsidR="00034389" w:rsidRPr="00034389">
        <w:rPr>
          <w:rFonts w:ascii="Calibri" w:cs="Calibri"/>
          <w:vertAlign w:val="superscript"/>
        </w:rPr>
        <w:t>38,39</w:t>
      </w:r>
      <w:r>
        <w:fldChar w:fldCharType="end"/>
      </w:r>
      <w:r>
        <w:t xml:space="preserve">. An understanding of sequence and structural features determining TCR cross-reactivity remains incomplete </w:t>
      </w:r>
      <w:r>
        <w:fldChar w:fldCharType="begin"/>
      </w:r>
      <w:r w:rsidR="00034389">
        <w:instrText xml:space="preserve"> ADDIN ZOTERO_ITEM CSL_CITATION {"citationID":"ArMUpjCX","properties":{"formattedCitation":"\\super 37,40\\nosupersub{}","plainCitation":"37,40","noteIndex":0},"citationItems":[{"id":1326,"uris":["http://zotero.org/users/522661/items/MLT3BGIV"],"itemData":{"id":1326,"type":"article-journal","abstract":"T cell specificity emerges from a myriad of processes, ranging from the biological pathways that control T cell signaling to the structural and physical mechanisms that influence how TCRs bind antigen/MHC. Of these processes, the binding specificity of the TCR is a key component. However, TCR specificity is enigmatic: TCRs are at once specific but also cross-reactive. Although long-appreciated, this duality continues to puzzle immunologists and has implications for the development of TCR-based therapeutics. Here we review TCR specificity, emphasizing results that have emerged from structural and physical studies of TCR binding. We show how the TCR specificity/cross-reactivity duality can be rationalized from structural and biophysical principles. There is excellent agreement between predictions from these principles and classic predictions about the scope of TCR cross-reactivity. We demonstrate how these same principles can also explain amino acid preferences in immunogenic epitopes and highlight opportunities for structural considerations in predictive immunology.","container-title":"Journal of immunology (Baltimore, Md. : 1950)","DOI":"10.4049/jimmunol.1700744","ISSN":"0022-1767","issue":"7","journalAbbreviation":"J Immunol","note":"PMID: 28923982\nPMCID: PMC5679125","page":"2203-2213","source":"PubMed Central","title":"Emerging concepts in T cell receptor specificity: rationalizing and (maybe) predicting outcomes","title-short":"Emerging concepts in T cell receptor specificity","volume":"199","author":[{"family":"Singh","given":"Nishant K."},{"family":"Riley","given":"Timothy P."},{"family":"Baker","given":"Sarah Catherine B."},{"family":"Borrman","given":"Tyler"},{"family":"Weng","given":"Zhiping"},{"family":"Baker","given":"Brian M."}],"issued":{"date-parts":[["2017",10,1]]}},"label":"page"},{"id":1421,"uris":["http://zotero.org/users/522661/items/KFTQRGBK"],"itemData":{"id":1421,"type":"article-journal","abstract":"Immunotherapy has become one of the most promising avenues for cancer treatment, making use of the patient’s own immune system to eliminate cancer cells. Clinical trials with T-cell-based immunotherapies have shown dramatic tumor regressions, being effective in multiple cancer types and for many different patients. Unfortunately, this progress was tempered by reports of serious (even fatal) side effects. Such therapies rely on the use of cytotoxic T-cell lymphocytes, an essential part of the adaptive immune system. Cytotoxic T-cells are regularly involved in surveillance and are capable of both eliminating diseased cells and generating protective immunological memory. The specificity of a given T-cell is determined through the structural interaction between the T-cell receptor (TCR) and a peptide-loaded major histocompatibility complex (MHC); i.e., an intracellular peptide–ligand displayed at the cell surface by an MHC molecule. However, a given TCR can recognize different peptide–MHC (pMHC) complexes, which can sometimes trigger an unwanted response that is referred to as T-cell cross-reactivity. This has become a major safety issue in TCR-based immunotherapies, following reports of melanoma-specific T-cells causing cytotoxic damage to healthy tissues (e.g., heart and nervous system). T-cell cross-reactivity has been extensively studied in the context of viral immunology and tissue transplantation. Growing evidence suggests that it is largely driven by structural similarities of seemingly unrelated pMHC complexes. Here, we review recent reports about the existence of pMHC “hot-spots” for cross-reactivity and propose the existence of a TCR interaction profile (i.e., a refinement of a more general TCR footprint in which some amino acid residues are more important than others in triggering T-cell cross-reactivity). We also make use of available structural data and pMHC models to interpret previously reported cross-reactivity patterns among virus-derived peptides. Our study provides further evidence that structural analyses of pMHC complexes can be used to assess the intrinsic likelihood of cross-reactivity among peptide-targets. Furthermore, we hypothesize that some apparent inconsistencies in reported cross-reactivities, such as a preferential directionality, might also be driven by particular structural features of the targeted pMHC complex. Finally, we explain why TCR-based immunotherapy provides a special context in which meaningful T-cell cross-reactivity predictions can be made.","container-title":"Frontiers in Immunology","ISSN":"1664-3224","source":"Frontiers","title":"Interpreting T-Cell Cross-reactivity through Structure: Implications for TCR-Based Cancer Immunotherapy","title-short":"Interpreting T-Cell Cross-reactivity through Structure","URL":"https://www.frontiersin.org/articles/10.3389/fimmu.2017.01210","volume":"8","author":[{"family":"Antunes","given":"Dinler A."},{"family":"Rigo","given":"Maurício M."},{"family":"Freitas","given":"Martiela V."},{"family":"Mendes","given":"Marcus F. A."},{"family":"Sinigaglia","given":"Marialva"},{"family":"Lizée","given":"Gregory"},{"family":"Kavraki","given":"Lydia E."},{"family":"Selin","given":"Liisa K."},{"family":"Cornberg","given":"Markus"},{"family":"Vieira","given":"Gustavo F."}],"accessed":{"date-parts":[["2023",2,4]]},"issued":{"date-parts":[["2017"]]}},"label":"page"}],"schema":"https://github.com/citation-style-language/schema/raw/master/csl-citation.json"} </w:instrText>
      </w:r>
      <w:r>
        <w:fldChar w:fldCharType="separate"/>
      </w:r>
      <w:r w:rsidR="00034389" w:rsidRPr="00034389">
        <w:rPr>
          <w:rFonts w:ascii="Calibri" w:cs="Calibri"/>
          <w:vertAlign w:val="superscript"/>
        </w:rPr>
        <w:t>37,40</w:t>
      </w:r>
      <w:r>
        <w:fldChar w:fldCharType="end"/>
      </w:r>
      <w:r>
        <w:t xml:space="preserve">. Our data show that cross-reactive (multi-specific) TCRs share sequence features with PIT-matched TCRs, namely shorter and more hydrophobic </w:t>
      </w:r>
      <w:r w:rsidRPr="00311936">
        <w:rPr>
          <w:i/>
          <w:iCs/>
        </w:rPr>
        <w:t>TRA</w:t>
      </w:r>
      <w:r>
        <w:t xml:space="preserve"> junctions and diverse </w:t>
      </w:r>
      <w:r w:rsidRPr="00311936">
        <w:rPr>
          <w:i/>
          <w:iCs/>
        </w:rPr>
        <w:t>TRB</w:t>
      </w:r>
      <w:r>
        <w:t xml:space="preserve"> chains, reminiscent of a previous report in mouse </w:t>
      </w:r>
      <w:r>
        <w:fldChar w:fldCharType="begin"/>
      </w:r>
      <w:r w:rsidR="00034389">
        <w:instrText xml:space="preserve"> ADDIN ZOTERO_ITEM CSL_CITATION {"citationID":"a1dliofb0s8","properties":{"formattedCitation":"\\super 41\\nosupersub{}","plainCitation":"41","noteIndex":0},"citationItems":[{"id":1366,"uris":["http://zotero.org/users/522661/items/MNYN4INT"],"itemData":{"id":1366,"type":"article-journal","abstract":"OBJECTIVE: The objective of this study was to define the spectrum of TCR beta chains permissive for T cells with alpha chains containing the conserved TRAV5D-4*04 sequence to target the insulin B:9-23 peptide, a major epitope for initiation of diabetes in the NOD mouse.\nMATERIALS AND METHODS: We produced T cell hybridomas from mice with single T cell receptors (BDC12-4.1 TCR alpha(+)beta(+) double transgenic mice and BDC12-4.4 TCR alpha(+)beta(+) double retrogenic mice) or from mice with only the corresponding alpha chains transgene or retrogene and multiple endogenous TCR beta chains.\nRESULTS: Hybridomas with the complete BDC12-4.1 and BDC12-4.4 T cell receptors, despite having markedly different TCR beta chains, responded to similar B:9-23 peptides. Approximately 1% of the hybridomas from mice with the fixed TRAV5D-4*04 alpha chains and multiple endogenous beta chains responded to B:9-23 peptides while the majority of hybridomas with different beta chains did not respond. There was no apparent conservation of TCR beta chain sequences in the responding hybridomas.\nCONCLUSIONS: Approximately 1% of hybridomas utilizing different TCR beta chains paired with the conserved TRAV5D-4*04 containing alpha chains respond to insulin peptide B:9-23. Therefore, TCR beta chain sequences make an important contribution to insulin B:9-23 peptide recognition but multiple beta chain sequences are permissive for recognition.","container-title":"Journal of Autoimmunity","DOI":"10.1016/j.jaut.2009.02.003","ISSN":"1095-9157","issue":"1","journalAbbreviation":"J Autoimmun","language":"eng","note":"PMID: 19286348\nPMCID: PMC4383244","page":"42-49","source":"PubMed","title":"Analysis of T cell receptor beta chains that combine with dominant conserved TRAV5D-4*04 anti-insulin B:9-23 alpha chains","title-short":"Analysis of T cell receptor beta chains that combine with dominant conserved TRAV5D-4*04 anti-insulin B","volume":"33","author":[{"family":"Zhang","given":"Li"},{"family":"Jasinski","given":"Jean M."},{"family":"Kobayashi","given":"Masakazu"},{"family":"Davenport","given":"Bennett"},{"family":"Johnson","given":"Kelly"},{"family":"Davidson","given":"Howard"},{"family":"Nakayama","given":"Maki"},{"family":"Haskins","given":"Kathryn"},{"family":"Eisenbarth","given":"George S."}],"issued":{"date-parts":[["2009",8]]}}}],"schema":"https://github.com/citation-style-language/schema/raw/master/csl-citation.json"} </w:instrText>
      </w:r>
      <w:r>
        <w:fldChar w:fldCharType="separate"/>
      </w:r>
      <w:r w:rsidR="00034389" w:rsidRPr="00034389">
        <w:rPr>
          <w:rFonts w:ascii="Calibri" w:cs="Calibri"/>
          <w:vertAlign w:val="superscript"/>
        </w:rPr>
        <w:t>41</w:t>
      </w:r>
      <w:r>
        <w:fldChar w:fldCharType="end"/>
      </w:r>
      <w:r>
        <w:t xml:space="preserve">. Supporting this conclusion, the few islet-specific TCRs for which we have demonstrated cross-reactivity are PIT-matched TCRs. Earlier work demonstrated shortened </w:t>
      </w:r>
      <w:r>
        <w:fldChar w:fldCharType="begin"/>
      </w:r>
      <w:r w:rsidR="00034389">
        <w:instrText xml:space="preserve"> ADDIN ZOTERO_ITEM CSL_CITATION {"citationID":"o3b8wSZL","properties":{"formattedCitation":"\\super 25\\nosupersub{}","plainCitation":"25","noteIndex":0},"citationItems":[{"id":1327,"uris":["http://zotero.org/users/522661/items/TC4Y4RJM"],"itemData":{"id":1327,"type":"article-journal","abstract":"Defects in T cell receptor (TCR) repertoire are proposed to predispose to autoimmunity. Here we show, by analyzing &gt;2 × 108 TCRB sequences of circulating naive, central memory, regulatory and stem cell-like memory CD4+ T cell subsets from patients with type 1 diabetes and healthy donors, that patients have shorter TCRB complementarity-determining region 3s (CDR3), in all cell subsets, introduced by increased deletions/reduced insertions during VDJ rearrangement. High frequency of short CDR3s is also observed in unproductive TCRB sequences, which are not subjected to thymic culling, suggesting that the shorter CDR3s arise independently of positive/negative selection. Moreover, TCRB CDR3 clonotypes expressed by autoantigen-specific CD4+ T cells are shorter compared with anti-viral T cells, and with those from healthy donors. Thus, early events in thymic T cell development and repertoire generation are abnormal in type 1 diabetes, which suggest that short CDR3s increase the potential for self-recognition, conferring heightened risk of autoimmune disease.","container-title":"Nature Communications","DOI":"10.1038/s41467-017-01925-2","ISSN":"2041-1723","issue":"1","journalAbbreviation":"Nat Commun","language":"eng","note":"PMID: 29176645\nPMCID: PMC5702608","page":"1792","source":"PubMed","title":"T cell receptor β-chains display abnormal shortening and repertoire sharing in type 1 diabetes","volume":"8","author":[{"family":"Gomez-Tourino","given":"Iria"},{"family":"Kamra","given":"Yogesh"},{"family":"Baptista","given":"Roman"},{"family":"Lorenc","given":"Anna"},{"family":"Peakman","given":"Mark"}],"issued":{"date-parts":[["2017"]],"season":"27"}}}],"schema":"https://github.com/citation-style-language/schema/raw/master/csl-citation.json"} </w:instrText>
      </w:r>
      <w:r>
        <w:fldChar w:fldCharType="separate"/>
      </w:r>
      <w:r w:rsidR="00034389" w:rsidRPr="00034389">
        <w:rPr>
          <w:rFonts w:ascii="Calibri" w:cs="Calibri"/>
          <w:vertAlign w:val="superscript"/>
        </w:rPr>
        <w:t>25</w:t>
      </w:r>
      <w:r>
        <w:fldChar w:fldCharType="end"/>
      </w:r>
      <w:r>
        <w:t xml:space="preserve"> and more hydrophobic </w:t>
      </w:r>
      <w:r>
        <w:fldChar w:fldCharType="begin"/>
      </w:r>
      <w:r w:rsidR="00034389">
        <w:instrText xml:space="preserve"> ADDIN ZOTERO_ITEM CSL_CITATION {"citationID":"H13EnWr8","properties":{"formattedCitation":"\\super 24\\nosupersub{}","plainCitation":"24","noteIndex":0},"citationItems":[{"id":1426,"uris":["http://zotero.org/users/522661/items/AETGXZHA"],"itemData":{"id":1426,"type":"article-journal","abstract":"Studies of individual T cells receptors (TCRs) have shed some light on structural features that underlie self-reactivity. However, general rules that predict whether TCRs are self-reactive have not been fully elucidated. Analyses of thymocytes expressing all Vβ family members show that the interfacial hydrophobicity of amino acids at positions 6 and 7 of the CDR3β segment robustly promotes the development of self-reactive TCRs. An index based on these findings distinguishes Vβ2+, Vβ6+ and Vβ8.2+ regulatory T cells from conventional T cells, as well as T cells selected on a major histocompatibility complex (MHC) allele associated with mouse type-1 diabetes from those selected on a non-autoimmune promoting MHC. These results provide a means for distinguishing normal and autoimmune-prone T cell repertoires.","container-title":"Nature immunology","DOI":"10.1038/ni.3491","ISSN":"1529-2908","issue":"8","journalAbbreviation":"Nat Immunol","note":"PMID: 27348411\nPMCID: PMC4955740","page":"946-955","source":"PubMed Central","title":"Hydrophobic CDR3 residues promote the development of self-reactive T cells","volume":"17","author":[{"family":"Stadinski","given":"Brian D."},{"family":"Shekhar","given":"Karthik"},{"family":"Gómez-Touriño","given":"Iria"},{"family":"Jung","given":"Jonathan"},{"family":"Sasaki","given":"Katsuhiro"},{"family":"Sewell","given":"Andrew K."},{"family":"Peakman","given":"Mark"},{"family":"Chakraborty","given":"Arup K."},{"family":"Huseby","given":"Eric S."}],"issued":{"date-parts":[["2016",8]]}}}],"schema":"https://github.com/citation-style-language/schema/raw/master/csl-citation.json"} </w:instrText>
      </w:r>
      <w:r>
        <w:fldChar w:fldCharType="separate"/>
      </w:r>
      <w:r w:rsidR="00034389" w:rsidRPr="00034389">
        <w:rPr>
          <w:rFonts w:ascii="Calibri" w:cs="Calibri"/>
          <w:vertAlign w:val="superscript"/>
        </w:rPr>
        <w:t>24</w:t>
      </w:r>
      <w:r>
        <w:fldChar w:fldCharType="end"/>
      </w:r>
      <w:r>
        <w:t xml:space="preserve"> </w:t>
      </w:r>
      <w:r w:rsidRPr="00033E2F">
        <w:rPr>
          <w:i/>
          <w:iCs/>
        </w:rPr>
        <w:t>TRB</w:t>
      </w:r>
      <w:r>
        <w:t xml:space="preserve"> chains in bulk </w:t>
      </w:r>
      <w:r w:rsidRPr="00033E2F">
        <w:t>T cell subsets</w:t>
      </w:r>
      <w:r>
        <w:t xml:space="preserve"> from T1D subjects, and suggested that these features are important in </w:t>
      </w:r>
      <w:r w:rsidRPr="00033E2F">
        <w:t>development of self-reactive T cells</w:t>
      </w:r>
      <w:r>
        <w:t xml:space="preserve">. </w:t>
      </w:r>
    </w:p>
    <w:p w14:paraId="235A909B" w14:textId="2098A1FA" w:rsidR="008A0CFA" w:rsidRPr="005A06E9" w:rsidRDefault="00D155CD" w:rsidP="008B4C28">
      <w:pPr>
        <w:pStyle w:val="Bibliography"/>
        <w:spacing w:after="120" w:line="360" w:lineRule="auto"/>
        <w:ind w:left="0" w:firstLine="432"/>
        <w:rPr>
          <w:b/>
          <w:bCs/>
        </w:rPr>
      </w:pPr>
      <w:r>
        <w:t xml:space="preserve">TCR CDR3 regions form </w:t>
      </w:r>
      <w:r w:rsidR="004C4BD4">
        <w:t>most</w:t>
      </w:r>
      <w:r>
        <w:t xml:space="preserve"> of the primary contacts with peptide epitopes presented by MHC molecules </w:t>
      </w:r>
      <w:r w:rsidRPr="00303768">
        <w:fldChar w:fldCharType="begin"/>
      </w:r>
      <w:r w:rsidR="00583190">
        <w:instrText xml:space="preserve"> ADDIN ZOTERO_ITEM CSL_CITATION {"citationID":"S5lNxEiD","properties":{"formattedCitation":"\\super 22\\nosupersub{}","plainCitation":"22","noteIndex":0},"citationItems":[{"id":1444,"uris":["http://zotero.org/users/522661/items/5CETLF5Q"],"itemData":{"id":1444,"type":"article-journal","container-title":"Cell","DOI":"10.1016/S0092-8674(01)00185-4","ISSN":"0092-8674, 1097-4172","issue":"1","journalAbbreviation":"Cell","language":"English","note":"publisher: Elsevier","page":"1-4","source":"www.cell.com","title":"T Cell Receptor–MHC Interactions up Close","volume":"104","author":[{"family":"Hennecke","given":"Jens"},{"family":"Wiley","given":"Don C."}],"issued":{"date-parts":[["2001",1,12]]}}}],"schema":"https://github.com/citation-style-language/schema/raw/master/csl-citation.json"} </w:instrText>
      </w:r>
      <w:r w:rsidRPr="00303768">
        <w:fldChar w:fldCharType="separate"/>
      </w:r>
      <w:r w:rsidR="00583190" w:rsidRPr="00583190">
        <w:rPr>
          <w:rFonts w:ascii="Calibri" w:cs="Calibri"/>
          <w:vertAlign w:val="superscript"/>
        </w:rPr>
        <w:t>22</w:t>
      </w:r>
      <w:r w:rsidRPr="00303768">
        <w:fldChar w:fldCharType="end"/>
      </w:r>
      <w:r>
        <w:t>.</w:t>
      </w:r>
      <w:r w:rsidR="00193FF9">
        <w:t xml:space="preserve"> </w:t>
      </w:r>
      <w:r w:rsidR="002C4378">
        <w:t>For most TCRs</w:t>
      </w:r>
      <w:r w:rsidR="00701B2F">
        <w:t xml:space="preserve">, </w:t>
      </w:r>
      <w:r w:rsidR="00701B2F" w:rsidRPr="008B4C28">
        <w:rPr>
          <w:i/>
          <w:iCs/>
        </w:rPr>
        <w:t>TRB</w:t>
      </w:r>
      <w:r w:rsidR="00701B2F">
        <w:t xml:space="preserve"> CDR3 contacts are most numerous </w:t>
      </w:r>
      <w:r w:rsidR="00701B2F">
        <w:fldChar w:fldCharType="begin"/>
      </w:r>
      <w:r w:rsidR="00034389">
        <w:instrText xml:space="preserve"> ADDIN ZOTERO_ITEM CSL_CITATION {"citationID":"a17qrous3vq","properties":{"formattedCitation":"\\super 42\\nosupersub{}","plainCitation":"42","noteIndex":0},"citationItems":[{"id":3401,"uris":["http://zotero.org/users/522661/items/8IGKCBV4"],"itemData":{"id":3401,"type":"article-journal","abstract":"IntroductionPredicting the binding specificity of T Cell Receptors (TCR) to MHC-peptide complexes (pMHCs) is essential for the development of repertoire-based biomarkers. This affinity may be affected by different components of the TCR, the peptide, and the MHC allele. Historically, the main element used in TCR-peptide binding prediction was the Complementarity Determining Region 3 (CDR3) of the beta chain. However, recently the contribution of other components, such as the alpha chain and the other V gene CDRs has been suggested. We use a highly accurate novel deep learning-based TCR-peptide binding predictor to assess the contribution of each component to the binding.MethodsWe have previously developed ERGO-I (pEptide tcR matchinG predictiOn), a sequence-based T-cell receptor (TCR)-peptide binding predictor that employs natural language processing (NLP) -based methods. We improved it to create ERGO-II by adding the CDR3 alpha segment, the MHC typing, V and J genes, and T cell type (CD4+ or CD8+) as to the predictor. We then estimate the contribution of each component to the prediction.Results and DiscussionERGO-II provides for the first time high accuracy prediction of TCR-peptide for previously unseen peptides. For most tested peptides and all measures of binding prediction accuracy, the main contribution was from the beta chain CDR3 sequence, followed by the beta chain V and J and the alpha chain, in that order. The MHC allele was the least contributing component. ERGO-II is accessible as a webserver at http://tcr2.cs.biu.ac.il/ and as a standalone code at https://github.com/IdoSpringer/ERGO-II.","container-title":"Frontiers in Immunology","ISSN":"1664-3224","source":"Frontiers","title":"Contribution of T Cell Receptor Alpha and Beta CDR3, MHC Typing, V and J Genes to Peptide Binding Prediction","URL":"https://www.frontiersin.org/articles/10.3389/fimmu.2021.664514","volume":"12","author":[{"family":"Springer","given":"Ido"},{"family":"Tickotsky","given":"Nili"},{"family":"Louzoun","given":"Yoram"}],"accessed":{"date-parts":[["2023",10,5]]},"issued":{"date-parts":[["2021"]]}}}],"schema":"https://github.com/citation-style-language/schema/raw/master/csl-citation.json"} </w:instrText>
      </w:r>
      <w:r w:rsidR="00701B2F">
        <w:fldChar w:fldCharType="separate"/>
      </w:r>
      <w:r w:rsidR="00034389" w:rsidRPr="00034389">
        <w:rPr>
          <w:rFonts w:ascii="Calibri" w:cs="Calibri"/>
          <w:vertAlign w:val="superscript"/>
        </w:rPr>
        <w:t>42</w:t>
      </w:r>
      <w:r w:rsidR="00701B2F">
        <w:fldChar w:fldCharType="end"/>
      </w:r>
      <w:r w:rsidR="00701B2F">
        <w:t xml:space="preserve">, although there </w:t>
      </w:r>
      <w:r w:rsidR="002C4378">
        <w:t>are</w:t>
      </w:r>
      <w:r w:rsidR="00701B2F">
        <w:t xml:space="preserve"> multiple </w:t>
      </w:r>
      <w:r w:rsidR="002C4378">
        <w:t>examples</w:t>
      </w:r>
      <w:r w:rsidR="00701B2F">
        <w:t xml:space="preserve"> of </w:t>
      </w:r>
      <w:r w:rsidR="00487C00">
        <w:t xml:space="preserve">MHC class I-restricted </w:t>
      </w:r>
      <w:r w:rsidR="00D471C7">
        <w:t xml:space="preserve">TCRs that predominantly utilize </w:t>
      </w:r>
      <w:r w:rsidR="00701B2F">
        <w:t xml:space="preserve">germline-like </w:t>
      </w:r>
      <w:r w:rsidR="00701B2F" w:rsidRPr="008B4C28">
        <w:rPr>
          <w:i/>
          <w:iCs/>
        </w:rPr>
        <w:t>TRA</w:t>
      </w:r>
      <w:r w:rsidR="00701B2F">
        <w:t xml:space="preserve"> CDR3 regions</w:t>
      </w:r>
      <w:r w:rsidR="005A06E9">
        <w:t xml:space="preserve"> </w:t>
      </w:r>
      <w:r w:rsidR="005A06E9">
        <w:fldChar w:fldCharType="begin"/>
      </w:r>
      <w:r w:rsidR="005A06E9">
        <w:instrText xml:space="preserve"> ADDIN ZOTERO_ITEM CSL_CITATION {"citationID":"ar3cgkpqqt","properties":{"formattedCitation":"\\super 43\\uc0\\u8211{}47\\nosupersub{}","plainCitation":"43–47","noteIndex":0},"citationItems":[{"id":3402,"uris":["http://zotero.org/users/522661/items/8RBBUCE7"],"itemData":{"id":3402,"type":"article-journal","abstract":"Recognition modes of individual T cell receptors (TCRs) are well studied, but factors driving the selection of TCR repertoires from primary through persistent human virus infections are less well understood. Using deep sequencing, we demonstrate a high degree of diversity of Epstein-Barr virus (EBV)-specific clonotypes in acute infectious mononucleosis (AIM). Only 9% of unique clonotypes detected in AIM persisted into convalescence; the majority (91%) of unique clonotypes detected in AIM were not detected in convalescence and were seeming replaced by equally diverse \"de novo\" clonotypes. The persistent clonotypes had a greater probability of being generated than nonpersistent clonotypes due to convergence recombination of multiple nucleotide sequences to encode the same amino acid sequence, as well as the use of shorter complementarity-determining regions 3 (CDR3s) with fewer nucleotide additions (i.e., sequences closer to germ line). Moreover, the two most immunodominant HLA-A2-restricted EBV epitopes, BRLF1109 and BMLF1280, show highly distinct antigen-specific public (i.e., shared between individuals) features. In fact, TCRα CDR3 motifs played a dominant role, while TCRβ played a minimal role, in the selection of TCR repertoire to an immunodominant EBV epitope, BRLF1. This contrasts with the majority of previously reported repertoires, which appear to be selected either on TCRβ CDR3 interactions with peptide/major histocompatibility complex (MHC) or in combination with TCRα CDR3. Understanding of how TCR-peptide-MHC complex interactions drive repertoire selection can be used to develop optimal strategies for vaccine design or generation of appropriate adoptive immunotherapies for viral infections in transplant settings or for cancer.IMPORTANCE Several lines of evidence suggest that TCRα and TCRβ repertoires play a role in disease outcomes and treatment strategies during viral infections in transplant patients and in cancer and autoimmune disease therapy. Our data suggest that it is essential that we understand the basic principles of how to drive optimum repertoires for both TCR chains, α and β. We address this important issue by characterizing the CD8 TCR repertoire to a common persistent human viral infection (EBV), which is controlled by appropriate CD8 T cell responses. The ultimate goal would be to determine if the individuals who are infected asymptomatically develop a different TCR repertoire than those that develop the immunopathology of AIM. Here, we begin by doing an in-depth characterization of both CD8 T cell TCRα and TCRβ repertoires to two immunodominant EBV epitopes over the course of AIM, identifying potential factors that may be driving their selection.","container-title":"mBio","DOI":"10.1128/mBio.00250-20","ISSN":"2150-7511","issue":"2","journalAbbreviation":"mBio","language":"eng","note":"PMID: 32184241\nPMCID: PMC7078470","page":"e00250-20","source":"PubMed","title":"Epstein-Barr Virus Epitope-Major Histocompatibility Complex Interaction Combined with Convergent Recombination Drives Selection of Diverse T Cell Receptor α and β Repertoires","volume":"11","author":[{"family":"Gil","given":"Anna"},{"family":"Kamga","given":"Larisa"},{"family":"Chirravuri-Venkata","given":"Ramakanth"},{"family":"Aslan","given":"Nuray"},{"family":"Clark","given":"Fransenio"},{"family":"Ghersi","given":"Dario"},{"family":"Luzuriaga","given":"Katherine"},{"family":"Selin","given":"Liisa K."}],"issued":{"date-parts":[["2020",3,17]]}}},{"id":1319,"uris":["http://zotero.org/users/522661/items/ZFQGKDK8"],"itemData":{"id":1319,"type":"article-journal","abstract":"CD8(+) T-cells specific for MART-1-(26-35), a dominant melanoma epitope restricted by human leukocyte antigen (HLA)-A*0201, are exceptionally common in the naive T-cell repertoire. Remarkably, the TRAV12-2 gene is used to encode the T-cell receptor alpha (TCRalpha) chain in &gt;87% of these T-cells. Here, the molecular basis for this genetic bias is revealed from the structural and thermodynamic properties of an archetypal TRAV12-2-encoded TCR complexed to the clinically relevant heteroclitic peptide, ELAGIGILTV, bound to HLA-A*0201 (A2-ELA). Unusually, the TRAV12-2 germ line-encoded regions of the TCR dominate the major atomic contacts with the peptide at the TCR/A2-ELA interface. This \"innate\" pattern of antigen recognition probably explains the unique characteristics and extraordinary frequencies of CD8(+) T-cell responses to this epitope.","container-title":"The Journal of Biological Chemistry","DOI":"10.1074/jbc.M109.022509","ISSN":"1083-351X","issue":"40","journalAbbreviation":"J Biol Chem","language":"eng","note":"PMID: 19605354\nPMCID: PMC2785656","page":"27281-27289","source":"PubMed","title":"Germ line-governed recognition of a cancer epitope by an immunodominant human T-cell receptor","volume":"284","author":[{"family":"Cole","given":"David K."},{"family":"Yuan","given":"Fang"},{"family":"Rizkallah","given":"Pierre J."},{"family":"Miles","given":"John J."},{"family":"Gostick","given":"Emma"},{"family":"Price","given":"David A."},{"family":"Gao","given":"George F."},{"family":"Jakobsen","given":"Bent K."},{"family":"Sewell","given":"Andrew K."}],"issued":{"date-parts":[["2009",10,2]]}}},{"id":3405,"uris":["http://zotero.org/users/522661/items/6Q87Z6WT"],"itemData":{"id":3405,"type":"article-journal","abstract":"The T cell receptor (TCR) repertoire is an essential component of the CD8 T-cell immune response. Here, we seek to investigate factors that drive selection of TCR repertoires specific to the HLA-A2-restricted immunodominant epitope BRLF1109-117 (YVLDHLIVV) over the course of primary Epstein Barr virus (EBV) infection. Using single-cell paired TCRαβ sequencing of tetramer sorted CD8 T cells ex vivo, we show at the clonal level that recognition of the HLA-A2-restricted BRLF1 (YVL-BR, BRLF-1109) epitope is mainly driven by the TCRα chain. For the first time, we identify a CDR3α (complementarity determining region 3 α) motif, KDTDKL, resulting from an obligate AV8.1-AJ34 pairing that was shared by all four individuals studied. This observation coupled with the fact that this public AV8.1-KDTDKL-AJ34 TCR pairs with multiple different TCRβ chains within the same donor (median 4; range: 1-9), suggests that there are some unique structural features of the interaction between the YVL-BR/MHC and the AV8.1-KDTDKL-AJ34 TCR that leads to this high level of selection. Newly developed TCR motif algorithms identified a lysine at position 1 of the CDR3α motif that is highly conserved and likely important for antigen recognition. Crystal structure analysis of the YVL-BR/HLA-A2 complex revealed that the MHC-bound peptide bulges at position 4, exposing a negatively charged aspartic acid that may interact with the positively charged lysine of CDR3α. TCR cloning and site-directed mutagenesis of the CDR3α lysine ablated YVL-BR-tetramer staining and substantially reduced CD69 upregulation on TCR mutant-transduced cells following antigen-specific stimulation. Reduced activation of T cells expressing this CDR3 motif was also observed following exposure to mutated (D4A) peptide. In summary, we show that a highly public TCR repertoire to an immunodominant epitope of a common human virus is almost completely selected on the basis of CDR3α and provide a likely structural basis for the selection. These studies emphasize the importance of examining TCRα, as well as TCRβ, in understanding the CD8 T cell receptor repertoire.","container-title":"PLoS pathogens","DOI":"10.1371/journal.ppat.1008122","ISSN":"1553-7374","issue":"11","journalAbbreviation":"PLoS Pathog","language":"eng","note":"PMID: 31765434\nPMCID: PMC6901265","page":"e1008122","source":"PubMed","title":"CDR3α drives selection of the immunodominant Epstein Barr virus (EBV) BRLF1-specific CD8 T cell receptor repertoire in primary infection","volume":"15","author":[{"family":"Kamga","given":"Larisa"},{"family":"Gil","given":"Anna"},{"family":"Song","given":"Inyoung"},{"family":"Brody","given":"Robin"},{"family":"Ghersi","given":"Dario"},{"family":"Aslan","given":"Nuray"},{"family":"Stern","given":"Lawrence J."},{"family":"Selin","given":"Liisa K."},{"family":"Luzuriaga","given":"Katherine"}],"issued":{"date-parts":[["2019",11]]}}},{"id":3398,"uris":["http://zotero.org/users/522661/items/K99IB4WE"],"itemData":{"id":3398,"type":"article-journal","abstract":"The repertoire of human αβ T-cell receptors (TCRs) is generated via somatic recombination of germline gene segments. Despite this enormous variation, certain epitopes can be immunodominant, associated with high frequencies of antigen-specific T cells and/or exhibit bias toward a TCR gene segment. Here, we studied the TCR repertoire of the HLA-A*0201-restricted epitope LLWNGPMAV (hereafter, A2/LLW) from Yellow Fever virus, which generates an immunodominant CD8+ T cell response to the highly effective YF-17D vaccine. We discover that these A2/LLW-specific CD8+ T cells are highly biased for the TCR α chain TRAV12-2. This bias is already present in A2/LLW-specific naïve T cells before vaccination with YF-17D. Using CD8+ T cell clones, we show that TRAV12-2 does not confer a functional advantage on a per cell basis. Molecular modeling indicated that the germline-encoded complementarity determining region (CDR) 1α loop of TRAV12-2 critically contributes to A2/LLW binding, in contrast to the conventional dominant dependence on somatically rearranged CDR3 loops. This germline component of antigen recognition may explain the unusually high precursor frequency, prevalence and immunodominance of T-cell responses specific for the A2/LLW epitope.","container-title":"European Journal of Immunology","DOI":"10.1002/eji.201747082","ISSN":"1521-4141","issue":"2","journalAbbreviation":"Eur J Immunol","language":"eng","note":"PMID: 28975614\nPMCID: PMC5887915","page":"258-272","source":"PubMed","title":"T cell receptor alpha variable 12-2 bias in the immunodominant response to Yellow fever virus","volume":"48","author":[{"family":"Bovay","given":"Amandine"},{"family":"Zoete","given":"Vincent"},{"family":"Dolton","given":"Garry"},{"family":"Bulek","given":"Anna M."},{"family":"Cole","given":"David K."},{"family":"Rizkallah","given":"Pierre J."},{"family":"Fuller","given":"Anna"},{"family":"Beck","given":"Konrad"},{"family":"Michielin","given":"Olivier"},{"family":"Speiser","given":"Daniel E."},{"family":"Sewell","given":"Andrew K."},{"family":"Fuertes Marraco","given":"Silvia A."}],"issued":{"date-parts":[["2018",2]]}}},{"id":3411,"uris":["http://zotero.org/users/522661/items/SNLX5BXI"],"itemData":{"id":3411,"type":"article-journal","abstract":"Recognition by a T-cell antigen receptor (TCR) of peptide complexed with a major histocompatibility complex (MHC) molecule occurs through variable loops in the TCR structure which bury almost all the available peptide and a much larger area of the MHC molecule. The TCR fits diagonally across the MHC peptide-binding site in a surface feature common to all class I and class II MHC molecules, providing evidence that the nature of binding is general. A broadly applicable binding mode has implications for the mechanism of repertoire selection and the magnitude of alloreactions.","container-title":"Nature","DOI":"10.1038/384134a0","ISSN":"0028-0836","issue":"6605","journalAbbreviation":"Nature","language":"eng","note":"PMID: 8906788","page":"134-141","source":"PubMed","title":"Structure of the complex between human T-cell receptor, viral peptide and HLA-A2","volume":"384","author":[{"family":"Garboczi","given":"D. N."},{"family":"Ghosh","given":"P."},{"family":"Utz","given":"U."},{"family":"Fan","given":"Q. R."},{"family":"Biddison","given":"W. E."},{"family":"Wiley","given":"D. C."}],"issued":{"date-parts":[["1996",11,14]]}}}],"schema":"https://github.com/citation-style-language/schema/raw/master/csl-citation.json"} </w:instrText>
      </w:r>
      <w:r w:rsidR="005A06E9">
        <w:fldChar w:fldCharType="separate"/>
      </w:r>
      <w:r w:rsidR="005A06E9" w:rsidRPr="005A06E9">
        <w:rPr>
          <w:rFonts w:ascii="Calibri" w:cs="Calibri"/>
          <w:vertAlign w:val="superscript"/>
        </w:rPr>
        <w:t>43–47</w:t>
      </w:r>
      <w:r w:rsidR="005A06E9">
        <w:fldChar w:fldCharType="end"/>
      </w:r>
      <w:r w:rsidR="00701B2F">
        <w:t xml:space="preserve">. </w:t>
      </w:r>
      <w:r w:rsidR="008B4C28">
        <w:t>L</w:t>
      </w:r>
      <w:r w:rsidR="00DD62DC">
        <w:t xml:space="preserve">ess is known about </w:t>
      </w:r>
      <w:r w:rsidR="002771B8">
        <w:t xml:space="preserve">such </w:t>
      </w:r>
      <w:r w:rsidR="00DD62DC" w:rsidRPr="00C57251">
        <w:rPr>
          <w:i/>
          <w:iCs/>
        </w:rPr>
        <w:t>TRA</w:t>
      </w:r>
      <w:r w:rsidR="00DD62DC">
        <w:t>-centri</w:t>
      </w:r>
      <w:r w:rsidR="002771B8">
        <w:t>c</w:t>
      </w:r>
      <w:r w:rsidR="008B4C28">
        <w:t>,</w:t>
      </w:r>
      <w:r w:rsidR="002771B8">
        <w:t xml:space="preserve"> </w:t>
      </w:r>
      <w:r w:rsidR="00DD62DC">
        <w:t>MHC class II-restricted TCRs</w:t>
      </w:r>
      <w:r w:rsidR="000A54B9">
        <w:t xml:space="preserve">, </w:t>
      </w:r>
      <w:r w:rsidR="005A06E9">
        <w:t xml:space="preserve">such as those </w:t>
      </w:r>
      <w:r w:rsidR="001B723C">
        <w:t xml:space="preserve">we have observed. </w:t>
      </w:r>
      <w:r w:rsidR="00F34010">
        <w:t>O</w:t>
      </w:r>
      <w:r w:rsidR="00A86281">
        <w:t>n</w:t>
      </w:r>
      <w:r w:rsidR="000A54B9">
        <w:t xml:space="preserve">e of the </w:t>
      </w:r>
      <w:r w:rsidR="001B723C">
        <w:rPr>
          <w:i/>
          <w:iCs/>
        </w:rPr>
        <w:t>V gene</w:t>
      </w:r>
      <w:r w:rsidR="000A54B9">
        <w:t>s enriched in PIT-matched TRA chains (</w:t>
      </w:r>
      <w:r w:rsidR="000A54B9" w:rsidRPr="00C57251">
        <w:rPr>
          <w:b/>
          <w:bCs/>
        </w:rPr>
        <w:t>Figure S5</w:t>
      </w:r>
      <w:r w:rsidR="000A54B9">
        <w:t>)</w:t>
      </w:r>
      <w:r w:rsidR="00A86281">
        <w:t>,</w:t>
      </w:r>
      <w:r w:rsidR="000A54B9">
        <w:t xml:space="preserve"> </w:t>
      </w:r>
      <w:r w:rsidR="00297AF2" w:rsidRPr="00297AF2">
        <w:t>TRAV12-2</w:t>
      </w:r>
      <w:r w:rsidR="00F34010">
        <w:t>, is also a feature of multiple MHC class I-restricted TCRs</w:t>
      </w:r>
      <w:r w:rsidR="00A86281">
        <w:t xml:space="preserve"> </w:t>
      </w:r>
      <w:r w:rsidR="00A86281">
        <w:fldChar w:fldCharType="begin"/>
      </w:r>
      <w:r w:rsidR="00A86281">
        <w:instrText xml:space="preserve"> ADDIN ZOTERO_ITEM CSL_CITATION {"citationID":"a2ae3c7ur7l","properties":{"formattedCitation":"\\super 43,44,46,47\\nosupersub{}","plainCitation":"43,44,46,47","noteIndex":0},"citationItems":[{"id":3402,"uris":["http://zotero.org/users/522661/items/8RBBUCE7"],"itemData":{"id":3402,"type":"article-journal","abstract":"Recognition modes of individual T cell receptors (TCRs) are well studied, but factors driving the selection of TCR repertoires from primary through persistent human virus infections are less well understood. Using deep sequencing, we demonstrate a high degree of diversity of Epstein-Barr virus (EBV)-specific clonotypes in acute infectious mononucleosis (AIM). Only 9% of unique clonotypes detected in AIM persisted into convalescence; the majority (91%) of unique clonotypes detected in AIM were not detected in convalescence and were seeming replaced by equally diverse \"de novo\" clonotypes. The persistent clonotypes had a greater probability of being generated than nonpersistent clonotypes due to convergence recombination of multiple nucleotide sequences to encode the same amino acid sequence, as well as the use of shorter complementarity-determining regions 3 (CDR3s) with fewer nucleotide additions (i.e., sequences closer to germ line). Moreover, the two most immunodominant HLA-A2-restricted EBV epitopes, BRLF1109 and BMLF1280, show highly distinct antigen-specific public (i.e., shared between individuals) features. In fact, TCRα CDR3 motifs played a dominant role, while TCRβ played a minimal role, in the selection of TCR repertoire to an immunodominant EBV epitope, BRLF1. This contrasts with the majority of previously reported repertoires, which appear to be selected either on TCRβ CDR3 interactions with peptide/major histocompatibility complex (MHC) or in combination with TCRα CDR3. Understanding of how TCR-peptide-MHC complex interactions drive repertoire selection can be used to develop optimal strategies for vaccine design or generation of appropriate adoptive immunotherapies for viral infections in transplant settings or for cancer.IMPORTANCE Several lines of evidence suggest that TCRα and TCRβ repertoires play a role in disease outcomes and treatment strategies during viral infections in transplant patients and in cancer and autoimmune disease therapy. Our data suggest that it is essential that we understand the basic principles of how to drive optimum repertoires for both TCR chains, α and β. We address this important issue by characterizing the CD8 TCR repertoire to a common persistent human viral infection (EBV), which is controlled by appropriate CD8 T cell responses. The ultimate goal would be to determine if the individuals who are infected asymptomatically develop a different TCR repertoire than those that develop the immunopathology of AIM. Here, we begin by doing an in-depth characterization of both CD8 T cell TCRα and TCRβ repertoires to two immunodominant EBV epitopes over the course of AIM, identifying potential factors that may be driving their selection.","container-title":"mBio","DOI":"10.1128/mBio.00250-20","ISSN":"2150-7511","issue":"2","journalAbbreviation":"mBio","language":"eng","note":"PMID: 32184241\nPMCID: PMC7078470","page":"e00250-20","source":"PubMed","title":"Epstein-Barr Virus Epitope-Major Histocompatibility Complex Interaction Combined with Convergent Recombination Drives Selection of Diverse T Cell Receptor α and β Repertoires","volume":"11","author":[{"family":"Gil","given":"Anna"},{"family":"Kamga","given":"Larisa"},{"family":"Chirravuri-Venkata","given":"Ramakanth"},{"family":"Aslan","given":"Nuray"},{"family":"Clark","given":"Fransenio"},{"family":"Ghersi","given":"Dario"},{"family":"Luzuriaga","given":"Katherine"},{"family":"Selin","given":"Liisa K."}],"issued":{"date-parts":[["2020",3,17]]}}},{"id":1319,"uris":["http://zotero.org/users/522661/items/ZFQGKDK8"],"itemData":{"id":1319,"type":"article-journal","abstract":"CD8(+) T-cells specific for MART-1-(26-35), a dominant melanoma epitope restricted by human leukocyte antigen (HLA)-A*0201, are exceptionally common in the naive T-cell repertoire. Remarkably, the TRAV12-2 gene is used to encode the T-cell receptor alpha (TCRalpha) chain in &gt;87% of these T-cells. Here, the molecular basis for this genetic bias is revealed from the structural and thermodynamic properties of an archetypal TRAV12-2-encoded TCR complexed to the clinically relevant heteroclitic peptide, ELAGIGILTV, bound to HLA-A*0201 (A2-ELA). Unusually, the TRAV12-2 germ line-encoded regions of the TCR dominate the major atomic contacts with the peptide at the TCR/A2-ELA interface. This \"innate\" pattern of antigen recognition probably explains the unique characteristics and extraordinary frequencies of CD8(+) T-cell responses to this epitope.","container-title":"The Journal of Biological Chemistry","DOI":"10.1074/jbc.M109.022509","ISSN":"1083-351X","issue":"40","journalAbbreviation":"J Biol Chem","language":"eng","note":"PMID: 19605354\nPMCID: PMC2785656","page":"27281-27289","source":"PubMed","title":"Germ line-governed recognition of a cancer epitope by an immunodominant human T-cell receptor","volume":"284","author":[{"family":"Cole","given":"David K."},{"family":"Yuan","given":"Fang"},{"family":"Rizkallah","given":"Pierre J."},{"family":"Miles","given":"John J."},{"family":"Gostick","given":"Emma"},{"family":"Price","given":"David A."},{"family":"Gao","given":"George F."},{"family":"Jakobsen","given":"Bent K."},{"family":"Sewell","given":"Andrew K."}],"issued":{"date-parts":[["2009",10,2]]}}},{"id":3398,"uris":["http://zotero.org/users/522661/items/K99IB4WE"],"itemData":{"id":3398,"type":"article-journal","abstract":"The repertoire of human αβ T-cell receptors (TCRs) is generated via somatic recombination of germline gene segments. Despite this enormous variation, certain epitopes can be immunodominant, associated with high frequencies of antigen-specific T cells and/or exhibit bias toward a TCR gene segment. Here, we studied the TCR repertoire of the HLA-A*0201-restricted epitope LLWNGPMAV (hereafter, A2/LLW) from Yellow Fever virus, which generates an immunodominant CD8+ T cell response to the highly effective YF-17D vaccine. We discover that these A2/LLW-specific CD8+ T cells are highly biased for the TCR α chain TRAV12-2. This bias is already present in A2/LLW-specific naïve T cells before vaccination with YF-17D. Using CD8+ T cell clones, we show that TRAV12-2 does not confer a functional advantage on a per cell basis. Molecular modeling indicated that the germline-encoded complementarity determining region (CDR) 1α loop of TRAV12-2 critically contributes to A2/LLW binding, in contrast to the conventional dominant dependence on somatically rearranged CDR3 loops. This germline component of antigen recognition may explain the unusually high precursor frequency, prevalence and immunodominance of T-cell responses specific for the A2/LLW epitope.","container-title":"European Journal of Immunology","DOI":"10.1002/eji.201747082","ISSN":"1521-4141","issue":"2","journalAbbreviation":"Eur J Immunol","language":"eng","note":"PMID: 28975614\nPMCID: PMC5887915","page":"258-272","source":"PubMed","title":"T cell receptor alpha variable 12-2 bias in the immunodominant response to Yellow fever virus","volume":"48","author":[{"family":"Bovay","given":"Amandine"},{"family":"Zoete","given":"Vincent"},{"family":"Dolton","given":"Garry"},{"family":"Bulek","given":"Anna M."},{"family":"Cole","given":"David K."},{"family":"Rizkallah","given":"Pierre J."},{"family":"Fuller","given":"Anna"},{"family":"Beck","given":"Konrad"},{"family":"Michielin","given":"Olivier"},{"family":"Speiser","given":"Daniel E."},{"family":"Sewell","given":"Andrew K."},{"family":"Fuertes Marraco","given":"Silvia A."}],"issued":{"date-parts":[["2018",2]]}}},{"id":3411,"uris":["http://zotero.org/users/522661/items/SNLX5BXI"],"itemData":{"id":3411,"type":"article-journal","abstract":"Recognition by a T-cell antigen receptor (TCR) of peptide complexed with a major histocompatibility complex (MHC) molecule occurs through variable loops in the TCR structure which bury almost all the available peptide and a much larger area of the MHC molecule. The TCR fits diagonally across the MHC peptide-binding site in a surface feature common to all class I and class II MHC molecules, providing evidence that the nature of binding is general. A broadly applicable binding mode has implications for the mechanism of repertoire selection and the magnitude of alloreactions.","container-title":"Nature","DOI":"10.1038/384134a0","ISSN":"0028-0836","issue":"6605","journalAbbreviation":"Nature","language":"eng","note":"PMID: 8906788","page":"134-141","source":"PubMed","title":"Structure of the complex between human T-cell receptor, viral peptide and HLA-A2","volume":"384","author":[{"family":"Garboczi","given":"D. N."},{"family":"Ghosh","given":"P."},{"family":"Utz","given":"U."},{"family":"Fan","given":"Q. R."},{"family":"Biddison","given":"W. E."},{"family":"Wiley","given":"D. C."}],"issued":{"date-parts":[["1996",11,14]]}}}],"schema":"https://github.com/citation-style-language/schema/raw/master/csl-citation.json"} </w:instrText>
      </w:r>
      <w:r w:rsidR="00A86281">
        <w:fldChar w:fldCharType="separate"/>
      </w:r>
      <w:r w:rsidR="00A86281" w:rsidRPr="005A06E9">
        <w:rPr>
          <w:rFonts w:ascii="Calibri" w:cs="Calibri"/>
          <w:vertAlign w:val="superscript"/>
        </w:rPr>
        <w:t>43,44,46,47</w:t>
      </w:r>
      <w:r w:rsidR="00A86281">
        <w:fldChar w:fldCharType="end"/>
      </w:r>
      <w:r w:rsidR="008B4C28">
        <w:t xml:space="preserve">. </w:t>
      </w:r>
      <w:r w:rsidR="00A86281">
        <w:t xml:space="preserve">The other </w:t>
      </w:r>
      <w:r w:rsidR="00A86281">
        <w:rPr>
          <w:i/>
          <w:iCs/>
        </w:rPr>
        <w:t>V gene</w:t>
      </w:r>
      <w:r w:rsidR="00A86281">
        <w:t xml:space="preserve"> enriched in PIT-matched </w:t>
      </w:r>
      <w:r w:rsidR="00A86281" w:rsidRPr="00A86281">
        <w:rPr>
          <w:i/>
          <w:iCs/>
        </w:rPr>
        <w:t>TRA</w:t>
      </w:r>
      <w:r w:rsidR="00A86281">
        <w:t xml:space="preserve"> chains was </w:t>
      </w:r>
      <w:r w:rsidR="00F34010">
        <w:t xml:space="preserve">TRAV21-2, which is </w:t>
      </w:r>
      <w:r w:rsidR="00A86281">
        <w:t>associated with celiac disease</w:t>
      </w:r>
      <w:r w:rsidR="00F34010">
        <w:t xml:space="preserve">, </w:t>
      </w:r>
      <w:r w:rsidR="00A86281">
        <w:t xml:space="preserve">while paired with </w:t>
      </w:r>
      <w:r w:rsidR="00A86281" w:rsidRPr="00A86281">
        <w:t>TRBV9</w:t>
      </w:r>
      <w:r w:rsidR="00A86281">
        <w:t xml:space="preserve"> chains </w:t>
      </w:r>
      <w:r w:rsidR="00A86281">
        <w:fldChar w:fldCharType="begin"/>
      </w:r>
      <w:r w:rsidR="00A86281">
        <w:instrText xml:space="preserve"> ADDIN ZOTERO_ITEM CSL_CITATION {"citationID":"abltipn62k","properties":{"formattedCitation":"\\super 48\\nosupersub{}","plainCitation":"48","noteIndex":0},"citationItems":[{"id":3415,"uris":["http://zotero.org/users/522661/items/UD6QNVWQ"],"itemData":{"id":3415,"type":"article-journal","abstract":"Celiac disease is a human leukocyte antigen (HLA)-DQ2- and/or DQ8-associated T cell-mediated disorder that is induced by dietary gluten. Although it is established how gluten peptides bind HLA-DQ8 and HLA-DQ2, it is unclear how such peptide-HLA complexes are engaged by the T cell receptor (TCR), a recognition event that triggers disease pathology. We show that biased TCR usage (TRBV9(</w:instrText>
      </w:r>
      <w:r w:rsidR="00A86281">
        <w:rPr>
          <w:rFonts w:ascii="Cambria Math" w:hAnsi="Cambria Math" w:cs="Cambria Math"/>
        </w:rPr>
        <w:instrText>∗</w:instrText>
      </w:r>
      <w:r w:rsidR="00A86281">
        <w:instrText>)01) underpins the recognition of HLA-DQ8-α-I-gliadin. The structure of a prototypical TRBV9(</w:instrText>
      </w:r>
      <w:r w:rsidR="00A86281">
        <w:rPr>
          <w:rFonts w:ascii="Cambria Math" w:hAnsi="Cambria Math" w:cs="Cambria Math"/>
        </w:rPr>
        <w:instrText>∗</w:instrText>
      </w:r>
      <w:r w:rsidR="00A86281">
        <w:instrText>)01-TCR-HLA-DQ8-α-I-gliadin complex shows that the TCR docks centrally above HLA-DQ8-α-I-gliadin, in which all complementarity-determining region-β (CDRβ) loops interact with the gliadin peptide. Mutagenesis at the TRBV9(</w:instrText>
      </w:r>
      <w:r w:rsidR="00A86281">
        <w:rPr>
          <w:rFonts w:ascii="Cambria Math" w:hAnsi="Cambria Math" w:cs="Cambria Math"/>
        </w:rPr>
        <w:instrText>∗</w:instrText>
      </w:r>
      <w:r w:rsidR="00A86281">
        <w:instrText>)01-TCR-HLA-DQ8-α-I-gliadin interface provides an energetic basis for the Vβ bias. Moreover, CDR3 diversity accounts for TRBV9(</w:instrText>
      </w:r>
      <w:r w:rsidR="00A86281">
        <w:rPr>
          <w:rFonts w:ascii="Cambria Math" w:hAnsi="Cambria Math" w:cs="Cambria Math"/>
        </w:rPr>
        <w:instrText>∗</w:instrText>
      </w:r>
      <w:r w:rsidR="00A86281">
        <w:instrText xml:space="preserve">)01(+) TCRs exhibiting differing reactivities toward the gliadin epitopes at various deamidation states. Accordingly, biased TCR usage is an important factor in the pathogenesis of DQ8-mediated celiac disease.","container-title":"Immunity","DOI":"10.1016/j.immuni.2012.07.013","ISSN":"1097-4180","issue":"4","journalAbbreviation":"Immunity","language":"eng","note":"PMID: 23063329","page":"611-621","source":"PubMed","title":"Biased T cell receptor usage directed against human leukocyte antigen DQ8-restricted gliadin peptides is associated with celiac disease","volume":"37","author":[{"family":"Broughton","given":"Sophie E."},{"family":"Petersen","given":"Jan"},{"family":"Theodossis","given":"Alex"},{"family":"Scally","given":"Stephen W."},{"family":"Loh","given":"Khai Lee"},{"family":"Thompson","given":"Allan"},{"family":"Bergen","given":"Jeroen","non-dropping-particle":"van"},{"family":"Kooy-Winkelaar","given":"Yvonne"},{"family":"Henderson","given":"Kate N."},{"family":"Beddoe","given":"Travis"},{"family":"Tye-Din","given":"Jason A."},{"family":"Mannering","given":"Stuart I."},{"family":"Purcell","given":"Anthony W."},{"family":"McCluskey","given":"James"},{"family":"Anderson","given":"Robert P."},{"family":"Koning","given":"Frits"},{"family":"Reid","given":"Hugh H."},{"family":"Rossjohn","given":"Jamie"}],"issued":{"date-parts":[["2012",10,19]]}}}],"schema":"https://github.com/citation-style-language/schema/raw/master/csl-citation.json"} </w:instrText>
      </w:r>
      <w:r w:rsidR="00A86281">
        <w:fldChar w:fldCharType="separate"/>
      </w:r>
      <w:r w:rsidR="00A86281" w:rsidRPr="00A86281">
        <w:rPr>
          <w:rFonts w:ascii="Calibri" w:cs="Calibri"/>
          <w:vertAlign w:val="superscript"/>
        </w:rPr>
        <w:t>48</w:t>
      </w:r>
      <w:r w:rsidR="00A86281">
        <w:fldChar w:fldCharType="end"/>
      </w:r>
      <w:r w:rsidR="00F34010">
        <w:t xml:space="preserve">. </w:t>
      </w:r>
      <w:r w:rsidR="008A0CFA">
        <w:t xml:space="preserve">Our findings suggest that utilization of </w:t>
      </w:r>
      <w:r w:rsidR="008A0CFA" w:rsidRPr="00C57251">
        <w:rPr>
          <w:i/>
          <w:iCs/>
        </w:rPr>
        <w:t>TRA</w:t>
      </w:r>
      <w:r w:rsidR="008A0CFA">
        <w:t xml:space="preserve">-centric </w:t>
      </w:r>
      <w:r w:rsidR="008B4C28">
        <w:t xml:space="preserve">binding is a </w:t>
      </w:r>
      <w:r w:rsidR="00F34010">
        <w:t xml:space="preserve">previously undescribed but </w:t>
      </w:r>
      <w:r w:rsidR="008B4C28">
        <w:t xml:space="preserve">widespread feature of IAR </w:t>
      </w:r>
      <w:r w:rsidR="002771B8">
        <w:t>TCRs</w:t>
      </w:r>
      <w:r w:rsidR="008B4C28">
        <w:t xml:space="preserve">, and perhaps </w:t>
      </w:r>
      <w:r w:rsidR="008A0CFA">
        <w:t>MHC class I</w:t>
      </w:r>
      <w:r w:rsidR="008B4C28">
        <w:t>I</w:t>
      </w:r>
      <w:r w:rsidR="008A0CFA">
        <w:t>-restricted TCRs</w:t>
      </w:r>
      <w:r w:rsidR="008B4C28">
        <w:t xml:space="preserve"> </w:t>
      </w:r>
      <w:r w:rsidR="002771B8">
        <w:t xml:space="preserve">in </w:t>
      </w:r>
      <w:r w:rsidR="008B4C28">
        <w:t>general</w:t>
      </w:r>
      <w:r w:rsidR="008A0CFA">
        <w:t>.</w:t>
      </w:r>
    </w:p>
    <w:p w14:paraId="746C6F14" w14:textId="255F09EF" w:rsidR="005A06E9" w:rsidRDefault="001B723C" w:rsidP="005A06E9">
      <w:pPr>
        <w:pStyle w:val="Bibliography"/>
        <w:spacing w:after="120" w:line="360" w:lineRule="auto"/>
        <w:ind w:left="0" w:firstLine="432"/>
      </w:pPr>
      <w:r>
        <w:t xml:space="preserve">Molecular modeling showed that germline-encoded CDR1, rather than CDR3, residues from </w:t>
      </w:r>
      <w:r w:rsidRPr="001B723C">
        <w:t>TRAV12-2</w:t>
      </w:r>
      <w:r>
        <w:t xml:space="preserve"> contributed critically to binding of an </w:t>
      </w:r>
      <w:r w:rsidRPr="008A0CFA">
        <w:t xml:space="preserve">immunodominant </w:t>
      </w:r>
      <w:r>
        <w:t>TCR to</w:t>
      </w:r>
      <w:r w:rsidRPr="008A0CFA">
        <w:t xml:space="preserve"> Yellow fever virus</w:t>
      </w:r>
      <w:r>
        <w:t xml:space="preserve"> </w:t>
      </w:r>
      <w:r>
        <w:fldChar w:fldCharType="begin"/>
      </w:r>
      <w:r w:rsidR="005A06E9">
        <w:instrText xml:space="preserve"> ADDIN ZOTERO_ITEM CSL_CITATION {"citationID":"ahilkidr6m","properties":{"formattedCitation":"\\super 46\\nosupersub{}","plainCitation":"46","noteIndex":0},"citationItems":[{"id":3398,"uris":["http://zotero.org/users/522661/items/K99IB4WE"],"itemData":{"id":3398,"type":"article-journal","abstract":"The repertoire of human αβ T-cell receptors (TCRs) is generated via somatic recombination of germline gene segments. Despite this enormous variation, certain epitopes can be immunodominant, associated with high frequencies of antigen-specific T cells and/or exhibit bias toward a TCR gene segment. Here, we studied the TCR repertoire of the HLA-A*0201-restricted epitope LLWNGPMAV (hereafter, A2/LLW) from Yellow Fever virus, which generates an immunodominant CD8+ T cell response to the highly effective YF-17D vaccine. We discover that these A2/LLW-specific CD8+ T cells are highly biased for the TCR α chain TRAV12-2. This bias is already present in A2/LLW-specific naïve T cells before vaccination with YF-17D. Using CD8+ T cell clones, we show that TRAV12-2 does not confer a functional advantage on a per cell basis. Molecular modeling indicated that the germline-encoded complementarity determining region (CDR) 1α loop of TRAV12-2 critically contributes to A2/LLW binding, in contrast to the conventional dominant dependence on somatically rearranged CDR3 loops. This germline component of antigen recognition may explain the unusually high precursor frequency, prevalence and immunodominance of T-cell responses specific for the A2/LLW epitope.","container-title":"European Journal of Immunology","DOI":"10.1002/eji.201747082","ISSN":"1521-4141","issue":"2","journalAbbreviation":"Eur J Immunol","language":"eng","note":"PMID: 28975614\nPMCID: PMC5887915","page":"258-272","source":"PubMed","title":"T cell receptor alpha variable 12-2 bias in the immunodominant response to Yellow fever virus","volume":"48","author":[{"family":"Bovay","given":"Amandine"},{"family":"Zoete","given":"Vincent"},{"family":"Dolton","given":"Garry"},{"family":"Bulek","given":"Anna M."},{"family":"Cole","given":"David K."},{"family":"Rizkallah","given":"Pierre J."},{"family":"Fuller","given":"Anna"},{"family":"Beck","given":"Konrad"},{"family":"Michielin","given":"Olivier"},{"family":"Speiser","given":"Daniel E."},{"family":"Sewell","given":"Andrew K."},{"family":"Fuertes Marraco","given":"Silvia A."}],"issued":{"date-parts":[["2018",2]]}}}],"schema":"https://github.com/citation-style-language/schema/raw/master/csl-citation.json"} </w:instrText>
      </w:r>
      <w:r>
        <w:fldChar w:fldCharType="separate"/>
      </w:r>
      <w:r w:rsidR="005A06E9" w:rsidRPr="005A06E9">
        <w:rPr>
          <w:rFonts w:ascii="Calibri" w:cs="Calibri"/>
          <w:vertAlign w:val="superscript"/>
        </w:rPr>
        <w:t>46</w:t>
      </w:r>
      <w:r>
        <w:fldChar w:fldCharType="end"/>
      </w:r>
      <w:r w:rsidR="005A06E9">
        <w:t xml:space="preserve">. </w:t>
      </w:r>
      <w:r w:rsidR="005A06E9">
        <w:lastRenderedPageBreak/>
        <w:t xml:space="preserve">This feature </w:t>
      </w:r>
      <w:r>
        <w:t xml:space="preserve">may contribute to the high precursor frequency and immunodominance </w:t>
      </w:r>
      <w:r w:rsidR="005A06E9">
        <w:t xml:space="preserve">of </w:t>
      </w:r>
      <w:r>
        <w:t>this TCR</w:t>
      </w:r>
      <w:r w:rsidR="005A06E9">
        <w:t xml:space="preserve"> </w:t>
      </w:r>
      <w:r w:rsidR="005A06E9">
        <w:fldChar w:fldCharType="begin"/>
      </w:r>
      <w:r w:rsidR="005A06E9">
        <w:instrText xml:space="preserve"> ADDIN ZOTERO_ITEM CSL_CITATION {"citationID":"YNcOxgPJ","properties":{"formattedCitation":"\\super 46\\nosupersub{}","plainCitation":"46","noteIndex":0},"citationItems":[{"id":3398,"uris":["http://zotero.org/users/522661/items/K99IB4WE"],"itemData":{"id":3398,"type":"article-journal","abstract":"The repertoire of human αβ T-cell receptors (TCRs) is generated via somatic recombination of germline gene segments. Despite this enormous variation, certain epitopes can be immunodominant, associated with high frequencies of antigen-specific T cells and/or exhibit bias toward a TCR gene segment. Here, we studied the TCR repertoire of the HLA-A*0201-restricted epitope LLWNGPMAV (hereafter, A2/LLW) from Yellow Fever virus, which generates an immunodominant CD8+ T cell response to the highly effective YF-17D vaccine. We discover that these A2/LLW-specific CD8+ T cells are highly biased for the TCR α chain TRAV12-2. This bias is already present in A2/LLW-specific naïve T cells before vaccination with YF-17D. Using CD8+ T cell clones, we show that TRAV12-2 does not confer a functional advantage on a per cell basis. Molecular modeling indicated that the germline-encoded complementarity determining region (CDR) 1α loop of TRAV12-2 critically contributes to A2/LLW binding, in contrast to the conventional dominant dependence on somatically rearranged CDR3 loops. This germline component of antigen recognition may explain the unusually high precursor frequency, prevalence and immunodominance of T-cell responses specific for the A2/LLW epitope.","container-title":"European Journal of Immunology","DOI":"10.1002/eji.201747082","ISSN":"1521-4141","issue":"2","journalAbbreviation":"Eur J Immunol","language":"eng","note":"PMID: 28975614\nPMCID: PMC5887915","page":"258-272","source":"PubMed","title":"T cell receptor alpha variable 12-2 bias in the immunodominant response to Yellow fever virus","volume":"48","author":[{"family":"Bovay","given":"Amandine"},{"family":"Zoete","given":"Vincent"},{"family":"Dolton","given":"Garry"},{"family":"Bulek","given":"Anna M."},{"family":"Cole","given":"David K."},{"family":"Rizkallah","given":"Pierre J."},{"family":"Fuller","given":"Anna"},{"family":"Beck","given":"Konrad"},{"family":"Michielin","given":"Olivier"},{"family":"Speiser","given":"Daniel E."},{"family":"Sewell","given":"Andrew K."},{"family":"Fuertes Marraco","given":"Silvia A."}],"issued":{"date-parts":[["2018",2]]}}}],"schema":"https://github.com/citation-style-language/schema/raw/master/csl-citation.json"} </w:instrText>
      </w:r>
      <w:r w:rsidR="005A06E9">
        <w:fldChar w:fldCharType="separate"/>
      </w:r>
      <w:r w:rsidR="005A06E9" w:rsidRPr="005A06E9">
        <w:rPr>
          <w:rFonts w:ascii="Calibri" w:cs="Calibri"/>
          <w:vertAlign w:val="superscript"/>
        </w:rPr>
        <w:t>46</w:t>
      </w:r>
      <w:r w:rsidR="005A06E9">
        <w:fldChar w:fldCharType="end"/>
      </w:r>
      <w:r>
        <w:t xml:space="preserve">. </w:t>
      </w:r>
      <w:r w:rsidRPr="00E76039">
        <w:t xml:space="preserve">PIT-matching IAR T cell </w:t>
      </w:r>
      <w:r w:rsidRPr="0056221E">
        <w:rPr>
          <w:i/>
          <w:iCs/>
        </w:rPr>
        <w:t>TRA</w:t>
      </w:r>
      <w:r w:rsidRPr="00E76039">
        <w:t xml:space="preserve"> chains</w:t>
      </w:r>
      <w:r w:rsidR="005A06E9">
        <w:t xml:space="preserve"> also </w:t>
      </w:r>
      <w:r w:rsidRPr="00E76039">
        <w:t>employ</w:t>
      </w:r>
      <w:r>
        <w:t>ed</w:t>
      </w:r>
      <w:r w:rsidRPr="00E76039">
        <w:t xml:space="preserve"> </w:t>
      </w:r>
      <w:r>
        <w:t xml:space="preserve">less non-templated and more </w:t>
      </w:r>
      <w:r w:rsidRPr="00E76039">
        <w:t>germline-like</w:t>
      </w:r>
      <w:r>
        <w:t xml:space="preserve"> (</w:t>
      </w:r>
      <w:r w:rsidRPr="00E76039">
        <w:t>innate</w:t>
      </w:r>
      <w:r>
        <w:t>)</w:t>
      </w:r>
      <w:r w:rsidRPr="00E76039">
        <w:t xml:space="preserve"> mode(s) of epitope engagement</w:t>
      </w:r>
      <w:r>
        <w:t xml:space="preserve">. </w:t>
      </w:r>
      <w:r w:rsidR="00D471C7" w:rsidRPr="005A06E9">
        <w:rPr>
          <w:i/>
          <w:iCs/>
        </w:rPr>
        <w:t>TRA</w:t>
      </w:r>
      <w:r w:rsidR="00D471C7">
        <w:t xml:space="preserve"> </w:t>
      </w:r>
      <w:r w:rsidR="00D155CD">
        <w:t xml:space="preserve">CDR3 regions of </w:t>
      </w:r>
      <w:r w:rsidR="00E76039" w:rsidRPr="00E76039">
        <w:t xml:space="preserve">PIT-matching </w:t>
      </w:r>
      <w:r w:rsidR="0080044B">
        <w:t xml:space="preserve">IAR </w:t>
      </w:r>
      <w:r w:rsidR="00473E0B">
        <w:t>varied</w:t>
      </w:r>
      <w:r w:rsidR="00D471C7">
        <w:t xml:space="preserve"> </w:t>
      </w:r>
      <w:r w:rsidR="00D155CD">
        <w:t>from the genome by relatively few N region nucleotide sequenc</w:t>
      </w:r>
      <w:r w:rsidR="00DA45F7">
        <w:t>es</w:t>
      </w:r>
      <w:r w:rsidR="00D155CD">
        <w:t xml:space="preserve">. In addition, </w:t>
      </w:r>
      <w:r w:rsidR="00D155CD" w:rsidRPr="00E76039">
        <w:t xml:space="preserve">PIT-matching IAR T cell </w:t>
      </w:r>
      <w:r w:rsidR="00D155CD" w:rsidRPr="0056221E">
        <w:rPr>
          <w:i/>
          <w:iCs/>
        </w:rPr>
        <w:t>TRA</w:t>
      </w:r>
      <w:r w:rsidR="00D155CD" w:rsidRPr="00E76039">
        <w:t xml:space="preserve"> chains</w:t>
      </w:r>
      <w:r w:rsidR="00D155CD">
        <w:t xml:space="preserve"> showed shorter CDR3 regions and longer </w:t>
      </w:r>
      <w:r w:rsidR="00D155CD" w:rsidRPr="00D155CD">
        <w:rPr>
          <w:i/>
          <w:iCs/>
        </w:rPr>
        <w:t>TRAJ</w:t>
      </w:r>
      <w:r w:rsidR="00D155CD">
        <w:t xml:space="preserve"> segments than non</w:t>
      </w:r>
      <w:r w:rsidR="00D155CD" w:rsidRPr="00E76039">
        <w:t xml:space="preserve">-matching </w:t>
      </w:r>
      <w:r w:rsidR="0080044B">
        <w:t>IAR T</w:t>
      </w:r>
      <w:r w:rsidR="00D155CD" w:rsidRPr="00E76039">
        <w:t xml:space="preserve"> cell </w:t>
      </w:r>
      <w:r w:rsidR="00D155CD" w:rsidRPr="0056221E">
        <w:rPr>
          <w:i/>
          <w:iCs/>
        </w:rPr>
        <w:t>TRA</w:t>
      </w:r>
      <w:r w:rsidR="00D155CD" w:rsidRPr="00E76039">
        <w:t xml:space="preserve"> chains</w:t>
      </w:r>
      <w:r w:rsidR="00D155CD">
        <w:t xml:space="preserve">. TCR CDR1 regions contact both peptide epitope and MHC residues, while CDR2 regions </w:t>
      </w:r>
      <w:r w:rsidR="004C4BD4">
        <w:t xml:space="preserve">generally </w:t>
      </w:r>
      <w:r w:rsidR="00D155CD">
        <w:t xml:space="preserve">contact only MHC residues </w:t>
      </w:r>
      <w:r w:rsidR="00D155CD" w:rsidRPr="00303768">
        <w:fldChar w:fldCharType="begin"/>
      </w:r>
      <w:r w:rsidR="00583190">
        <w:instrText xml:space="preserve"> ADDIN ZOTERO_ITEM CSL_CITATION {"citationID":"NW09948w","properties":{"formattedCitation":"\\super 22\\nosupersub{}","plainCitation":"22","noteIndex":0},"citationItems":[{"id":1444,"uris":["http://zotero.org/users/522661/items/5CETLF5Q"],"itemData":{"id":1444,"type":"article-journal","container-title":"Cell","DOI":"10.1016/S0092-8674(01)00185-4","ISSN":"0092-8674, 1097-4172","issue":"1","journalAbbreviation":"Cell","language":"English","note":"publisher: Elsevier","page":"1-4","source":"www.cell.com","title":"T Cell Receptor–MHC Interactions up Close","volume":"104","author":[{"family":"Hennecke","given":"Jens"},{"family":"Wiley","given":"Don C."}],"issued":{"date-parts":[["2001",1,12]]}}}],"schema":"https://github.com/citation-style-language/schema/raw/master/csl-citation.json"} </w:instrText>
      </w:r>
      <w:r w:rsidR="00D155CD" w:rsidRPr="00303768">
        <w:fldChar w:fldCharType="separate"/>
      </w:r>
      <w:r w:rsidR="00583190" w:rsidRPr="00583190">
        <w:rPr>
          <w:rFonts w:ascii="Calibri" w:cs="Calibri"/>
          <w:vertAlign w:val="superscript"/>
        </w:rPr>
        <w:t>22</w:t>
      </w:r>
      <w:r w:rsidR="00D155CD" w:rsidRPr="00303768">
        <w:fldChar w:fldCharType="end"/>
      </w:r>
      <w:r w:rsidR="00D155CD">
        <w:t xml:space="preserve">. </w:t>
      </w:r>
      <w:r w:rsidR="00473E0B">
        <w:t xml:space="preserve">Thus, </w:t>
      </w:r>
      <w:r w:rsidR="003864D1">
        <w:t xml:space="preserve">TCR regions important for peptide binding were shortened in PIT-matching </w:t>
      </w:r>
      <w:r w:rsidR="003864D1" w:rsidRPr="003864D1">
        <w:rPr>
          <w:i/>
          <w:iCs/>
        </w:rPr>
        <w:t>TRA</w:t>
      </w:r>
      <w:r w:rsidR="003864D1">
        <w:t xml:space="preserve"> </w:t>
      </w:r>
      <w:r w:rsidR="001C6844">
        <w:t>chains and</w:t>
      </w:r>
      <w:r w:rsidR="00AB4F26">
        <w:t xml:space="preserve"> had</w:t>
      </w:r>
      <w:r w:rsidR="00D155CD" w:rsidRPr="00E76039">
        <w:t xml:space="preserve"> altered </w:t>
      </w:r>
      <w:r w:rsidR="00AB4F26">
        <w:t xml:space="preserve">peptide </w:t>
      </w:r>
      <w:r w:rsidR="00D155CD" w:rsidRPr="00E76039">
        <w:t>binding properties</w:t>
      </w:r>
      <w:r w:rsidR="00D155CD">
        <w:t>.</w:t>
      </w:r>
      <w:r w:rsidR="005A06E9">
        <w:t xml:space="preserve"> </w:t>
      </w:r>
      <w:r w:rsidR="00311936">
        <w:t xml:space="preserve">Our results </w:t>
      </w:r>
      <w:r w:rsidR="005A06E9">
        <w:t xml:space="preserve">also </w:t>
      </w:r>
      <w:r w:rsidR="00311936">
        <w:t xml:space="preserve">suggest </w:t>
      </w:r>
      <w:r w:rsidR="00305392">
        <w:t xml:space="preserve">that </w:t>
      </w:r>
      <w:r w:rsidR="005A06E9">
        <w:t xml:space="preserve">these </w:t>
      </w:r>
      <w:r w:rsidR="00311936">
        <w:t>shorter</w:t>
      </w:r>
      <w:r w:rsidR="00473E0B">
        <w:t xml:space="preserve"> </w:t>
      </w:r>
      <w:r w:rsidR="00311936">
        <w:t>and more hydrophobic</w:t>
      </w:r>
      <w:r w:rsidR="00473E0B">
        <w:t>,</w:t>
      </w:r>
      <w:r w:rsidR="00311936">
        <w:t xml:space="preserve"> </w:t>
      </w:r>
      <w:r w:rsidR="00473E0B">
        <w:t xml:space="preserve">germline-like, </w:t>
      </w:r>
      <w:r w:rsidR="00311936" w:rsidRPr="00033E2F">
        <w:rPr>
          <w:i/>
          <w:iCs/>
        </w:rPr>
        <w:t>TRA</w:t>
      </w:r>
      <w:r w:rsidR="00311936">
        <w:t xml:space="preserve"> chains</w:t>
      </w:r>
      <w:r w:rsidR="00463695">
        <w:t xml:space="preserve"> are a feature </w:t>
      </w:r>
      <w:r w:rsidR="00473E0B">
        <w:t xml:space="preserve">of many </w:t>
      </w:r>
      <w:r w:rsidR="00463695">
        <w:t>cross-reactiv</w:t>
      </w:r>
      <w:r w:rsidR="00473E0B">
        <w:t xml:space="preserve">e TCRs. </w:t>
      </w:r>
      <w:r w:rsidR="008568A2">
        <w:t>While s</w:t>
      </w:r>
      <w:r w:rsidR="009513FC">
        <w:t>ome</w:t>
      </w:r>
      <w:r w:rsidR="00473E0B">
        <w:t xml:space="preserve"> TCRs </w:t>
      </w:r>
      <w:r w:rsidR="008568A2">
        <w:t xml:space="preserve">that </w:t>
      </w:r>
      <w:r w:rsidR="009513FC">
        <w:t xml:space="preserve">predominantly utilizing germline-like </w:t>
      </w:r>
      <w:r w:rsidR="009513FC" w:rsidRPr="00C57251">
        <w:rPr>
          <w:i/>
          <w:iCs/>
        </w:rPr>
        <w:t>TRA</w:t>
      </w:r>
      <w:r w:rsidR="009513FC">
        <w:t xml:space="preserve"> CDR3 regions</w:t>
      </w:r>
      <w:r w:rsidR="008568A2">
        <w:t xml:space="preserve"> </w:t>
      </w:r>
      <w:r w:rsidR="005A06E9">
        <w:t>are</w:t>
      </w:r>
      <w:r w:rsidR="009513FC">
        <w:t xml:space="preserve"> cross</w:t>
      </w:r>
      <w:r w:rsidR="005A06E9">
        <w:t>-</w:t>
      </w:r>
      <w:r w:rsidR="009513FC">
        <w:t>reactiv</w:t>
      </w:r>
      <w:r w:rsidR="005A06E9">
        <w:t>e</w:t>
      </w:r>
      <w:r w:rsidR="009513FC">
        <w:t xml:space="preserve"> </w:t>
      </w:r>
      <w:r w:rsidR="009513FC">
        <w:fldChar w:fldCharType="begin"/>
      </w:r>
      <w:r w:rsidR="00A86281">
        <w:instrText xml:space="preserve"> ADDIN ZOTERO_ITEM CSL_CITATION {"citationID":"a177v816ui0","properties":{"formattedCitation":"\\super 49\\nosupersub{}","plainCitation":"49","noteIndex":0},"citationItems":[{"id":3396,"uris":["http://zotero.org/users/522661/items/K72PLBDF"],"itemData":{"id":3396,"type":"article-journal","abstract":"The T cells of the immune system can target tumors and clear solid cancers following tumor-infiltrating lymphocyte (TIL) therapy. We used combinatorial peptide libraries and a proteomic database to reveal the antigen specificities of persistent cancer-specific T cell receptors (TCRs) following successful TIL therapy for stage IV malignant melanoma. Remarkably, individual TCRs could target multiple different tumor types via the HLA A</w:instrText>
      </w:r>
      <w:r w:rsidR="00A86281">
        <w:rPr>
          <w:rFonts w:ascii="Cambria Math" w:hAnsi="Cambria Math" w:cs="Cambria Math"/>
        </w:rPr>
        <w:instrText>∗</w:instrText>
      </w:r>
      <w:r w:rsidR="00A86281">
        <w:instrText xml:space="preserve">02:01-restricted epitopes EAAGIGILTV, LLLGIGILVL, and NLSALGIFST from Melan A, BST2, and IMP2, respectively. Atomic structures of a TCR bound to all three antigens revealed the importance of the shared x-x-x-A/G-I/L-G-I-x-x-x recognition motif. Multi-epitope targeting allows individual T cells to attack cancer in several ways simultaneously. Such \"multipronged\" T cells exhibited superior recognition of cancer cells compared with conventional T cell recognition of individual epitopes, making them attractive candidates for the development of future immunotherapies.","container-title":"Cell","DOI":"10.1016/j.cell.2023.06.020","ISSN":"1097-4172","issue":"16","journalAbbreviation":"Cell","language":"eng","note":"PMID: 37490916","page":"3333-3349.e27","source":"PubMed","title":"Targeting of multiple tumor-associated antigens by individual T cell receptors during successful cancer immunotherapy","volume":"186","author":[{"family":"Dolton","given":"Garry"},{"family":"Rius","given":"Cristina"},{"family":"Wall","given":"Aaron"},{"family":"Szomolay","given":"Barbara"},{"family":"Bianchi","given":"Valentina"},{"family":"Galloway","given":"Sarah A. E."},{"family":"Hasan","given":"Md Samiul"},{"family":"Morin","given":"Théo"},{"family":"Caillaud","given":"Marine E."},{"family":"Thomas","given":"Hannah L."},{"family":"Theaker","given":"Sarah"},{"family":"Tan","given":"Li Rong"},{"family":"Fuller","given":"Anna"},{"family":"Topley","given":"Katie"},{"family":"Legut","given":"Mateusz"},{"family":"Attaf","given":"Meriem"},{"family":"Hopkins","given":"Jade R."},{"family":"Behiry","given":"Enas"},{"family":"Zabkiewicz","given":"Joanna"},{"family":"Alvares","given":"Caroline"},{"family":"Lloyd","given":"Angharad"},{"family":"Rogers","given":"Amber"},{"family":"Henley","given":"Peter"},{"family":"Fegan","given":"Christopher"},{"family":"Ottmann","given":"Oliver"},{"family":"Man","given":"Stephen"},{"family":"Crowther","given":"Michael D."},{"family":"Donia","given":"Marco"},{"family":"Svane","given":"Inge Marie"},{"family":"Cole","given":"David K."},{"family":"Brown","given":"Paul E."},{"family":"Rizkallah","given":"Pierre"},{"family":"Sewell","given":"Andrew K."}],"issued":{"date-parts":[["2023",8,3]]}}}],"schema":"https://github.com/citation-style-language/schema/raw/master/csl-citation.json"} </w:instrText>
      </w:r>
      <w:r w:rsidR="009513FC">
        <w:fldChar w:fldCharType="separate"/>
      </w:r>
      <w:r w:rsidR="00A86281" w:rsidRPr="00A86281">
        <w:rPr>
          <w:rFonts w:ascii="Calibri" w:cs="Calibri"/>
          <w:vertAlign w:val="superscript"/>
        </w:rPr>
        <w:t>49</w:t>
      </w:r>
      <w:r w:rsidR="009513FC">
        <w:fldChar w:fldCharType="end"/>
      </w:r>
      <w:r w:rsidR="009513FC">
        <w:t xml:space="preserve">, this has not been previously demonstrated on </w:t>
      </w:r>
      <w:r w:rsidR="008568A2">
        <w:t>the</w:t>
      </w:r>
      <w:r w:rsidR="009513FC">
        <w:t xml:space="preserve"> global level</w:t>
      </w:r>
      <w:r w:rsidR="008568A2">
        <w:t xml:space="preserve"> we show here</w:t>
      </w:r>
      <w:r w:rsidR="009513FC">
        <w:t>.</w:t>
      </w:r>
    </w:p>
    <w:p w14:paraId="2F8F14CD" w14:textId="47EECEB3" w:rsidR="006773CC" w:rsidRDefault="00033E2F" w:rsidP="003B403C">
      <w:pPr>
        <w:spacing w:after="120" w:line="360" w:lineRule="auto"/>
        <w:ind w:firstLine="432"/>
      </w:pPr>
      <w:r>
        <w:t>One</w:t>
      </w:r>
      <w:r w:rsidR="006773CC">
        <w:t xml:space="preserve"> caveat to our study</w:t>
      </w:r>
      <w:r>
        <w:t xml:space="preserve"> is that</w:t>
      </w:r>
      <w:r w:rsidR="006773CC">
        <w:t xml:space="preserve"> we have addressed only sharing of public TCRs. This was by necessity, since TCR sequences from IAR and PIT T cells from the same individuals </w:t>
      </w:r>
      <w:r>
        <w:t>were</w:t>
      </w:r>
      <w:r w:rsidR="006773CC">
        <w:t xml:space="preserve"> not available. </w:t>
      </w:r>
      <w:r w:rsidR="00EF667D">
        <w:t>While this feature enhance</w:t>
      </w:r>
      <w:r w:rsidR="00D04377">
        <w:t>s broadness of</w:t>
      </w:r>
      <w:r w:rsidR="00EF667D">
        <w:t xml:space="preserve"> potential translational applications, it also limits </w:t>
      </w:r>
      <w:r w:rsidR="00D04377">
        <w:t xml:space="preserve">broad mechanistic </w:t>
      </w:r>
      <w:r w:rsidR="00EF667D">
        <w:t xml:space="preserve">conclusions. </w:t>
      </w:r>
      <w:r w:rsidR="006773CC">
        <w:t xml:space="preserve">Future studies may be able to address this weakness by testing of additional </w:t>
      </w:r>
      <w:proofErr w:type="spellStart"/>
      <w:r w:rsidR="006773CC">
        <w:t>nPOD</w:t>
      </w:r>
      <w:proofErr w:type="spellEnd"/>
      <w:r w:rsidR="006773CC">
        <w:t xml:space="preserve"> tissues </w:t>
      </w:r>
      <w:r w:rsidR="006773CC">
        <w:fldChar w:fldCharType="begin"/>
      </w:r>
      <w:r w:rsidR="00583190">
        <w:instrText xml:space="preserve"> ADDIN ZOTERO_ITEM CSL_CITATION {"citationID":"yf9GRgPy","properties":{"formattedCitation":"\\super 18\\nosupersub{}","plainCitation":"18","noteIndex":0},"citationItems":[{"id":1430,"uris":["http://zotero.org/users/522661/items/7TRUN5GL"],"itemData":{"id":1430,"type":"article-journal","abstract":"BACKGROUND: The Network for Pancreatic Organ Donors with Diabetes (nPOD) was established to recover and characterize pancreata and related organs from cadaveric organ donors with various risk levels for type 1 diabetes (T1D). These biospecimens are available to investigators for collaborative studies aimed at addressing questions related to T1D natural history and pathogenesis.\nRESEARCH DESIGN AND METHODS: Organ donors included T1D patients (new onset to long term), non-diabetic autoantibody-positive subjects, non-diabetic controls and individuals with disorders relevant to β-cell function. Pancreas recovery and transport met transplant-grade criteria. Additional samples recovered included serum, whole blood, spleen and pancreatic and non-pancreatic lymph nodes. Biospecimens were processed for cryopreserved cells, fixed paraffin and fresh frozen blocks and snap frozen samples. T1D autoantibodies, C-peptide levels and high-resolution HLA genotyping for risk alleles were also determined.\nRESULTS: Over 160 donors have been enrolled (ages of 1 day to &gt;90 years). Standard operating procedures were established along with a quality management system. Donor demographics, laboratory assays and histopathological characterizations were shared through an open online informatics system. Biospecimens were distributed to more than 60 investigators.\nCONCLUSIONS: The nPOD programme provides access to high quality biospecimens without cost to investigators. Collaborations and open data sharing are emphasized to maximize research potential of each donor. On the basis of initial successes, the nPOD programme is expanding to recover additional organs relevant to T1D pathogenesis and complications from European countries (PanFin network).","container-title":"Diabetes/Metabolism Research and Reviews","DOI":"10.1002/dmrr.2316","ISSN":"1520-7560","issue":"7","journalAbbreviation":"Diabetes Metab Res Rev","language":"eng","note":"PMID: 22585677\nPMCID: PMC3456997","page":"608-617","source":"PubMed","title":"Network for Pancreatic Organ Donors with Diabetes (nPOD): developing a tissue biobank for type 1 diabetes","title-short":"Network for Pancreatic Organ Donors with Diabetes (nPOD)","volume":"28","author":[{"family":"Campbell-Thompson","given":"Martha"},{"family":"Wasserfall","given":"Clive"},{"family":"Kaddis","given":"John"},{"family":"Albanese-O'Neill","given":"Anastasia"},{"family":"Staeva","given":"Teodora"},{"family":"Nierras","given":"Concepcion"},{"family":"Moraski","given":"Jayne"},{"family":"Rowe","given":"Patrick"},{"family":"Gianani","given":"Roberto"},{"family":"Eisenbarth","given":"George"},{"family":"Crawford","given":"James"},{"family":"Schatz","given":"Desmond"},{"family":"Pugliese","given":"Alberto"},{"family":"Atkinson","given":"Mark"}],"issued":{"date-parts":[["2012",10]]}}}],"schema":"https://github.com/citation-style-language/schema/raw/master/csl-citation.json"} </w:instrText>
      </w:r>
      <w:r w:rsidR="006773CC">
        <w:fldChar w:fldCharType="separate"/>
      </w:r>
      <w:r w:rsidR="00DC40B2" w:rsidRPr="00DC40B2">
        <w:rPr>
          <w:rFonts w:ascii="Calibri" w:cs="Calibri"/>
          <w:vertAlign w:val="superscript"/>
        </w:rPr>
        <w:t>18</w:t>
      </w:r>
      <w:r w:rsidR="006773CC">
        <w:fldChar w:fldCharType="end"/>
      </w:r>
      <w:r w:rsidR="006773CC">
        <w:t xml:space="preserve">, including spleen and pancreas draining lymph nodes, from the same donors used for PIT TCR identification. </w:t>
      </w:r>
      <w:r w:rsidR="009513FC">
        <w:t>A</w:t>
      </w:r>
      <w:r w:rsidR="001A6724">
        <w:t>nothe</w:t>
      </w:r>
      <w:r w:rsidR="006773CC">
        <w:t xml:space="preserve">r weakness </w:t>
      </w:r>
      <w:r w:rsidR="00DA45F7">
        <w:t xml:space="preserve">in our studies </w:t>
      </w:r>
      <w:r w:rsidR="006773CC">
        <w:t xml:space="preserve">is that </w:t>
      </w:r>
      <w:r w:rsidR="00341D77">
        <w:t>it is underpowered</w:t>
      </w:r>
      <w:r w:rsidR="00EE4708">
        <w:t xml:space="preserve"> with respect to </w:t>
      </w:r>
      <w:r w:rsidR="008568A2">
        <w:t xml:space="preserve">numbers of </w:t>
      </w:r>
      <w:r w:rsidR="00EE4708">
        <w:t xml:space="preserve">subjects studied. This is apparent in our examination of </w:t>
      </w:r>
      <w:r w:rsidR="00341D77">
        <w:t xml:space="preserve">individual </w:t>
      </w:r>
      <w:r w:rsidR="00C21FD0">
        <w:t xml:space="preserve">donor </w:t>
      </w:r>
      <w:r w:rsidR="00341D77">
        <w:t xml:space="preserve">frequencies </w:t>
      </w:r>
      <w:r w:rsidR="00EE4708">
        <w:t xml:space="preserve">between PIT-matched and non-matched </w:t>
      </w:r>
      <w:r w:rsidR="00EE4708" w:rsidRPr="00EE4708">
        <w:rPr>
          <w:i/>
          <w:iCs/>
        </w:rPr>
        <w:t>TRA</w:t>
      </w:r>
      <w:r w:rsidR="00EE4708">
        <w:t xml:space="preserve"> junctions </w:t>
      </w:r>
      <w:r w:rsidR="00C21FD0">
        <w:t xml:space="preserve">(compare </w:t>
      </w:r>
      <w:r w:rsidR="00C21FD0" w:rsidRPr="00EE4708">
        <w:rPr>
          <w:b/>
          <w:bCs/>
        </w:rPr>
        <w:t>Figure 1F</w:t>
      </w:r>
      <w:r w:rsidR="00C21FD0">
        <w:t xml:space="preserve"> </w:t>
      </w:r>
      <w:r w:rsidR="00463695">
        <w:t xml:space="preserve">versus </w:t>
      </w:r>
      <w:r w:rsidR="00C21FD0" w:rsidRPr="00EE4708">
        <w:rPr>
          <w:b/>
          <w:bCs/>
        </w:rPr>
        <w:t>Figure S2</w:t>
      </w:r>
      <w:r w:rsidR="00C21FD0">
        <w:t>). Our study is also underpowered</w:t>
      </w:r>
      <w:r w:rsidR="00F576A2">
        <w:t xml:space="preserve"> </w:t>
      </w:r>
      <w:r w:rsidR="00EE4708">
        <w:t xml:space="preserve">for autoreactive TCRs of known specificity needed to </w:t>
      </w:r>
      <w:r w:rsidR="00C21FD0">
        <w:t xml:space="preserve">directly </w:t>
      </w:r>
      <w:r w:rsidR="006773CC">
        <w:t xml:space="preserve">test our hypothesis that </w:t>
      </w:r>
      <w:r>
        <w:rPr>
          <w:rFonts w:ascii="Calibri" w:eastAsia="Times New Roman" w:hAnsi="Calibri" w:cs="Calibri"/>
          <w:color w:val="000000"/>
        </w:rPr>
        <w:t xml:space="preserve">PIT-matched TCRs tend to be </w:t>
      </w:r>
      <w:r w:rsidR="00E54621">
        <w:rPr>
          <w:rFonts w:ascii="Calibri" w:eastAsia="Times New Roman" w:hAnsi="Calibri" w:cs="Calibri"/>
          <w:color w:val="000000"/>
        </w:rPr>
        <w:t>multi-specific</w:t>
      </w:r>
      <w:r w:rsidR="00C21FD0">
        <w:rPr>
          <w:rFonts w:ascii="Calibri" w:eastAsia="Times New Roman" w:hAnsi="Calibri" w:cs="Calibri"/>
          <w:color w:val="000000"/>
        </w:rPr>
        <w:t>. Such a test</w:t>
      </w:r>
      <w:r w:rsidR="006773CC">
        <w:rPr>
          <w:rFonts w:ascii="Calibri" w:eastAsia="Times New Roman" w:hAnsi="Calibri" w:cs="Calibri"/>
          <w:color w:val="000000"/>
        </w:rPr>
        <w:t xml:space="preserve"> </w:t>
      </w:r>
      <w:r w:rsidR="004C4BD4">
        <w:rPr>
          <w:rFonts w:ascii="Calibri" w:eastAsia="Times New Roman" w:hAnsi="Calibri" w:cs="Calibri"/>
          <w:color w:val="000000"/>
        </w:rPr>
        <w:t xml:space="preserve">is not possible at present because the numbers of </w:t>
      </w:r>
      <w:r w:rsidR="008568A2">
        <w:rPr>
          <w:rFonts w:ascii="Calibri" w:eastAsia="Times New Roman" w:hAnsi="Calibri" w:cs="Calibri"/>
          <w:color w:val="000000"/>
        </w:rPr>
        <w:t xml:space="preserve">IAR T cell TCRs </w:t>
      </w:r>
      <w:r w:rsidR="004C4BD4">
        <w:rPr>
          <w:rFonts w:ascii="Calibri" w:eastAsia="Times New Roman" w:hAnsi="Calibri" w:cs="Calibri"/>
          <w:color w:val="000000"/>
        </w:rPr>
        <w:t>with demonstrated specificit</w:t>
      </w:r>
      <w:r w:rsidR="008568A2">
        <w:rPr>
          <w:rFonts w:ascii="Calibri" w:eastAsia="Times New Roman" w:hAnsi="Calibri" w:cs="Calibri"/>
          <w:color w:val="000000"/>
        </w:rPr>
        <w:t>y</w:t>
      </w:r>
      <w:r w:rsidR="004C4BD4">
        <w:rPr>
          <w:rFonts w:ascii="Calibri" w:eastAsia="Times New Roman" w:hAnsi="Calibri" w:cs="Calibri"/>
          <w:color w:val="000000"/>
        </w:rPr>
        <w:t xml:space="preserve"> </w:t>
      </w:r>
      <w:r>
        <w:rPr>
          <w:rFonts w:ascii="Calibri" w:eastAsia="Times New Roman" w:hAnsi="Calibri" w:cs="Calibri"/>
          <w:color w:val="000000"/>
        </w:rPr>
        <w:t>remains</w:t>
      </w:r>
      <w:r w:rsidR="006773CC">
        <w:rPr>
          <w:rFonts w:ascii="Calibri" w:eastAsia="Times New Roman" w:hAnsi="Calibri" w:cs="Calibri"/>
          <w:color w:val="000000"/>
        </w:rPr>
        <w:t xml:space="preserve"> </w:t>
      </w:r>
      <w:r w:rsidR="004C4BD4">
        <w:rPr>
          <w:rFonts w:ascii="Calibri" w:eastAsia="Times New Roman" w:hAnsi="Calibri" w:cs="Calibri"/>
          <w:color w:val="000000"/>
        </w:rPr>
        <w:t xml:space="preserve">small. </w:t>
      </w:r>
      <w:r w:rsidR="008568A2">
        <w:rPr>
          <w:rFonts w:ascii="Calibri" w:eastAsia="Times New Roman" w:hAnsi="Calibri" w:cs="Calibri"/>
          <w:color w:val="000000"/>
        </w:rPr>
        <w:t xml:space="preserve">While we used </w:t>
      </w:r>
      <w:proofErr w:type="spellStart"/>
      <w:r w:rsidR="006773CC" w:rsidRPr="006773CC">
        <w:rPr>
          <w:rFonts w:ascii="Calibri" w:eastAsia="Times New Roman" w:hAnsi="Calibri" w:cs="Calibri"/>
          <w:i/>
          <w:iCs/>
          <w:color w:val="000000"/>
        </w:rPr>
        <w:t>VDJdb</w:t>
      </w:r>
      <w:proofErr w:type="spellEnd"/>
      <w:r w:rsidR="006773CC">
        <w:rPr>
          <w:rFonts w:ascii="Calibri" w:eastAsia="Times New Roman" w:hAnsi="Calibri" w:cs="Calibri"/>
          <w:color w:val="000000"/>
        </w:rPr>
        <w:t xml:space="preserve"> sequences </w:t>
      </w:r>
      <w:r w:rsidR="008568A2">
        <w:rPr>
          <w:rFonts w:ascii="Calibri" w:eastAsia="Times New Roman" w:hAnsi="Calibri" w:cs="Calibri"/>
          <w:color w:val="000000"/>
        </w:rPr>
        <w:t xml:space="preserve">of different specificities </w:t>
      </w:r>
      <w:r w:rsidR="006773CC">
        <w:rPr>
          <w:rFonts w:ascii="Calibri" w:eastAsia="Times New Roman" w:hAnsi="Calibri" w:cs="Calibri"/>
          <w:color w:val="000000"/>
        </w:rPr>
        <w:t xml:space="preserve">as an indirect </w:t>
      </w:r>
      <w:r w:rsidR="008568A2">
        <w:rPr>
          <w:rFonts w:ascii="Calibri" w:eastAsia="Times New Roman" w:hAnsi="Calibri" w:cs="Calibri"/>
          <w:color w:val="000000"/>
        </w:rPr>
        <w:t>test, a</w:t>
      </w:r>
      <w:r w:rsidR="006773CC">
        <w:rPr>
          <w:rFonts w:ascii="Calibri" w:eastAsia="Times New Roman" w:hAnsi="Calibri" w:cs="Calibri"/>
          <w:color w:val="000000"/>
        </w:rPr>
        <w:t xml:space="preserve">. </w:t>
      </w:r>
      <w:r w:rsidR="008568A2">
        <w:rPr>
          <w:rFonts w:ascii="Calibri" w:eastAsia="Times New Roman" w:hAnsi="Calibri" w:cs="Calibri"/>
          <w:color w:val="000000"/>
        </w:rPr>
        <w:t>m</w:t>
      </w:r>
      <w:r w:rsidR="006773CC">
        <w:rPr>
          <w:rFonts w:ascii="Calibri" w:eastAsia="Times New Roman" w:hAnsi="Calibri" w:cs="Calibri"/>
          <w:color w:val="000000"/>
        </w:rPr>
        <w:t xml:space="preserve">ore comprehensive </w:t>
      </w:r>
      <w:r w:rsidR="008568A2">
        <w:rPr>
          <w:rFonts w:ascii="Calibri" w:eastAsia="Times New Roman" w:hAnsi="Calibri" w:cs="Calibri"/>
          <w:color w:val="000000"/>
        </w:rPr>
        <w:t>collection of</w:t>
      </w:r>
      <w:r w:rsidR="006773CC">
        <w:rPr>
          <w:rFonts w:ascii="Calibri" w:eastAsia="Times New Roman" w:hAnsi="Calibri" w:cs="Calibri"/>
          <w:color w:val="000000"/>
        </w:rPr>
        <w:t xml:space="preserve"> </w:t>
      </w:r>
      <w:r w:rsidR="00DA45F7">
        <w:rPr>
          <w:rFonts w:ascii="Calibri" w:eastAsia="Times New Roman" w:hAnsi="Calibri" w:cs="Calibri"/>
          <w:color w:val="000000"/>
        </w:rPr>
        <w:t xml:space="preserve">autoreactive </w:t>
      </w:r>
      <w:r w:rsidR="006773CC">
        <w:rPr>
          <w:rFonts w:ascii="Calibri" w:eastAsia="Times New Roman" w:hAnsi="Calibri" w:cs="Calibri"/>
          <w:color w:val="000000"/>
        </w:rPr>
        <w:t xml:space="preserve">TCRs with </w:t>
      </w:r>
      <w:r w:rsidR="00DA45F7">
        <w:rPr>
          <w:rFonts w:ascii="Calibri" w:eastAsia="Times New Roman" w:hAnsi="Calibri" w:cs="Calibri"/>
          <w:color w:val="000000"/>
        </w:rPr>
        <w:t>known</w:t>
      </w:r>
      <w:r w:rsidR="006773CC">
        <w:rPr>
          <w:rFonts w:ascii="Calibri" w:eastAsia="Times New Roman" w:hAnsi="Calibri" w:cs="Calibri"/>
          <w:color w:val="000000"/>
        </w:rPr>
        <w:t xml:space="preserve"> specificit</w:t>
      </w:r>
      <w:r w:rsidR="008568A2">
        <w:rPr>
          <w:rFonts w:ascii="Calibri" w:eastAsia="Times New Roman" w:hAnsi="Calibri" w:cs="Calibri"/>
          <w:color w:val="000000"/>
        </w:rPr>
        <w:t>y</w:t>
      </w:r>
      <w:r w:rsidR="006773CC">
        <w:rPr>
          <w:rFonts w:ascii="Calibri" w:eastAsia="Times New Roman" w:hAnsi="Calibri" w:cs="Calibri"/>
          <w:color w:val="000000"/>
        </w:rPr>
        <w:t xml:space="preserve"> </w:t>
      </w:r>
      <w:r w:rsidR="008568A2">
        <w:rPr>
          <w:rFonts w:ascii="Calibri" w:eastAsia="Times New Roman" w:hAnsi="Calibri" w:cs="Calibri"/>
          <w:color w:val="000000"/>
        </w:rPr>
        <w:t xml:space="preserve">will be </w:t>
      </w:r>
      <w:r w:rsidR="006773CC">
        <w:rPr>
          <w:rFonts w:ascii="Calibri" w:eastAsia="Times New Roman" w:hAnsi="Calibri" w:cs="Calibri"/>
          <w:color w:val="000000"/>
        </w:rPr>
        <w:t xml:space="preserve">needed to further </w:t>
      </w:r>
      <w:r>
        <w:rPr>
          <w:rFonts w:ascii="Calibri" w:eastAsia="Times New Roman" w:hAnsi="Calibri" w:cs="Calibri"/>
          <w:color w:val="000000"/>
        </w:rPr>
        <w:t>clarify the situation</w:t>
      </w:r>
      <w:r w:rsidR="006773CC">
        <w:rPr>
          <w:rFonts w:ascii="Calibri" w:eastAsia="Times New Roman" w:hAnsi="Calibri" w:cs="Calibri"/>
          <w:color w:val="000000"/>
        </w:rPr>
        <w:t>.</w:t>
      </w:r>
      <w:r w:rsidR="00193FF9">
        <w:rPr>
          <w:rFonts w:ascii="Calibri" w:eastAsia="Times New Roman" w:hAnsi="Calibri" w:cs="Calibri"/>
          <w:color w:val="000000"/>
        </w:rPr>
        <w:t xml:space="preserve"> </w:t>
      </w:r>
    </w:p>
    <w:p w14:paraId="366EBE49" w14:textId="32570579" w:rsidR="006773CC" w:rsidRDefault="006773CC" w:rsidP="003B403C">
      <w:pPr>
        <w:spacing w:after="120" w:line="360" w:lineRule="auto"/>
        <w:ind w:firstLine="432"/>
        <w:rPr>
          <w:rFonts w:ascii="Calibri" w:eastAsia="Times New Roman" w:hAnsi="Calibri" w:cs="Calibri"/>
          <w:color w:val="000000"/>
        </w:rPr>
      </w:pPr>
      <w:r>
        <w:t>Our studies have potential translation</w:t>
      </w:r>
      <w:r w:rsidR="00702B76">
        <w:t>al</w:t>
      </w:r>
      <w:r>
        <w:t xml:space="preserve"> implications. Typically, studies </w:t>
      </w:r>
      <w:r w:rsidR="00033E2F">
        <w:t xml:space="preserve">on TCRs as biomarkers have </w:t>
      </w:r>
      <w:r w:rsidR="008568A2">
        <w:t xml:space="preserve">taken a reductionist approach by </w:t>
      </w:r>
      <w:r>
        <w:t>focus</w:t>
      </w:r>
      <w:r w:rsidR="008568A2">
        <w:t>ing</w:t>
      </w:r>
      <w:r>
        <w:t xml:space="preserve"> on one or a few </w:t>
      </w:r>
      <w:r w:rsidR="00463695">
        <w:t>TCRs</w:t>
      </w:r>
      <w:r w:rsidR="00033E2F">
        <w:t xml:space="preserve"> </w:t>
      </w:r>
      <w:r>
        <w:t>to monitor disease progression and/or response to therapy</w:t>
      </w:r>
      <w:r w:rsidR="00033E2F">
        <w:t xml:space="preserve"> </w:t>
      </w:r>
      <w:r w:rsidR="00033E2F">
        <w:fldChar w:fldCharType="begin"/>
      </w:r>
      <w:r w:rsidR="00A86281">
        <w:instrText xml:space="preserve"> ADDIN ZOTERO_ITEM CSL_CITATION {"citationID":"QAYwEXSd","properties":{"formattedCitation":"\\super 19,50,51\\nosupersub{}","plainCitation":"19,50,51","noteIndex":0},"citationItems":[{"id":1440,"uris":["http://zotero.org/users/522661/items/6KIZCSMC"],"itemData":{"id":1440,"type":"article-journal","abstract":"T cell receptor (TCR) sequences are exceptionally diverse and can now be comprehensively measured with next-generation sequencing technologies. However, a thorough investigation of longitudinal TCR repertoires throughout childhood in health and during development of a common childhood disease, type 1 diabetes (T1D), has not been undertaken. Here, we deep sequenced the TCR-β chain repertoires from longitudinal peripheral blood DNA samples at 4 time points beginning early in life (median age of 1.4 years) from children who progressed to T1D (n = 29) and age/sex-matched islet autoantibody-negative controls (n = 25). From 53 million TCR-β sequences, we show that the repertoire is extraordinarily diverse early in life and narrows with age independently of disease. We demonstrate the ability to identify specific TCR sequences, including those known to recognize influenza A and, separately, those specific for insulin and its precursor, preproinsulin. Insulin-reactive TCR-β sequences were more common and frequent in number as the disease progressed in those who developed T1D compared with genetically at risk nondiabetic children, and this was not the case for influenza-reactive sequences. As an independent validation, we sequenced and analyzed TCR-β repertoires from a cohort of new-onset T1D patients (n = 143), identifying the same preproinsulin-reactive TCRs. These results demonstrate an enrichment of preproinsulin-reactive TCR sequences during the progression to T1D, highlighting the importance of using disease-relevant TCR sequences as powerful biomarkers in autoimmune disorders.","container-title":"JCI insight","DOI":"10.1172/jci.insight.161885","ISSN":"2379-3708","issue":"18","journalAbbreviation":"JCI Insight","language":"eng","note":"PMID: 35998036","page":"e161885","source":"PubMed","title":"Temporal development of T cell receptor repertoires during childhood in health and disease","volume":"7","author":[{"family":"Mitchell","given":"Angela M."},{"family":"Baschal","given":"Erin E."},{"family":"McDaniel","given":"Kristen A."},{"family":"Simmons","given":"Kimber M."},{"family":"Pyle","given":"Laura"},{"family":"Waugh","given":"Kathleen"},{"family":"Steck","given":"Andrea K."},{"family":"Yu","given":"Liping"},{"family":"Gottlieb","given":"Peter A."},{"family":"Rewers","given":"Marian J."},{"family":"Nakayama","given":"Maki"},{"family":"Michels","given":"Aaron W."}],"issued":{"date-parts":[["2022",9,22]]}},"label":"page"},{"id":1320,"uris":["http://zotero.org/users/522661/items/R2HFAP8N"],"itemData":{"id":1320,"type":"article-journal","abstract":"PURPOSE OF REVIEW: The genetic susceptibility and dominant protection for type 1 diabetes (T1D) associated with human leukocyte antigen (HLA) haplotypes, along with minor risk variants, have long been thought to shape the T cell receptor (TCR) repertoire and eventual phenotype of autoreactive T cells that mediate β-cell destruction. While autoantibodies provide robust markers of disease progression, early studies tracking autoreactive T cells largely failed to achieve clinical utility.\nRECENT FINDINGS: Advances in acquisition of pancreata and islets from T1D organ donors have facilitated studies of T cells isolated from the target tissues. Immunosequencing of TCR α/β-chain complementarity determining regions, along with transcriptional profiling, offers the potential to transform biomarker discovery. Herein, we review recent studies characterizing the autoreactive TCR signature in T1D, emerging technologies, and the challenges and opportunities associated with tracking TCR molecular profiles during the natural history of T1D.","container-title":"Current Diabetes Reports","DOI":"10.1007/s11892-017-0946-4","ISSN":"1539-0829","issue":"11","journalAbbreviation":"Curr Diab Rep","language":"eng","note":"PMID: 29022222\nPMCID: PMC5636870","page":"118","source":"PubMed","title":"T Cell Receptor Profiling in Type 1 Diabetes","volume":"17","author":[{"family":"Jacobsen","given":"Laura M."},{"family":"Posgai","given":"Amanda"},{"family":"Seay","given":"Howard R."},{"family":"Haller","given":"Michael J."},{"family":"Brusko","given":"Todd M."}],"issued":{"date-parts":[["2017",10,11]]}}},{"id":1371,"uris":["http://zotero.org/users/522661/items/7SF9B488"],"itemData":{"id":1371,"type":"article-journal","abstract":"The adaptive immune repertoire plays a critical role in type 1 diabetes (T1D) pathogenesis. However, efforts to characterize B cell and T cell receptor (TCR) profiles in T1D subjects have been largely limited to peripheral blood sampling and restricted to known antigens. To address this, we collected pancreatic draining lymph nodes (pLN), \"irrelevant\" nonpancreatic draining lymph nodes, peripheral blood mononuclear cells (PBMC), and splenocytes from T1D subjects (n = 18) and control donors (n = 9) as well as pancreatic islets from 1 T1D patient; from these tissues, we collected purified CD4+ conventional T cells (Tconv), CD4+ Treg, CD8+ T cells, and B cells. By conducting high-throughput immunosequencing of the TCR β chain (TRB) and B cell receptor (BCR) immunoglobulin heavy chain (IGH) on these samples, we sought to analyze the molecular signature of the lymphocyte populations within these tissues and of T1D. Ultimately, we observed a highly tissue-restricted CD4+ repertoire, while up to 24% of CD8+ clones were shared among tissues. We surveyed our data set for previously described proinsulin- and glutamic acid decarboxylase 65-reactive (GAD65-reactive) receptors, and interestingly, we observed a TRB with homology to a known GAD65-reactive TCR (clone GAD4.13) present in 7 T1D donors (38.9%), representing &gt;25% of all productive TRB within Tconv isolated from the pLN of 1 T1D subject. These data demonstrate diverse receptor signatures at the nucleotide level and enriched autoreactive clones at the amino acid level, supporting the utility of coupling immunosequencing data with knowledge of characterized autoreactive receptors.","container-title":"JCI insight","DOI":"10.1172/jci.insight.88242","ISSN":"2379-3708","issue":"20","journalAbbreviation":"JCI Insight","language":"eng","note":"PMID: 27942583\nPMCID: PMC5135280","page":"e88242","source":"PubMed","title":"Tissue distribution and clonal diversity of the T and B cell repertoire in type 1 diabetes","volume":"1","author":[{"family":"Seay","given":"Howard R."},{"family":"Yusko","given":"Erik"},{"family":"Rothweiler","given":"Stephanie J."},{"family":"Zhang","given":"Lin"},{"family":"Posgai","given":"Amanda L."},{"family":"Campbell-Thompson","given":"Martha"},{"family":"Vignali","given":"Marissa"},{"family":"Emerson","given":"Ryan O."},{"family":"Kaddis","given":"John S."},{"family":"Ko","given":"Dave"},{"family":"Nakayama","given":"Maki"},{"family":"Smith","given":"Mia J."},{"family":"Cambier","given":"John C."},{"family":"Pugliese","given":"Alberto"},{"family":"Atkinson","given":"Mark A."},{"family":"Robins","given":"Harlan S."},{"family":"Brusko","given":"Todd M."}],"issued":{"date-parts":[["2016"]],"season":"08"}},"label":"page"}],"schema":"https://github.com/citation-style-language/schema/raw/master/csl-citation.json"} </w:instrText>
      </w:r>
      <w:r w:rsidR="00033E2F">
        <w:fldChar w:fldCharType="separate"/>
      </w:r>
      <w:r w:rsidR="00A86281" w:rsidRPr="00A86281">
        <w:rPr>
          <w:rFonts w:ascii="Calibri" w:cs="Calibri"/>
          <w:vertAlign w:val="superscript"/>
        </w:rPr>
        <w:t>19,50,51</w:t>
      </w:r>
      <w:r w:rsidR="00033E2F">
        <w:fldChar w:fldCharType="end"/>
      </w:r>
      <w:r>
        <w:t xml:space="preserve">. </w:t>
      </w:r>
      <w:r w:rsidR="00F7546E">
        <w:t>In contrast to this approach, o</w:t>
      </w:r>
      <w:r w:rsidR="00033E2F">
        <w:t xml:space="preserve">ur </w:t>
      </w:r>
      <w:r w:rsidR="008568A2">
        <w:lastRenderedPageBreak/>
        <w:t xml:space="preserve">broader-based studies </w:t>
      </w:r>
      <w:r w:rsidR="00A16CC5">
        <w:t>place</w:t>
      </w:r>
      <w:r w:rsidR="002234C8">
        <w:t xml:space="preserve"> many </w:t>
      </w:r>
      <w:r w:rsidR="00033E2F">
        <w:t xml:space="preserve">TCRs </w:t>
      </w:r>
      <w:r w:rsidR="002234C8">
        <w:t xml:space="preserve">with different </w:t>
      </w:r>
      <w:r w:rsidR="00A16CC5">
        <w:t xml:space="preserve">islet antigen </w:t>
      </w:r>
      <w:r w:rsidR="002234C8">
        <w:t xml:space="preserve">specificities and </w:t>
      </w:r>
      <w:r w:rsidR="007B3812">
        <w:t xml:space="preserve">distinct </w:t>
      </w:r>
      <w:r w:rsidR="007B3812">
        <w:rPr>
          <w:i/>
          <w:iCs/>
        </w:rPr>
        <w:t xml:space="preserve">TRA </w:t>
      </w:r>
      <w:r w:rsidR="007B3812">
        <w:t>sequence features</w:t>
      </w:r>
      <w:r w:rsidR="00FE23A7">
        <w:t xml:space="preserve"> </w:t>
      </w:r>
      <w:r w:rsidR="00033E2F">
        <w:t xml:space="preserve">in </w:t>
      </w:r>
      <w:r w:rsidR="004C4BD4">
        <w:t xml:space="preserve">both </w:t>
      </w:r>
      <w:r w:rsidR="00033E2F">
        <w:t xml:space="preserve">the pancreas </w:t>
      </w:r>
      <w:r w:rsidR="004C4BD4">
        <w:t xml:space="preserve">and blood </w:t>
      </w:r>
      <w:r w:rsidR="00033E2F">
        <w:t xml:space="preserve">in </w:t>
      </w:r>
      <w:r w:rsidR="004C4BD4">
        <w:t>early</w:t>
      </w:r>
      <w:r w:rsidR="00D11129">
        <w:t xml:space="preserve"> stages of T1D progression</w:t>
      </w:r>
      <w:r w:rsidR="004C4BD4">
        <w:t xml:space="preserve">. </w:t>
      </w:r>
      <w:r w:rsidR="002234C8">
        <w:t xml:space="preserve">Together, these </w:t>
      </w:r>
      <w:r w:rsidR="00F7546E">
        <w:t xml:space="preserve">new </w:t>
      </w:r>
      <w:r w:rsidR="002234C8">
        <w:t xml:space="preserve">findings suggest </w:t>
      </w:r>
      <w:r w:rsidR="00F7546E">
        <w:t>that an</w:t>
      </w:r>
      <w:r w:rsidR="00A16CC5">
        <w:t xml:space="preserve"> alternative to </w:t>
      </w:r>
      <w:r w:rsidR="00EE4708">
        <w:t xml:space="preserve">the </w:t>
      </w:r>
      <w:r w:rsidR="00A16CC5">
        <w:t xml:space="preserve">reductionist </w:t>
      </w:r>
      <w:r w:rsidR="00EE4708">
        <w:t>approach</w:t>
      </w:r>
      <w:r w:rsidR="00A16CC5">
        <w:t xml:space="preserve"> </w:t>
      </w:r>
      <w:r w:rsidR="00EE4708">
        <w:t>for</w:t>
      </w:r>
      <w:r w:rsidR="00A16CC5">
        <w:t xml:space="preserve"> translational studies </w:t>
      </w:r>
      <w:r w:rsidR="00F7546E">
        <w:t>is</w:t>
      </w:r>
      <w:r w:rsidR="00A16CC5">
        <w:t xml:space="preserve"> </w:t>
      </w:r>
      <w:r w:rsidR="00F7546E">
        <w:t xml:space="preserve">to consider autoreactivity as </w:t>
      </w:r>
      <w:r w:rsidR="00A16CC5">
        <w:t xml:space="preserve">a web of T cell specificities and potential cross reactivities. </w:t>
      </w:r>
      <w:r w:rsidR="004C4BD4">
        <w:t xml:space="preserve">Our findings </w:t>
      </w:r>
      <w:r w:rsidR="00F7546E">
        <w:t>provide a basis for expansion of</w:t>
      </w:r>
      <w:r w:rsidR="00033E2F">
        <w:t xml:space="preserve"> future biomarker studies to include a broader network of autoreactive and potentially </w:t>
      </w:r>
      <w:r w:rsidR="00E54621">
        <w:t>multi-specific</w:t>
      </w:r>
      <w:r w:rsidR="00033E2F">
        <w:t xml:space="preserve"> TCRs. </w:t>
      </w:r>
    </w:p>
    <w:p w14:paraId="4CCF350F" w14:textId="77777777" w:rsidR="004B39DA" w:rsidRDefault="004B39DA" w:rsidP="004B39DA">
      <w:pPr>
        <w:spacing w:line="360" w:lineRule="auto"/>
        <w:rPr>
          <w:b/>
        </w:rPr>
      </w:pPr>
      <w:r w:rsidRPr="001C15AB">
        <w:rPr>
          <w:b/>
        </w:rPr>
        <w:t>Materials and Methods</w:t>
      </w:r>
    </w:p>
    <w:p w14:paraId="4433623B" w14:textId="7C3116C9" w:rsidR="004B39DA" w:rsidRDefault="004B39DA" w:rsidP="004B39DA">
      <w:pPr>
        <w:spacing w:line="360" w:lineRule="auto"/>
      </w:pPr>
      <w:r>
        <w:rPr>
          <w:b/>
        </w:rPr>
        <w:t xml:space="preserve">Repository information. </w:t>
      </w:r>
      <w:r w:rsidRPr="00920749">
        <w:rPr>
          <w:bCs/>
        </w:rPr>
        <w:t xml:space="preserve">Code </w:t>
      </w:r>
      <w:r w:rsidR="000635FD">
        <w:rPr>
          <w:bCs/>
        </w:rPr>
        <w:t xml:space="preserve">and data </w:t>
      </w:r>
      <w:r w:rsidRPr="000635FD">
        <w:rPr>
          <w:bCs/>
        </w:rPr>
        <w:t>for</w:t>
      </w:r>
      <w:r w:rsidRPr="000635FD">
        <w:rPr>
          <w:b/>
        </w:rPr>
        <w:t xml:space="preserve"> </w:t>
      </w:r>
      <w:r w:rsidR="000635FD" w:rsidRPr="002601C5">
        <w:t xml:space="preserve">generating Figures, as well as </w:t>
      </w:r>
      <w:proofErr w:type="spellStart"/>
      <w:r w:rsidR="000635FD" w:rsidRPr="002601C5">
        <w:t>pdb</w:t>
      </w:r>
      <w:proofErr w:type="spellEnd"/>
      <w:r w:rsidR="000635FD" w:rsidRPr="002601C5">
        <w:t xml:space="preserve"> files of molecular models, are availab</w:t>
      </w:r>
      <w:hyperlink r:id="rId11" w:history="1">
        <w:r w:rsidR="001A6724" w:rsidRPr="0068278E">
          <w:rPr>
            <w:rStyle w:val="Hyperlink"/>
          </w:rPr>
          <w:t>le at</w:t>
        </w:r>
        <w:r w:rsidR="001A6724" w:rsidRPr="0068278E">
          <w:rPr>
            <w:rStyle w:val="Hyperlink"/>
            <w:i/>
            <w:iCs/>
          </w:rPr>
          <w:t xml:space="preserve"> </w:t>
        </w:r>
        <w:r w:rsidR="001A6724" w:rsidRPr="0068278E">
          <w:rPr>
            <w:rStyle w:val="Hyperlink"/>
          </w:rPr>
          <w:t>https://</w:t>
        </w:r>
      </w:hyperlink>
      <w:r w:rsidRPr="002601C5">
        <w:t>github.com/BenaroyaResearch/</w:t>
      </w:r>
      <w:r>
        <w:rPr>
          <w:rStyle w:val="Hyperlink"/>
        </w:rPr>
        <w:t xml:space="preserve">. </w:t>
      </w:r>
      <w:r>
        <w:t>P</w:t>
      </w:r>
      <w:r w:rsidRPr="001C15AB">
        <w:t xml:space="preserve">rofiles </w:t>
      </w:r>
      <w:r>
        <w:t xml:space="preserve">yielding TCRs </w:t>
      </w:r>
      <w:r w:rsidRPr="001C15AB">
        <w:t>were deposited in the GEO</w:t>
      </w:r>
      <w:r w:rsidR="000635FD">
        <w:t xml:space="preserve"> repository (</w:t>
      </w:r>
      <w:hyperlink r:id="rId12" w:history="1">
        <w:r w:rsidR="000635FD" w:rsidRPr="000635FD">
          <w:rPr>
            <w:rStyle w:val="Hyperlink"/>
          </w:rPr>
          <w:t>https://www.ncbi.nlm.nih.gov/geo/</w:t>
        </w:r>
      </w:hyperlink>
      <w:r>
        <w:t xml:space="preserve"> </w:t>
      </w:r>
      <w:r w:rsidRPr="001C15AB">
        <w:t>)</w:t>
      </w:r>
      <w:r w:rsidR="000635FD">
        <w:t xml:space="preserve"> under accession numbers </w:t>
      </w:r>
      <w:r w:rsidR="000635FD" w:rsidRPr="000635FD">
        <w:t>GSE182870</w:t>
      </w:r>
      <w:r w:rsidR="000635FD">
        <w:t xml:space="preserve"> (Cohort 1) and GSE</w:t>
      </w:r>
      <w:r w:rsidR="000635FD" w:rsidRPr="00730F57">
        <w:rPr>
          <w:highlight w:val="yellow"/>
        </w:rPr>
        <w:t>XXXXX</w:t>
      </w:r>
      <w:r w:rsidR="000635FD">
        <w:t xml:space="preserve"> (Cohort 2)</w:t>
      </w:r>
      <w:r w:rsidRPr="001C15AB">
        <w:t xml:space="preserve">. </w:t>
      </w:r>
    </w:p>
    <w:p w14:paraId="024C4CDA" w14:textId="77777777" w:rsidR="004B39DA" w:rsidRDefault="004B39DA" w:rsidP="004B39DA">
      <w:pPr>
        <w:pStyle w:val="NoSpacing"/>
        <w:spacing w:line="360" w:lineRule="auto"/>
        <w:ind w:firstLine="720"/>
        <w:rPr>
          <w:sz w:val="24"/>
          <w:szCs w:val="24"/>
        </w:rPr>
      </w:pPr>
    </w:p>
    <w:p w14:paraId="442CEB63" w14:textId="6B3F4194" w:rsidR="004B39DA" w:rsidRDefault="004B39DA" w:rsidP="004B39DA">
      <w:pPr>
        <w:pStyle w:val="NoSpacing"/>
        <w:spacing w:line="360" w:lineRule="auto"/>
        <w:rPr>
          <w:sz w:val="24"/>
          <w:szCs w:val="24"/>
        </w:rPr>
      </w:pPr>
      <w:r w:rsidRPr="00BE0304">
        <w:rPr>
          <w:b/>
          <w:bCs/>
          <w:sz w:val="24"/>
          <w:szCs w:val="24"/>
        </w:rPr>
        <w:t>Study approval</w:t>
      </w:r>
      <w:r>
        <w:t xml:space="preserve">. </w:t>
      </w:r>
      <w:r w:rsidRPr="00BE0304">
        <w:rPr>
          <w:sz w:val="24"/>
          <w:szCs w:val="24"/>
        </w:rPr>
        <w:t xml:space="preserve">Protocols for these studies were approved by the Institutional Review Board of Benaroya Research Institute (IRB7109-332). Protocols for the </w:t>
      </w:r>
      <w:r w:rsidR="00CE0158">
        <w:rPr>
          <w:sz w:val="24"/>
          <w:szCs w:val="24"/>
        </w:rPr>
        <w:t>clinical studies</w:t>
      </w:r>
      <w:r w:rsidRPr="00BE0304">
        <w:rPr>
          <w:sz w:val="24"/>
          <w:szCs w:val="24"/>
        </w:rPr>
        <w:t xml:space="preserve"> were approved under the auspices of </w:t>
      </w:r>
      <w:r w:rsidR="000635FD">
        <w:rPr>
          <w:rFonts w:ascii="Roboto" w:hAnsi="Roboto"/>
          <w:color w:val="1B1B1B"/>
          <w:shd w:val="clear" w:color="auto" w:fill="FFFFFF"/>
        </w:rPr>
        <w:t xml:space="preserve">NCT00129259 for the </w:t>
      </w:r>
      <w:proofErr w:type="spellStart"/>
      <w:r w:rsidR="000635FD">
        <w:rPr>
          <w:rFonts w:ascii="Roboto" w:hAnsi="Roboto"/>
          <w:color w:val="1B1B1B"/>
          <w:shd w:val="clear" w:color="auto" w:fill="FFFFFF"/>
        </w:rPr>
        <w:t>AbATE</w:t>
      </w:r>
      <w:proofErr w:type="spellEnd"/>
      <w:r w:rsidR="000635FD">
        <w:rPr>
          <w:rFonts w:ascii="Roboto" w:hAnsi="Roboto"/>
          <w:color w:val="1B1B1B"/>
          <w:shd w:val="clear" w:color="auto" w:fill="FFFFFF"/>
        </w:rPr>
        <w:t xml:space="preserve"> trial </w:t>
      </w:r>
      <w:r w:rsidR="000635FD">
        <w:rPr>
          <w:rFonts w:ascii="Roboto" w:hAnsi="Roboto"/>
          <w:color w:val="1B1B1B"/>
          <w:shd w:val="clear" w:color="auto" w:fill="FFFFFF"/>
        </w:rPr>
        <w:fldChar w:fldCharType="begin"/>
      </w:r>
      <w:r w:rsidR="00A86281">
        <w:rPr>
          <w:rFonts w:ascii="Roboto" w:hAnsi="Roboto"/>
          <w:color w:val="1B1B1B"/>
          <w:shd w:val="clear" w:color="auto" w:fill="FFFFFF"/>
        </w:rPr>
        <w:instrText xml:space="preserve"> ADDIN ZOTERO_ITEM CSL_CITATION {"citationID":"a1c17s4e7r9","properties":{"formattedCitation":"\\super 52\\nosupersub{}","plainCitation":"52","noteIndex":0},"citationItems":[{"id":120,"uris":["http://zotero.org/users/522661/items/G95T47JT"],"itemData":{"id":120,"type":"article-journal","abstract":"Trials of immune therapies in new-onset type 1 diabetes (T1D) have shown success but not all subjects respond and the response duration is limited. Our aim was to determine whether two courses of FcR-nonbinding anti-CD3 mAb, teplizumab, reduces the decline in C-peptide in patients with new-onset T1D two years after disease onset, and we also set out to identify characteristics of responders. We treated 52 subjects with new-onset T1D with teplizumab for 2 weeks at diagnosis and after 1 year in a randomized, open-labeled, controlled trial. In the intention to treat analysis of the primary endpoint, teplizumab-treated patients had a reduced decline in C-peptide at 2 years ((mean, 95% CI) -0.28(-0.36, -0.20) nmol/L) vs. control (-0.46(-0.57, -0.35) nmol/L; p=0.002), a 75% improvement. The most common adverse events were rash, transient upper respiratory infections, headache, and nausea. In a post-hoc analysis, we characterized clinical responders and found that metabolic (HbA1c and insulin use) and immunologic features distinguished this group from non-responders to teplizumab. We conclude that teplizumab treatment preserves insulin production and reduces the use of exogenous insulin in some patients with new-onset T1D. Metabolic and immunologic features at entry can identify a subgroup with robust responses to immune therapy.","container-title":"Diabetes","DOI":"10.2337/db13-0345","ISSN":"1939-327X","journalAbbreviation":"Diabetes","language":"ENG","note":"PMID: 23835333","source":"NCBI PubMed","title":"Teplizumab (anti-CD3 mAb) treatment preserves C-peptide responses in patients with new-onset type 1 diabetes in a randomized controlled trial: Metabolic and immunologic features at baseline identify a subgroup of responders","title-short":"Teplizumab (anti-CD3 mAb) treatment preserves C-peptide responses in patients with new-onset type 1 diabetes in a randomized controlled trial","author":[{"family":"Herold","given":"Kevan C"},{"family":"Gitelman","given":"Stephen E"},{"family":"Ehlers","given":"Mario R"},{"family":"Gottlieb","given":"Peter A"},{"family":"Greenbaum","given":"Carla J"},{"family":"Hagopian","given":"William"},{"family":"Boyle","given":"Karen D"},{"family":"Keyes-Elstein","given":"Lynette"},{"family":"Aggarwal","given":"Sudeepta"},{"family":"Phippard","given":"Deborah"},{"family":"Sayre","given":"Peter H"},{"family":"McNamara","given":"James"},{"family":"Bluestone","given":"Jeffrey A"},{"literal":"the AbATE Study Team"}],"issued":{"date-parts":[["2013",7,8]]}}}],"schema":"https://github.com/citation-style-language/schema/raw/master/csl-citation.json"} </w:instrText>
      </w:r>
      <w:r w:rsidR="000635FD">
        <w:rPr>
          <w:rFonts w:ascii="Roboto" w:hAnsi="Roboto"/>
          <w:color w:val="1B1B1B"/>
          <w:shd w:val="clear" w:color="auto" w:fill="FFFFFF"/>
        </w:rPr>
        <w:fldChar w:fldCharType="separate"/>
      </w:r>
      <w:r w:rsidR="00A86281" w:rsidRPr="00A86281">
        <w:rPr>
          <w:rFonts w:ascii="Roboto" w:hAnsi="Roboto" w:cs="Times New Roman"/>
          <w:color w:val="000000"/>
          <w:vertAlign w:val="superscript"/>
        </w:rPr>
        <w:t>52</w:t>
      </w:r>
      <w:r w:rsidR="000635FD">
        <w:rPr>
          <w:rFonts w:ascii="Roboto" w:hAnsi="Roboto"/>
          <w:color w:val="1B1B1B"/>
          <w:shd w:val="clear" w:color="auto" w:fill="FFFFFF"/>
        </w:rPr>
        <w:fldChar w:fldCharType="end"/>
      </w:r>
      <w:r w:rsidR="000635FD">
        <w:rPr>
          <w:rFonts w:ascii="Roboto" w:hAnsi="Roboto"/>
          <w:color w:val="1B1B1B"/>
          <w:shd w:val="clear" w:color="auto" w:fill="FFFFFF"/>
        </w:rPr>
        <w:t xml:space="preserve"> and </w:t>
      </w:r>
      <w:r w:rsidR="00CE0158" w:rsidRPr="00CE0158">
        <w:rPr>
          <w:rFonts w:ascii="Roboto" w:hAnsi="Roboto"/>
          <w:color w:val="1B1B1B"/>
          <w:shd w:val="clear" w:color="auto" w:fill="FFFFFF"/>
        </w:rPr>
        <w:t>NCT00515099</w:t>
      </w:r>
      <w:r w:rsidR="00CE0158">
        <w:rPr>
          <w:rFonts w:ascii="Roboto" w:hAnsi="Roboto"/>
          <w:color w:val="1B1B1B"/>
          <w:shd w:val="clear" w:color="auto" w:fill="FFFFFF"/>
        </w:rPr>
        <w:t xml:space="preserve"> for the START study.</w:t>
      </w:r>
      <w:r w:rsidR="00CE0158">
        <w:rPr>
          <w:rFonts w:ascii="Roboto" w:hAnsi="Roboto"/>
          <w:color w:val="1B1B1B"/>
          <w:shd w:val="clear" w:color="auto" w:fill="FFFFFF"/>
        </w:rPr>
        <w:fldChar w:fldCharType="begin"/>
      </w:r>
      <w:r w:rsidR="00A86281">
        <w:rPr>
          <w:rFonts w:ascii="Roboto" w:hAnsi="Roboto"/>
          <w:color w:val="1B1B1B"/>
          <w:shd w:val="clear" w:color="auto" w:fill="FFFFFF"/>
        </w:rPr>
        <w:instrText xml:space="preserve"> ADDIN ZOTERO_ITEM CSL_CITATION {"citationID":"aupmqo4tqc","properties":{"formattedCitation":"\\super 53\\nosupersub{}","plainCitation":"53","noteIndex":0},"citationItems":[{"id":3385,"uris":["http://zotero.org/users/522661/items/UPUJVCKA"],"itemData":{"id":3385,"type":"article-journal","abstract":"AIMS/HYPOTHESIS: Type 1 diabetes results from T cell mediated destruction of beta cells. We conducted a trial of antithymocyte globulin (ATG) in new-onset type 1 diabetes (the Study of Thymoglobulin to ARrest T1D [START] trial). Our goal was to evaluate the longer-term safety and efficacy of ATG in preserving islet function at 2 years.\nMETHODS: A multicentre, randomised, double-blind, placebo-controlled trial of 6.5 mg/kg ATG (Thymoglobulin) vs placebo in patients with new-onset type 1 diabetes was conducted at seven university medical centres and one Children's Hospital in the USA. The site-stratified randomisation scheme was computer generated at the data coordinating centre using permuted-blocks of size 3 or 6. Eligible participants were between the ages of 12 and 35, and enrolled within 100 days from diagnosis. Subjects were randomised to 6.5 mg/kg ATG (thymoglobulin) vs placebo in a 2:1 ratio. Participants were blinded, and the study design included two sequential patient-care teams: an unblinded study-drug administration team (for the first 8 weeks), and a blinded diabetes management team (for the remainder of the study). Endpoints assessed at 24 months included meal-stimulated C-peptide AUC, safety and immunological responses.\nRESULTS: Fifty-eight patients were enrolled; at 2 years, 35 assigned to ATG and 16 to placebo completed the study. The pre-specified endpoints were not met. In post hoc analyses, older patients (age 22-35 years) in the ATG group had significantly greater C-peptide AUCs at 24 months than placebo patients. Using complete preservation of baseline C-peptide at 24 months as threshold, nine of 35 ATG-treated participants (vs 2/16 placebo participants) were classified as responders; nine of 11 responders (67%) were older. All participants reported at least one adverse event (AE), with 1,148 events in the 38 ATG participants vs 415 in the 20 placebo participants; a comparable number of infections were noted in the ATG and placebo groups, with no opportunistic infections nor difficulty clearing infections in either group. Circulating T cell subsets depleted by ATG partially reconstituted, but regulatory, naive and central memory subsets remained significantly depleted at 24 months. Beta cell autoantibodies did not change over the 24 months in the ATG-treated or placebo participants. At 12 months, ATG-treated participants had similar humoral immune responses to tetanus and HepA vaccines as placebo-treated participants, and no increased infections.\nCONCLUSIONS/INTERPRETATION: A brief course of ATG substantially depleted T cell subsets, including regulatory cells, but did not preserve islet function 24 months later in the majority of patients with new-onset type 1 diabetes. ATG preserved C-peptide secretion in older participants, which may warrant further study.\nTRIAL REGISTRATION: ClinicalTrials.gov NCT00515099 PUBLIC DATA REPOSITORY: START datasets are available in TrialShare www.itntrialshare.org\nFUNDING: National Institute of Allergy and Infectious Diseases (NIAID) of the National Institutes of Health (NIH). The trial was conducted by the Immune Tolerance Network (ITN).","container-title":"Diabetologia","DOI":"10.1007/s00125-016-3917-4","ISSN":"1432-0428","issue":"6","journalAbbreviation":"Diabetologia","language":"eng","note":"PMID: 27053235\nPMCID: PMC4869699","page":"1153-1161","source":"PubMed","title":"Antithymocyte globulin therapy for patients with recent-onset type 1 diabetes: 2 year results of a randomised trial","title-short":"Antithymocyte globulin therapy for patients with recent-onset type 1 diabetes","volume":"59","author":[{"family":"Gitelman","given":"Stephen E."},{"family":"Gottlieb","given":"Peter A."},{"family":"Felner","given":"Eric I."},{"family":"Willi","given":"Steven M."},{"family":"Fisher","given":"Lynda K."},{"family":"Moran","given":"Antoinette"},{"family":"Gottschalk","given":"Michael"},{"family":"Moore","given":"Wayne V."},{"family":"Pinckney","given":"Ashley"},{"family":"Keyes-Elstein","given":"Lynette"},{"family":"Harris","given":"Kristina M."},{"family":"Kanaparthi","given":"Sai"},{"family":"Phippard","given":"Deborah"},{"family":"Ding","given":"Linna"},{"family":"Bluestone","given":"Jeffrey A."},{"family":"Ehlers","given":"Mario R."},{"literal":"ITN START Study Team"}],"issued":{"date-parts":[["2016",6]]}}}],"schema":"https://github.com/citation-style-language/schema/raw/master/csl-citation.json"} </w:instrText>
      </w:r>
      <w:r w:rsidR="00CE0158">
        <w:rPr>
          <w:rFonts w:ascii="Roboto" w:hAnsi="Roboto"/>
          <w:color w:val="1B1B1B"/>
          <w:shd w:val="clear" w:color="auto" w:fill="FFFFFF"/>
        </w:rPr>
        <w:fldChar w:fldCharType="separate"/>
      </w:r>
      <w:r w:rsidR="00A86281" w:rsidRPr="00A86281">
        <w:rPr>
          <w:rFonts w:ascii="Roboto" w:hAnsi="Roboto" w:cs="Times New Roman"/>
          <w:color w:val="000000"/>
          <w:vertAlign w:val="superscript"/>
        </w:rPr>
        <w:t>53</w:t>
      </w:r>
      <w:r w:rsidR="00CE0158">
        <w:rPr>
          <w:rFonts w:ascii="Roboto" w:hAnsi="Roboto"/>
          <w:color w:val="1B1B1B"/>
          <w:shd w:val="clear" w:color="auto" w:fill="FFFFFF"/>
        </w:rPr>
        <w:fldChar w:fldCharType="end"/>
      </w:r>
    </w:p>
    <w:p w14:paraId="0A4F048B" w14:textId="77777777" w:rsidR="004B39DA" w:rsidRDefault="004B39DA" w:rsidP="004B39DA">
      <w:pPr>
        <w:pStyle w:val="NoSpacing"/>
        <w:spacing w:line="360" w:lineRule="auto"/>
        <w:rPr>
          <w:sz w:val="24"/>
          <w:szCs w:val="24"/>
        </w:rPr>
      </w:pPr>
    </w:p>
    <w:p w14:paraId="146E0F3B" w14:textId="77777777" w:rsidR="004B39DA" w:rsidRPr="00BE0304" w:rsidRDefault="004B39DA" w:rsidP="004B39DA">
      <w:pPr>
        <w:pStyle w:val="NoSpacing"/>
        <w:spacing w:line="360" w:lineRule="auto"/>
        <w:rPr>
          <w:sz w:val="24"/>
          <w:szCs w:val="24"/>
        </w:rPr>
      </w:pPr>
      <w:r>
        <w:rPr>
          <w:b/>
          <w:bCs/>
          <w:sz w:val="24"/>
          <w:szCs w:val="24"/>
        </w:rPr>
        <w:t>Experimental</w:t>
      </w:r>
      <w:r w:rsidRPr="002B3645">
        <w:rPr>
          <w:b/>
          <w:bCs/>
          <w:sz w:val="24"/>
          <w:szCs w:val="24"/>
        </w:rPr>
        <w:t xml:space="preserve"> methods</w:t>
      </w:r>
      <w:r>
        <w:rPr>
          <w:sz w:val="24"/>
          <w:szCs w:val="24"/>
        </w:rPr>
        <w:t xml:space="preserve">: Methods are available as </w:t>
      </w:r>
      <w:r w:rsidRPr="002B3645">
        <w:rPr>
          <w:sz w:val="24"/>
          <w:szCs w:val="24"/>
        </w:rPr>
        <w:t>Supplemental Methods</w:t>
      </w:r>
      <w:r>
        <w:rPr>
          <w:sz w:val="24"/>
          <w:szCs w:val="24"/>
        </w:rPr>
        <w:t>.</w:t>
      </w:r>
    </w:p>
    <w:p w14:paraId="031B190D" w14:textId="3D26552C" w:rsidR="004B39DA" w:rsidRDefault="004B39DA" w:rsidP="00033E2F">
      <w:pPr>
        <w:pStyle w:val="NoSpacing"/>
        <w:spacing w:line="360" w:lineRule="auto"/>
        <w:rPr>
          <w:b/>
          <w:bCs/>
          <w:sz w:val="24"/>
          <w:szCs w:val="24"/>
        </w:rPr>
      </w:pPr>
    </w:p>
    <w:p w14:paraId="3858C051" w14:textId="5CD68B34" w:rsidR="00033E2F" w:rsidRPr="00734F41" w:rsidRDefault="00033E2F" w:rsidP="00033E2F">
      <w:pPr>
        <w:pStyle w:val="NoSpacing"/>
        <w:spacing w:line="360" w:lineRule="auto"/>
        <w:rPr>
          <w:b/>
          <w:bCs/>
          <w:sz w:val="24"/>
          <w:szCs w:val="24"/>
        </w:rPr>
      </w:pPr>
      <w:r w:rsidRPr="00734F41">
        <w:rPr>
          <w:b/>
          <w:bCs/>
          <w:sz w:val="24"/>
          <w:szCs w:val="24"/>
        </w:rPr>
        <w:t>Author contributions</w:t>
      </w:r>
    </w:p>
    <w:p w14:paraId="2735AEED" w14:textId="5CE1AFF9" w:rsidR="00A02039" w:rsidRDefault="00033E2F" w:rsidP="00FF42EB">
      <w:pPr>
        <w:spacing w:line="480" w:lineRule="auto"/>
        <w:ind w:firstLine="720"/>
        <w:rPr>
          <w:b/>
          <w:bCs/>
        </w:rPr>
      </w:pPr>
      <w:r>
        <w:t>PSL, MN and AP conceived the analysis</w:t>
      </w:r>
      <w:r w:rsidRPr="0066163A">
        <w:t xml:space="preserve">; </w:t>
      </w:r>
      <w:r>
        <w:t xml:space="preserve">PSL and KC </w:t>
      </w:r>
      <w:r w:rsidR="00AB69C8">
        <w:t xml:space="preserve">isolated and </w:t>
      </w:r>
      <w:r>
        <w:t xml:space="preserve">provided </w:t>
      </w:r>
      <w:r w:rsidR="0080044B">
        <w:t>IAR T</w:t>
      </w:r>
      <w:r>
        <w:t xml:space="preserve"> cell sequences; MN isolated the PIT TCR sequences in her laboratory and provided them for analysis; </w:t>
      </w:r>
      <w:r w:rsidR="008F226C">
        <w:t xml:space="preserve">EB, JC and FP performed laboratory experiments; ES and CS designed Cohorts and collected samples; </w:t>
      </w:r>
      <w:r w:rsidRPr="0066163A">
        <w:t>PSL</w:t>
      </w:r>
      <w:r>
        <w:t xml:space="preserve"> </w:t>
      </w:r>
      <w:r w:rsidR="001A6724">
        <w:t xml:space="preserve">and SB </w:t>
      </w:r>
      <w:r w:rsidRPr="0066163A">
        <w:t xml:space="preserve">analyzed </w:t>
      </w:r>
      <w:r>
        <w:t>the TCR data</w:t>
      </w:r>
      <w:r w:rsidRPr="0066163A">
        <w:t xml:space="preserve">; </w:t>
      </w:r>
      <w:r>
        <w:t>PSL, KC, and MN</w:t>
      </w:r>
      <w:r w:rsidRPr="0066163A">
        <w:t xml:space="preserve"> </w:t>
      </w:r>
      <w:r>
        <w:t>interpreted data</w:t>
      </w:r>
      <w:r w:rsidRPr="0066163A">
        <w:t xml:space="preserve">; </w:t>
      </w:r>
      <w:r>
        <w:t>PSL</w:t>
      </w:r>
      <w:r w:rsidRPr="0066163A">
        <w:t xml:space="preserve"> wrote the manuscript</w:t>
      </w:r>
      <w:r>
        <w:t>, with contributions from a</w:t>
      </w:r>
      <w:r w:rsidRPr="0066163A">
        <w:t xml:space="preserve">ll authors. </w:t>
      </w:r>
    </w:p>
    <w:p w14:paraId="4E62BE2E" w14:textId="7A3E3081" w:rsidR="00FF42EB" w:rsidRDefault="006D4ECE" w:rsidP="00730F57">
      <w:pPr>
        <w:spacing w:line="480" w:lineRule="auto"/>
        <w:rPr>
          <w:b/>
          <w:bCs/>
        </w:rPr>
      </w:pPr>
      <w:r>
        <w:rPr>
          <w:b/>
          <w:bCs/>
        </w:rPr>
        <w:br w:type="column"/>
      </w:r>
      <w:r w:rsidR="00FF42EB" w:rsidRPr="00FF42EB">
        <w:rPr>
          <w:b/>
          <w:bCs/>
        </w:rPr>
        <w:lastRenderedPageBreak/>
        <w:t>References</w:t>
      </w:r>
    </w:p>
    <w:p w14:paraId="6EC8AB5E" w14:textId="77777777" w:rsidR="00A86281" w:rsidRPr="00A86281" w:rsidRDefault="007F192F" w:rsidP="00A86281">
      <w:pPr>
        <w:pStyle w:val="Bibliography"/>
        <w:rPr>
          <w:rFonts w:ascii="Calibri" w:cs="Calibri"/>
        </w:rPr>
      </w:pPr>
      <w:r>
        <w:fldChar w:fldCharType="begin"/>
      </w:r>
      <w:r w:rsidR="00A86281">
        <w:instrText xml:space="preserve"> ADDIN ZOTERO_BIBL {"uncited":[],"omitted":[],"custom":[]} CSL_BIBLIOGRAPHY </w:instrText>
      </w:r>
      <w:r>
        <w:fldChar w:fldCharType="separate"/>
      </w:r>
      <w:r w:rsidR="00A86281" w:rsidRPr="00A86281">
        <w:rPr>
          <w:rFonts w:ascii="Calibri" w:cs="Calibri"/>
        </w:rPr>
        <w:t xml:space="preserve">1. </w:t>
      </w:r>
      <w:r w:rsidR="00A86281" w:rsidRPr="00A86281">
        <w:rPr>
          <w:rFonts w:ascii="Calibri" w:cs="Calibri"/>
        </w:rPr>
        <w:tab/>
        <w:t>Concannon P, Rich SS, Nepom GT. Genetics of type 1A diabetes. N Engl J Med. 2009 Apr 16;360(16):1646–1654. PMID: 19369670</w:t>
      </w:r>
    </w:p>
    <w:p w14:paraId="23633547" w14:textId="77777777" w:rsidR="00A86281" w:rsidRPr="00A86281" w:rsidRDefault="00A86281" w:rsidP="00A86281">
      <w:pPr>
        <w:pStyle w:val="Bibliography"/>
        <w:rPr>
          <w:rFonts w:ascii="Calibri" w:cs="Calibri"/>
        </w:rPr>
      </w:pPr>
      <w:r w:rsidRPr="00A86281">
        <w:rPr>
          <w:rFonts w:ascii="Calibri" w:cs="Calibri"/>
        </w:rPr>
        <w:t xml:space="preserve">2. </w:t>
      </w:r>
      <w:r w:rsidRPr="00A86281">
        <w:rPr>
          <w:rFonts w:ascii="Calibri" w:cs="Calibri"/>
        </w:rPr>
        <w:tab/>
        <w:t>Kent SC, Chen Y, Bregoli L, Clemmings SM, Kenyon NS, Ricordi C, Hering BJ, Hafler DA. Expanded T cells from pancreatic lymph nodes of type 1 diabetic subjects recognize an insulin epitope. Nature. 2005 May 12;435(7039):224–228. PMID: 15889096</w:t>
      </w:r>
    </w:p>
    <w:p w14:paraId="2FFFAF7F" w14:textId="77777777" w:rsidR="00A86281" w:rsidRPr="00A86281" w:rsidRDefault="00A86281" w:rsidP="00A86281">
      <w:pPr>
        <w:pStyle w:val="Bibliography"/>
        <w:rPr>
          <w:rFonts w:ascii="Calibri" w:cs="Calibri"/>
        </w:rPr>
      </w:pPr>
      <w:r w:rsidRPr="00A86281">
        <w:rPr>
          <w:rFonts w:ascii="Calibri" w:cs="Calibri"/>
        </w:rPr>
        <w:t xml:space="preserve">3. </w:t>
      </w:r>
      <w:r w:rsidRPr="00A86281">
        <w:rPr>
          <w:rFonts w:ascii="Calibri" w:cs="Calibri"/>
        </w:rPr>
        <w:tab/>
        <w:t>Pathiraja V, Kuehlich JP, Campbell PD, Krishnamurthy B, Loudovaris T, Coates PTH, Brodnicki TC, O’Connell PJ, Kedzierska K, Rodda C, Bergman P, Hill E, Purcell AW, Dudek NL, Thomas HE, Kay TWH, Mannering SI. Proinsulin-specific, HLA-DQ8, and HLA-DQ8-transdimer-restricted CD4+ T cells infiltrate islets in type 1 diabetes. Diabetes. 2015 Jan;64(1):172–182. PMID: 25157096</w:t>
      </w:r>
    </w:p>
    <w:p w14:paraId="7EFC78A5" w14:textId="77777777" w:rsidR="00A86281" w:rsidRPr="00A86281" w:rsidRDefault="00A86281" w:rsidP="00A86281">
      <w:pPr>
        <w:pStyle w:val="Bibliography"/>
        <w:rPr>
          <w:rFonts w:ascii="Calibri" w:cs="Calibri"/>
        </w:rPr>
      </w:pPr>
      <w:r w:rsidRPr="00A86281">
        <w:rPr>
          <w:rFonts w:ascii="Calibri" w:cs="Calibri"/>
        </w:rPr>
        <w:t xml:space="preserve">4. </w:t>
      </w:r>
      <w:r w:rsidRPr="00A86281">
        <w:rPr>
          <w:rFonts w:ascii="Calibri" w:cs="Calibri"/>
        </w:rPr>
        <w:tab/>
        <w:t>Willcox A, Richardson SJ, Bone AJ, Foulis AK, Morgan NG. Analysis of islet inflammation in human type 1 diabetes. Clin Exp Immunol. 2009 Feb;155(2):173–181. PMCID: PMC2675247</w:t>
      </w:r>
    </w:p>
    <w:p w14:paraId="36AD4628" w14:textId="77777777" w:rsidR="00A86281" w:rsidRPr="00A86281" w:rsidRDefault="00A86281" w:rsidP="00A86281">
      <w:pPr>
        <w:pStyle w:val="Bibliography"/>
        <w:rPr>
          <w:rFonts w:ascii="Calibri" w:cs="Calibri"/>
        </w:rPr>
      </w:pPr>
      <w:r w:rsidRPr="00A86281">
        <w:rPr>
          <w:rFonts w:ascii="Calibri" w:cs="Calibri"/>
        </w:rPr>
        <w:t xml:space="preserve">5. </w:t>
      </w:r>
      <w:r w:rsidRPr="00A86281">
        <w:rPr>
          <w:rFonts w:ascii="Calibri" w:cs="Calibri"/>
        </w:rPr>
        <w:tab/>
        <w:t>Lennon GP, Bettini M, Burton AR, Vincent E, Arnold PY, Santamaria P, Vignali DAA. T cell islet accumulation in type 1 diabetes is a tightly regulated, cell-autonomous event. Immunity. 2009 Oct 16;31(4):643–653. PMCID: PMC2763021</w:t>
      </w:r>
    </w:p>
    <w:p w14:paraId="30693BE2" w14:textId="77777777" w:rsidR="00A86281" w:rsidRPr="00A86281" w:rsidRDefault="00A86281" w:rsidP="00A86281">
      <w:pPr>
        <w:pStyle w:val="Bibliography"/>
        <w:rPr>
          <w:rFonts w:ascii="Calibri" w:cs="Calibri"/>
        </w:rPr>
      </w:pPr>
      <w:r w:rsidRPr="00A86281">
        <w:rPr>
          <w:rFonts w:ascii="Calibri" w:cs="Calibri"/>
        </w:rPr>
        <w:t xml:space="preserve">6. </w:t>
      </w:r>
      <w:r w:rsidRPr="00A86281">
        <w:rPr>
          <w:rFonts w:ascii="Calibri" w:cs="Calibri"/>
        </w:rPr>
        <w:tab/>
        <w:t>Rigby MR, Ehlers MR. Targeted immune interventions for type 1 diabetes: not as easy as it looks! Curr Opin Endocrinol Diabetes Obes. 2014 Aug;21(4):271–278. PMCID: PMC4133939</w:t>
      </w:r>
    </w:p>
    <w:p w14:paraId="502B0E4A" w14:textId="77777777" w:rsidR="00A86281" w:rsidRPr="00A86281" w:rsidRDefault="00A86281" w:rsidP="00A86281">
      <w:pPr>
        <w:pStyle w:val="Bibliography"/>
        <w:rPr>
          <w:rFonts w:ascii="Calibri" w:cs="Calibri"/>
        </w:rPr>
      </w:pPr>
      <w:r w:rsidRPr="00A86281">
        <w:rPr>
          <w:rFonts w:ascii="Calibri" w:cs="Calibri"/>
        </w:rPr>
        <w:t xml:space="preserve">7. </w:t>
      </w:r>
      <w:r w:rsidRPr="00A86281">
        <w:rPr>
          <w:rFonts w:ascii="Calibri" w:cs="Calibri"/>
        </w:rPr>
        <w:tab/>
        <w:t>Culina S, Lalanne AI, Afonso G, Cerosaletti K, Pinto S, Sebastiani G, Kuranda K, Nigi L, Eugster A, Østerbye T, Maugein A, McLaren JE, Ladell K, Larger E, Beressi JP, Lissina A, Appay V, Davidson HW, Buus S, Price DA, Kuhn M, Bonifacio E, Battaglia M, Caillat-Zucman S, Dotta F, Scharfmann R, Kyewski B, Mallone R, ImMaDiab Study Group. Islet-reactive cd8+ t cell frequencies in the pancreas, but not in blood, distinguish type 1 diabetic patients from healthy donors. Sci Immunol. 2018 02;3(20). PMCID: PMC5874133</w:t>
      </w:r>
    </w:p>
    <w:p w14:paraId="1ED007C6" w14:textId="77777777" w:rsidR="00A86281" w:rsidRPr="00A86281" w:rsidRDefault="00A86281" w:rsidP="00A86281">
      <w:pPr>
        <w:pStyle w:val="Bibliography"/>
        <w:rPr>
          <w:rFonts w:ascii="Calibri" w:cs="Calibri"/>
        </w:rPr>
      </w:pPr>
      <w:r w:rsidRPr="00A86281">
        <w:rPr>
          <w:rFonts w:ascii="Calibri" w:cs="Calibri"/>
        </w:rPr>
        <w:t xml:space="preserve">8. </w:t>
      </w:r>
      <w:r w:rsidRPr="00A86281">
        <w:rPr>
          <w:rFonts w:ascii="Calibri" w:cs="Calibri"/>
        </w:rPr>
        <w:tab/>
        <w:t>Danke NA, Koelle DM, Yee C, Beheray S, Kwok WW. Autoreactive T cells in healthy individuals. J Immunol Baltim Md 1950. 2004 May 15;172(10):5967–5972. PMID: 15128778</w:t>
      </w:r>
    </w:p>
    <w:p w14:paraId="2DC6F712" w14:textId="77777777" w:rsidR="00A86281" w:rsidRPr="00A86281" w:rsidRDefault="00A86281" w:rsidP="00A86281">
      <w:pPr>
        <w:pStyle w:val="Bibliography"/>
        <w:rPr>
          <w:rFonts w:ascii="Calibri" w:cs="Calibri"/>
        </w:rPr>
      </w:pPr>
      <w:r w:rsidRPr="00A86281">
        <w:rPr>
          <w:rFonts w:ascii="Calibri" w:cs="Calibri"/>
        </w:rPr>
        <w:t xml:space="preserve">9. </w:t>
      </w:r>
      <w:r w:rsidRPr="00A86281">
        <w:rPr>
          <w:rFonts w:ascii="Calibri" w:cs="Calibri"/>
        </w:rPr>
        <w:tab/>
        <w:t>Danke NA, Yang J, Greenbaum C, Kwok WW. Comparative study of GAD65-specific CD4+ T cells in healthy and type 1 diabetic subjects. J Autoimmun. 2005 Dec;25(4):303–311. PMID: 16249070</w:t>
      </w:r>
    </w:p>
    <w:p w14:paraId="45013399" w14:textId="77777777" w:rsidR="00A86281" w:rsidRPr="00A86281" w:rsidRDefault="00A86281" w:rsidP="00A86281">
      <w:pPr>
        <w:pStyle w:val="Bibliography"/>
        <w:rPr>
          <w:rFonts w:ascii="Calibri" w:cs="Calibri"/>
        </w:rPr>
      </w:pPr>
      <w:r w:rsidRPr="00A86281">
        <w:rPr>
          <w:rFonts w:ascii="Calibri" w:cs="Calibri"/>
        </w:rPr>
        <w:t xml:space="preserve">10. </w:t>
      </w:r>
      <w:r w:rsidRPr="00A86281">
        <w:rPr>
          <w:rFonts w:ascii="Calibri" w:cs="Calibri"/>
        </w:rPr>
        <w:tab/>
        <w:t>Skowera A, Ladell K, McLaren JE, Dolton G, Matthews KK, Gostick E, Kronenberg-Versteeg D, Eichmann M, Knight RR, Heck S, Powrie J, Bingley PJ, Dayan CM, Miles JJ, Sewell AK, Price DA, Peakman M. β-cell-specific CD8 T cell phenotype in type 1 diabetes reflects chronic autoantigen exposure. Diabetes. 2015 Mar;64(3):916–925. PMCID: PMC4557541</w:t>
      </w:r>
    </w:p>
    <w:p w14:paraId="5A25480D" w14:textId="77777777" w:rsidR="00A86281" w:rsidRPr="00A86281" w:rsidRDefault="00A86281" w:rsidP="00A86281">
      <w:pPr>
        <w:pStyle w:val="Bibliography"/>
        <w:rPr>
          <w:rFonts w:ascii="Calibri" w:cs="Calibri"/>
        </w:rPr>
      </w:pPr>
      <w:r w:rsidRPr="00A86281">
        <w:rPr>
          <w:rFonts w:ascii="Calibri" w:cs="Calibri"/>
        </w:rPr>
        <w:lastRenderedPageBreak/>
        <w:t xml:space="preserve">11. </w:t>
      </w:r>
      <w:r w:rsidRPr="00A86281">
        <w:rPr>
          <w:rFonts w:ascii="Calibri" w:cs="Calibri"/>
        </w:rPr>
        <w:tab/>
        <w:t>Landry LG, Anderson AM, Russ HA, Yu L, Kent SC, Atkinson MA, Mathews CE, Michels AW, Nakayama M. Proinsulin-Reactive CD4 T Cells in the Islets of Type 1 Diabetes Organ Donors. Front Endocrinol. 2021;12:622647. PMCID: PMC8027116</w:t>
      </w:r>
    </w:p>
    <w:p w14:paraId="634A01E6" w14:textId="77777777" w:rsidR="00A86281" w:rsidRPr="00A86281" w:rsidRDefault="00A86281" w:rsidP="00A86281">
      <w:pPr>
        <w:pStyle w:val="Bibliography"/>
        <w:rPr>
          <w:rFonts w:ascii="Calibri" w:cs="Calibri"/>
        </w:rPr>
      </w:pPr>
      <w:r w:rsidRPr="00A86281">
        <w:rPr>
          <w:rFonts w:ascii="Calibri" w:cs="Calibri"/>
        </w:rPr>
        <w:t xml:space="preserve">12. </w:t>
      </w:r>
      <w:r w:rsidRPr="00A86281">
        <w:rPr>
          <w:rFonts w:ascii="Calibri" w:cs="Calibri"/>
        </w:rPr>
        <w:tab/>
        <w:t>Nakayama M, Michels AW. Determining Antigen Specificity of Human Islet Infiltrating T Cells in Type 1 Diabetes. Front Immunol. 2019 Mar 8;10:365. PMCID: PMC6418007</w:t>
      </w:r>
    </w:p>
    <w:p w14:paraId="2937B2F7" w14:textId="77777777" w:rsidR="00A86281" w:rsidRPr="00A86281" w:rsidRDefault="00A86281" w:rsidP="00A86281">
      <w:pPr>
        <w:pStyle w:val="Bibliography"/>
        <w:rPr>
          <w:rFonts w:ascii="Calibri" w:cs="Calibri"/>
        </w:rPr>
      </w:pPr>
      <w:r w:rsidRPr="00A86281">
        <w:rPr>
          <w:rFonts w:ascii="Calibri" w:cs="Calibri"/>
        </w:rPr>
        <w:t xml:space="preserve">13. </w:t>
      </w:r>
      <w:r w:rsidRPr="00A86281">
        <w:rPr>
          <w:rFonts w:ascii="Calibri" w:cs="Calibri"/>
        </w:rPr>
        <w:tab/>
        <w:t>Babon JAB, DeNicola ME, Blodgett DM, Crèvecoeur I, Buttrick TS, Maehr R, Bottino R, Naji A, Kaddis J, Elyaman W, James EA, Haliyur R, Brissova M, Overbergh L, Mathieu C, Delong T, Haskins K, Pugliese A, Campbell-Thompson M, Mathews C, Atkinson MA, Powers AC, Harlan DM, Kent SC. Analysis of self-antigen specificity of islet-infiltrating T cells from human donors with type 1 diabetes. Nat Med. 2016 Dec;22(12):1482–1487. PMCID: PMC5140746</w:t>
      </w:r>
    </w:p>
    <w:p w14:paraId="58D98279" w14:textId="77777777" w:rsidR="00A86281" w:rsidRPr="00A86281" w:rsidRDefault="00A86281" w:rsidP="00A86281">
      <w:pPr>
        <w:pStyle w:val="Bibliography"/>
        <w:rPr>
          <w:rFonts w:ascii="Calibri" w:cs="Calibri"/>
        </w:rPr>
      </w:pPr>
      <w:r w:rsidRPr="00A86281">
        <w:rPr>
          <w:rFonts w:ascii="Calibri" w:cs="Calibri"/>
        </w:rPr>
        <w:t xml:space="preserve">14. </w:t>
      </w:r>
      <w:r w:rsidRPr="00A86281">
        <w:rPr>
          <w:rFonts w:ascii="Calibri" w:cs="Calibri"/>
        </w:rPr>
        <w:tab/>
        <w:t xml:space="preserve">Janeway CA Jr, Travers P, Walpert M, Shlomchik MJ. Immunobiology: The Immune System in Health and Disease. 5th edition. New York: Garland Science; 2001. </w:t>
      </w:r>
    </w:p>
    <w:p w14:paraId="2B6F4682" w14:textId="77777777" w:rsidR="00A86281" w:rsidRPr="00A86281" w:rsidRDefault="00A86281" w:rsidP="00A86281">
      <w:pPr>
        <w:pStyle w:val="Bibliography"/>
        <w:rPr>
          <w:rFonts w:ascii="Calibri" w:cs="Calibri"/>
        </w:rPr>
      </w:pPr>
      <w:r w:rsidRPr="00A86281">
        <w:rPr>
          <w:rFonts w:ascii="Calibri" w:cs="Calibri"/>
        </w:rPr>
        <w:t xml:space="preserve">15. </w:t>
      </w:r>
      <w:r w:rsidRPr="00A86281">
        <w:rPr>
          <w:rFonts w:ascii="Calibri" w:cs="Calibri"/>
        </w:rPr>
        <w:tab/>
        <w:t>Cerosaletti K, Barahmand-Pour-Whitman F, Yang J, DeBerg HA, Dufort MJ, Murray SA, Israelsson E, Speake C, Gersuk VH, Eddy JA, Reijonen H, Greenbaum CJ, Kwok WW, Wambre E, Prlic M, Gottardo R, Nepom GT, Linsley PS. Single-Cell RNA Sequencing Reveals Expanded Clones of Islet Antigen-Reactive CD4(+) T Cells in Peripheral Blood of Subjects with Type 1 Diabetes. J Immunol Baltim Md 1950. 2017 May 31; PMID: 28566371</w:t>
      </w:r>
    </w:p>
    <w:p w14:paraId="66F0A7F1" w14:textId="77777777" w:rsidR="00A86281" w:rsidRPr="00A86281" w:rsidRDefault="00A86281" w:rsidP="00A86281">
      <w:pPr>
        <w:pStyle w:val="Bibliography"/>
        <w:rPr>
          <w:rFonts w:ascii="Calibri" w:cs="Calibri"/>
        </w:rPr>
      </w:pPr>
      <w:r w:rsidRPr="00A86281">
        <w:rPr>
          <w:rFonts w:ascii="Calibri" w:cs="Calibri"/>
        </w:rPr>
        <w:t xml:space="preserve">16. </w:t>
      </w:r>
      <w:r w:rsidRPr="00A86281">
        <w:rPr>
          <w:rFonts w:ascii="Calibri" w:cs="Calibri"/>
        </w:rPr>
        <w:tab/>
        <w:t>Linsley PS, Barahmand-Pour-Whitman F, Balmas E, DeBerg HA, Flynn KJ, Hu AK, Rosasco MG, Chen J, O’Rourke C, Serti E, Gersuk VH, Motwani K, Seay HR, Brusko TM, Kwok WW, Speake C, Greenbaum CJ, Nepom GT, Cerosaletti K. Autoreactive T cell receptors with shared germline-like α chains in type 1 diabetes. JCI Insight. 2021 Nov 22;6(22):e151349. PMID: 34806648</w:t>
      </w:r>
    </w:p>
    <w:p w14:paraId="3967A3AA" w14:textId="77777777" w:rsidR="00A86281" w:rsidRPr="00A86281" w:rsidRDefault="00A86281" w:rsidP="00A86281">
      <w:pPr>
        <w:pStyle w:val="Bibliography"/>
        <w:rPr>
          <w:rFonts w:ascii="Calibri" w:cs="Calibri"/>
        </w:rPr>
      </w:pPr>
      <w:r w:rsidRPr="00A86281">
        <w:rPr>
          <w:rFonts w:ascii="Calibri" w:cs="Calibri"/>
        </w:rPr>
        <w:t xml:space="preserve">17. </w:t>
      </w:r>
      <w:r w:rsidRPr="00A86281">
        <w:rPr>
          <w:rFonts w:ascii="Calibri" w:cs="Calibri"/>
        </w:rPr>
        <w:tab/>
        <w:t>Pauken KE, Lagattuta KA, Lu BY, Lucca LE, Daud AI, Hafler DA, Kluger HM, Raychaudhuri S, Sharpe AH. TCR-sequencing in cancer and autoimmunity: barcodes and beyond. Trends Immunol [Internet]. Elsevier; 2022 Jan 25 [cited 2022 Jan 26];0(0). Available from: https://www.cell.com/trends/immunology/abstract/S1471-4906(22)00002-3</w:t>
      </w:r>
    </w:p>
    <w:p w14:paraId="57FE85CD" w14:textId="77777777" w:rsidR="00A86281" w:rsidRPr="00A86281" w:rsidRDefault="00A86281" w:rsidP="00A86281">
      <w:pPr>
        <w:pStyle w:val="Bibliography"/>
        <w:rPr>
          <w:rFonts w:ascii="Calibri" w:cs="Calibri"/>
        </w:rPr>
      </w:pPr>
      <w:r w:rsidRPr="00A86281">
        <w:rPr>
          <w:rFonts w:ascii="Calibri" w:cs="Calibri"/>
        </w:rPr>
        <w:t xml:space="preserve">18. </w:t>
      </w:r>
      <w:r w:rsidRPr="00A86281">
        <w:rPr>
          <w:rFonts w:ascii="Calibri" w:cs="Calibri"/>
        </w:rPr>
        <w:tab/>
        <w:t>Campbell-Thompson M, Wasserfall C, Kaddis J, Albanese-O’Neill A, Staeva T, Nierras C, Moraski J, Rowe P, Gianani R, Eisenbarth G, Crawford J, Schatz D, Pugliese A, Atkinson M. Network for Pancreatic Organ Donors with Diabetes (nPOD): developing a tissue biobank for type 1 diabetes. Diabetes Metab Res Rev. 2012 Oct;28(7):608–617. PMCID: PMC3456997</w:t>
      </w:r>
    </w:p>
    <w:p w14:paraId="5A5FE988" w14:textId="77777777" w:rsidR="00A86281" w:rsidRPr="00A86281" w:rsidRDefault="00A86281" w:rsidP="00A86281">
      <w:pPr>
        <w:pStyle w:val="Bibliography"/>
        <w:rPr>
          <w:rFonts w:ascii="Calibri" w:cs="Calibri"/>
        </w:rPr>
      </w:pPr>
      <w:r w:rsidRPr="00A86281">
        <w:rPr>
          <w:rFonts w:ascii="Calibri" w:cs="Calibri"/>
        </w:rPr>
        <w:t xml:space="preserve">19. </w:t>
      </w:r>
      <w:r w:rsidRPr="00A86281">
        <w:rPr>
          <w:rFonts w:ascii="Calibri" w:cs="Calibri"/>
        </w:rPr>
        <w:tab/>
        <w:t>Mitchell AM, Baschal EE, McDaniel KA, Simmons KM, Pyle L, Waugh K, Steck AK, Yu L, Gottlieb PA, Rewers MJ, Nakayama M, Michels AW. Temporal development of T cell receptor repertoires during childhood in health and disease. JCI Insight. 2022 Sep 22;7(18):e161885. PMID: 35998036</w:t>
      </w:r>
    </w:p>
    <w:p w14:paraId="2C8EDB00" w14:textId="77777777" w:rsidR="00A86281" w:rsidRPr="00A86281" w:rsidRDefault="00A86281" w:rsidP="00A86281">
      <w:pPr>
        <w:pStyle w:val="Bibliography"/>
        <w:rPr>
          <w:rFonts w:ascii="Calibri" w:cs="Calibri"/>
        </w:rPr>
      </w:pPr>
      <w:r w:rsidRPr="00A86281">
        <w:rPr>
          <w:rFonts w:ascii="Calibri" w:cs="Calibri"/>
        </w:rPr>
        <w:lastRenderedPageBreak/>
        <w:t xml:space="preserve">20. </w:t>
      </w:r>
      <w:r w:rsidRPr="00A86281">
        <w:rPr>
          <w:rFonts w:ascii="Calibri" w:cs="Calibri"/>
        </w:rPr>
        <w:tab/>
        <w:t>Su Y, Chen D, Yuan D, Lausted C, Choi J, Dai CL, Voillet V, Duvvuri VR, Scherler K, Troisch P, Baloni P, Qin G, Smith B, Kornilov SA, Rostomily C, Xu A, Li J, Dong S, Rothchild A, Zhou J, Murray K, Edmark R, Hong S, Heath JE, Earls J, Zhang R, Xie J, Li S, Roper R, Jones L, Zhou Y, Rowen L, Liu R, Mackay S, O’Mahony DS, Dale CR, Wallick JA, Algren HA, Zager MA, ISB-Swedish COVID19 Biobanking Unit, Wei W, Price ND, Huang S, Subramanian N, Wang K, Magis AT, Hadlock JJ, Hood L, Aderem A, Bluestone JA, Lanier LL, Greenberg PD, Gottardo R, Davis MM, Goldman JD, Heath JR. Multi-Omics Resolves a Sharp Disease-State Shift between Mild and Moderate COVID-19. Cell. 2020 Dec 10;183(6):1479-1495.e20. PMCID: PMC7598382</w:t>
      </w:r>
    </w:p>
    <w:p w14:paraId="7F746B9C" w14:textId="77777777" w:rsidR="00A86281" w:rsidRPr="00A86281" w:rsidRDefault="00A86281" w:rsidP="00A86281">
      <w:pPr>
        <w:pStyle w:val="Bibliography"/>
        <w:rPr>
          <w:rFonts w:ascii="Calibri" w:cs="Calibri"/>
        </w:rPr>
      </w:pPr>
      <w:r w:rsidRPr="00A86281">
        <w:rPr>
          <w:rFonts w:ascii="Calibri" w:cs="Calibri"/>
        </w:rPr>
        <w:t xml:space="preserve">21. </w:t>
      </w:r>
      <w:r w:rsidRPr="00A86281">
        <w:rPr>
          <w:rFonts w:ascii="Calibri" w:cs="Calibri"/>
        </w:rPr>
        <w:tab/>
        <w:t>Brochet X, Lefranc MP, Giudicelli V. IMGT/V-QUEST: the highly customized and integrated system for IG and TR standardized V-J and V-D-J sequence analysis. Nucleic Acids Res. 2008 Jul 1;36(Web Server issue):W503-508. PMCID: PMC2447746</w:t>
      </w:r>
    </w:p>
    <w:p w14:paraId="30512CFE" w14:textId="77777777" w:rsidR="00A86281" w:rsidRPr="00A86281" w:rsidRDefault="00A86281" w:rsidP="00A86281">
      <w:pPr>
        <w:pStyle w:val="Bibliography"/>
        <w:rPr>
          <w:rFonts w:ascii="Calibri" w:cs="Calibri"/>
        </w:rPr>
      </w:pPr>
      <w:r w:rsidRPr="00A86281">
        <w:rPr>
          <w:rFonts w:ascii="Calibri" w:cs="Calibri"/>
        </w:rPr>
        <w:t xml:space="preserve">22. </w:t>
      </w:r>
      <w:r w:rsidRPr="00A86281">
        <w:rPr>
          <w:rFonts w:ascii="Calibri" w:cs="Calibri"/>
        </w:rPr>
        <w:tab/>
        <w:t xml:space="preserve">Hennecke J, Wiley DC. T Cell Receptor–MHC Interactions up Close. Cell. Elsevier; 2001 Jan 12;104(1):1–4. </w:t>
      </w:r>
    </w:p>
    <w:p w14:paraId="3537E6B6" w14:textId="77777777" w:rsidR="00A86281" w:rsidRPr="00A86281" w:rsidRDefault="00A86281" w:rsidP="00A86281">
      <w:pPr>
        <w:pStyle w:val="Bibliography"/>
        <w:rPr>
          <w:rFonts w:ascii="Calibri" w:cs="Calibri"/>
        </w:rPr>
      </w:pPr>
      <w:r w:rsidRPr="00A86281">
        <w:rPr>
          <w:rFonts w:ascii="Calibri" w:cs="Calibri"/>
        </w:rPr>
        <w:t xml:space="preserve">23. </w:t>
      </w:r>
      <w:r w:rsidRPr="00A86281">
        <w:rPr>
          <w:rFonts w:ascii="Calibri" w:cs="Calibri"/>
        </w:rPr>
        <w:tab/>
        <w:t>Battaglia M, Anderson MS, Buckner JH, Geyer SM, Gottlieb PA, Kay TWH, Lernmark Å, Muller S, Pugliese A, Roep BO, Greenbaum CJ, Peakman M. Understanding and preventing type 1 diabetes through the unique working model of TrialNet. Diabetologia. 2017 Nov;60(11):2139–2147. PMCID: PMC5838353</w:t>
      </w:r>
    </w:p>
    <w:p w14:paraId="3C9AB72C" w14:textId="77777777" w:rsidR="00A86281" w:rsidRPr="00A86281" w:rsidRDefault="00A86281" w:rsidP="00A86281">
      <w:pPr>
        <w:pStyle w:val="Bibliography"/>
        <w:rPr>
          <w:rFonts w:ascii="Calibri" w:cs="Calibri"/>
        </w:rPr>
      </w:pPr>
      <w:r w:rsidRPr="00A86281">
        <w:rPr>
          <w:rFonts w:ascii="Calibri" w:cs="Calibri"/>
        </w:rPr>
        <w:t xml:space="preserve">24. </w:t>
      </w:r>
      <w:r w:rsidRPr="00A86281">
        <w:rPr>
          <w:rFonts w:ascii="Calibri" w:cs="Calibri"/>
        </w:rPr>
        <w:tab/>
        <w:t>Stadinski BD, Shekhar K, Gómez-Touriño I, Jung J, Sasaki K, Sewell AK, Peakman M, Chakraborty AK, Huseby ES. Hydrophobic CDR3 residues promote the development of self-reactive T cells. Nat Immunol. 2016 Aug;17(8):946–955. PMCID: PMC4955740</w:t>
      </w:r>
    </w:p>
    <w:p w14:paraId="1671F1C6" w14:textId="77777777" w:rsidR="00A86281" w:rsidRPr="00A86281" w:rsidRDefault="00A86281" w:rsidP="00A86281">
      <w:pPr>
        <w:pStyle w:val="Bibliography"/>
        <w:rPr>
          <w:rFonts w:ascii="Calibri" w:cs="Calibri"/>
        </w:rPr>
      </w:pPr>
      <w:r w:rsidRPr="00A86281">
        <w:rPr>
          <w:rFonts w:ascii="Calibri" w:cs="Calibri"/>
        </w:rPr>
        <w:t xml:space="preserve">25. </w:t>
      </w:r>
      <w:r w:rsidRPr="00A86281">
        <w:rPr>
          <w:rFonts w:ascii="Calibri" w:cs="Calibri"/>
        </w:rPr>
        <w:tab/>
        <w:t>Gomez-Tourino I, Kamra Y, Baptista R, Lorenc A, Peakman M. T cell receptor β-chains display abnormal shortening and repertoire sharing in type 1 diabetes. Nat Commun. 2017 27;8(1):1792. PMCID: PMC5702608</w:t>
      </w:r>
    </w:p>
    <w:p w14:paraId="2C54E3CA" w14:textId="77777777" w:rsidR="00A86281" w:rsidRPr="00A86281" w:rsidRDefault="00A86281" w:rsidP="00A86281">
      <w:pPr>
        <w:pStyle w:val="Bibliography"/>
        <w:rPr>
          <w:rFonts w:ascii="Calibri" w:cs="Calibri"/>
        </w:rPr>
      </w:pPr>
      <w:r w:rsidRPr="00A86281">
        <w:rPr>
          <w:rFonts w:ascii="Calibri" w:cs="Calibri"/>
        </w:rPr>
        <w:t xml:space="preserve">26. </w:t>
      </w:r>
      <w:r w:rsidRPr="00A86281">
        <w:rPr>
          <w:rFonts w:ascii="Calibri" w:cs="Calibri"/>
        </w:rPr>
        <w:tab/>
        <w:t>Eisenberg D. Three-dimensional structure of membrane and surface proteins. Annu Rev Biochem. 1984;53:595–623. PMID: 6383201</w:t>
      </w:r>
    </w:p>
    <w:p w14:paraId="4FB39253" w14:textId="77777777" w:rsidR="00A86281" w:rsidRPr="00A86281" w:rsidRDefault="00A86281" w:rsidP="00A86281">
      <w:pPr>
        <w:pStyle w:val="Bibliography"/>
        <w:rPr>
          <w:rFonts w:ascii="Calibri" w:cs="Calibri"/>
        </w:rPr>
      </w:pPr>
      <w:r w:rsidRPr="00A86281">
        <w:rPr>
          <w:rFonts w:ascii="Calibri" w:cs="Calibri"/>
        </w:rPr>
        <w:t xml:space="preserve">27. </w:t>
      </w:r>
      <w:r w:rsidRPr="00A86281">
        <w:rPr>
          <w:rFonts w:ascii="Calibri" w:cs="Calibri"/>
        </w:rPr>
        <w:tab/>
        <w:t>Alamyar E, Duroux P, Lefranc MP, Giudicelli V. IMGT(®) tools for the nucleotide analysis of immunoglobulin (IG) and T cell receptor (TR) V-(D)-J repertoires, polymorphisms, and IG mutations: IMGT/V-QUEST and IMGT/HighV-QUEST for NGS. Methods Mol Biol Clifton NJ. 2012;882:569–604. PMID: 22665256</w:t>
      </w:r>
    </w:p>
    <w:p w14:paraId="3701611B" w14:textId="77777777" w:rsidR="00A86281" w:rsidRPr="00A86281" w:rsidRDefault="00A86281" w:rsidP="00A86281">
      <w:pPr>
        <w:pStyle w:val="Bibliography"/>
        <w:rPr>
          <w:rFonts w:ascii="Calibri" w:cs="Calibri"/>
        </w:rPr>
      </w:pPr>
      <w:r w:rsidRPr="00A86281">
        <w:rPr>
          <w:rFonts w:ascii="Calibri" w:cs="Calibri"/>
        </w:rPr>
        <w:t xml:space="preserve">28. </w:t>
      </w:r>
      <w:r w:rsidRPr="00A86281">
        <w:rPr>
          <w:rFonts w:ascii="Calibri" w:cs="Calibri"/>
        </w:rPr>
        <w:tab/>
        <w:t>Katayama CD, Eidelman FJ, Duncan A, Hooshmand F, Hedrick SM. Predicted complementarity determining regions of the T cell antigen receptor determine antigen specificity. EMBO J. 1995 Mar 1;14(5):927–938. PMCID: PMC398165</w:t>
      </w:r>
    </w:p>
    <w:p w14:paraId="4AF71250" w14:textId="77777777" w:rsidR="00A86281" w:rsidRPr="00A86281" w:rsidRDefault="00A86281" w:rsidP="00A86281">
      <w:pPr>
        <w:pStyle w:val="Bibliography"/>
        <w:rPr>
          <w:rFonts w:ascii="Calibri" w:cs="Calibri"/>
        </w:rPr>
      </w:pPr>
      <w:r w:rsidRPr="00A86281">
        <w:rPr>
          <w:rFonts w:ascii="Calibri" w:cs="Calibri"/>
        </w:rPr>
        <w:t xml:space="preserve">29. </w:t>
      </w:r>
      <w:r w:rsidRPr="00A86281">
        <w:rPr>
          <w:rFonts w:ascii="Calibri" w:cs="Calibri"/>
        </w:rPr>
        <w:tab/>
        <w:t xml:space="preserve">Jumper J, Evans R, Pritzel A, Green T, Figurnov M, Ronneberger O, Tunyasuvunakool K, Bates R, Žídek A, Potapenko A, Bridgland A, Meyer C, Kohl SAA, Ballard AJ, Cowie A, Romera-Paredes B, Nikolov S, Jain R, Adler J, Back T, Petersen S, Reiman D, Clancy E, </w:t>
      </w:r>
      <w:r w:rsidRPr="00A86281">
        <w:rPr>
          <w:rFonts w:ascii="Calibri" w:cs="Calibri"/>
        </w:rPr>
        <w:lastRenderedPageBreak/>
        <w:t>Zielinski M, Steinegger M, Pacholska M, Berghammer T, Bodenstein S, Silver D, Vinyals O, Senior AW, Kavukcuoglu K, Kohli P, Hassabis D. Highly accurate protein structure prediction with AlphaFold. Nature. 2021 Aug;596(7873):583–589. PMCID: PMC8371605</w:t>
      </w:r>
    </w:p>
    <w:p w14:paraId="0386682C" w14:textId="77777777" w:rsidR="00A86281" w:rsidRPr="00A86281" w:rsidRDefault="00A86281" w:rsidP="00A86281">
      <w:pPr>
        <w:pStyle w:val="Bibliography"/>
        <w:rPr>
          <w:rFonts w:ascii="Calibri" w:cs="Calibri"/>
        </w:rPr>
      </w:pPr>
      <w:r w:rsidRPr="00A86281">
        <w:rPr>
          <w:rFonts w:ascii="Calibri" w:cs="Calibri"/>
        </w:rPr>
        <w:t xml:space="preserve">30. </w:t>
      </w:r>
      <w:r w:rsidRPr="00A86281">
        <w:rPr>
          <w:rFonts w:ascii="Calibri" w:cs="Calibri"/>
        </w:rPr>
        <w:tab/>
        <w:t>Bertoline LMF, Lima AN, Krieger JE, Teixeira SK. Before and after AlphaFold2: An overview of protein structure prediction. Front Bioinforma [Internet]. 2023 [cited 2023 Aug 2];3. Available from: https://www.frontiersin.org/articles/10.3389/fbinf.2023.1120370</w:t>
      </w:r>
    </w:p>
    <w:p w14:paraId="5657230B" w14:textId="77777777" w:rsidR="00A86281" w:rsidRPr="00A86281" w:rsidRDefault="00A86281" w:rsidP="00A86281">
      <w:pPr>
        <w:pStyle w:val="Bibliography"/>
        <w:rPr>
          <w:rFonts w:ascii="Calibri" w:cs="Calibri"/>
        </w:rPr>
      </w:pPr>
      <w:r w:rsidRPr="00A86281">
        <w:rPr>
          <w:rFonts w:ascii="Calibri" w:cs="Calibri"/>
        </w:rPr>
        <w:t xml:space="preserve">31. </w:t>
      </w:r>
      <w:r w:rsidRPr="00A86281">
        <w:rPr>
          <w:rFonts w:ascii="Calibri" w:cs="Calibri"/>
        </w:rPr>
        <w:tab/>
        <w:t>Dessen A, Lawrence CM, Cupo S, Zaller DM, Wiley DC. X-Ray Crystal Structure of HLA-DR4 (DRA*0101, DRB1*0401) Complexed with a Peptide from Human Collagen II. Immunity. Elsevier; 1997 Oct 1;7(4):473–481. PMID: 9354468</w:t>
      </w:r>
    </w:p>
    <w:p w14:paraId="67E84CA3" w14:textId="77777777" w:rsidR="00A86281" w:rsidRPr="00A86281" w:rsidRDefault="00A86281" w:rsidP="00A86281">
      <w:pPr>
        <w:pStyle w:val="Bibliography"/>
        <w:rPr>
          <w:rFonts w:ascii="Calibri" w:cs="Calibri"/>
        </w:rPr>
      </w:pPr>
      <w:r w:rsidRPr="00A86281">
        <w:rPr>
          <w:rFonts w:ascii="Calibri" w:cs="Calibri"/>
        </w:rPr>
        <w:t xml:space="preserve">32. </w:t>
      </w:r>
      <w:r w:rsidRPr="00A86281">
        <w:rPr>
          <w:rFonts w:ascii="Calibri" w:cs="Calibri"/>
        </w:rPr>
        <w:tab/>
        <w:t>Yin R, Ribeiro-Filho HV, Lin V, Gowthaman R, Cheung M, Pierce BG. TCRmodel2: high-resolution modeling of T cell receptor recognition using deep learning. Nucleic Acids Res. 2023 Jul 5;51(W1):W569–W576. PMCID: PMC10320165</w:t>
      </w:r>
    </w:p>
    <w:p w14:paraId="55D0FBC7" w14:textId="77777777" w:rsidR="00A86281" w:rsidRPr="00A86281" w:rsidRDefault="00A86281" w:rsidP="00A86281">
      <w:pPr>
        <w:pStyle w:val="Bibliography"/>
        <w:rPr>
          <w:rFonts w:ascii="Calibri" w:cs="Calibri"/>
        </w:rPr>
      </w:pPr>
      <w:r w:rsidRPr="00A86281">
        <w:rPr>
          <w:rFonts w:ascii="Calibri" w:cs="Calibri"/>
        </w:rPr>
        <w:t xml:space="preserve">33. </w:t>
      </w:r>
      <w:r w:rsidRPr="00A86281">
        <w:rPr>
          <w:rFonts w:ascii="Calibri" w:cs="Calibri"/>
        </w:rPr>
        <w:tab/>
        <w:t xml:space="preserve">Harkiolaki M, Holmes SL, Svendsen P, Gregersen JW, Jensen LT, McMahon R, Friese MA, van Boxel G, Etzensperger R, Tzartos JS, Kranc K, Sainsbury S, Harlos K, Mellins ED, Palace J, Esiri MM, van der Merwe PA, Jones EY, Fugger L. T Cell-Mediated Autoimmune Disease Due to Low-Affinity Crossreactivity to Common Microbial Peptides. Immunity. 2009 Mar 20;30(3):348–357. </w:t>
      </w:r>
    </w:p>
    <w:p w14:paraId="4D57F714" w14:textId="77777777" w:rsidR="00A86281" w:rsidRPr="00A86281" w:rsidRDefault="00A86281" w:rsidP="00A86281">
      <w:pPr>
        <w:pStyle w:val="Bibliography"/>
        <w:rPr>
          <w:rFonts w:ascii="Calibri" w:cs="Calibri"/>
        </w:rPr>
      </w:pPr>
      <w:r w:rsidRPr="00A86281">
        <w:rPr>
          <w:rFonts w:ascii="Calibri" w:cs="Calibri"/>
        </w:rPr>
        <w:t xml:space="preserve">34. </w:t>
      </w:r>
      <w:r w:rsidRPr="00A86281">
        <w:rPr>
          <w:rFonts w:ascii="Calibri" w:cs="Calibri"/>
        </w:rPr>
        <w:tab/>
        <w:t>Macdonald WA, Chen Z, Gras S, Archbold JK, Tynan FE, Clements CS, Bharadwaj M, Kjer-Nielsen L, Saunders PM, Wilce MCJ, Crawford F, Stadinsky B, Jackson D, Brooks AG, Purcell AW, Kappler JW, Burrows SR, Rossjohn J, McCluskey J. T cell allorecognition via molecular mimicry. Immunity. 2009 Dec 18;31(6):897–908. PMID: 20064448</w:t>
      </w:r>
    </w:p>
    <w:p w14:paraId="42AEA8C9" w14:textId="77777777" w:rsidR="00A86281" w:rsidRPr="00A86281" w:rsidRDefault="00A86281" w:rsidP="00A86281">
      <w:pPr>
        <w:pStyle w:val="Bibliography"/>
        <w:rPr>
          <w:rFonts w:ascii="Calibri" w:cs="Calibri"/>
        </w:rPr>
      </w:pPr>
      <w:r w:rsidRPr="00A86281">
        <w:rPr>
          <w:rFonts w:ascii="Calibri" w:cs="Calibri"/>
        </w:rPr>
        <w:t xml:space="preserve">35. </w:t>
      </w:r>
      <w:r w:rsidRPr="00A86281">
        <w:rPr>
          <w:rFonts w:ascii="Calibri" w:cs="Calibri"/>
        </w:rPr>
        <w:tab/>
        <w:t>Shugay M, Bagaev DV, Zvyagin IV, Vroomans RM, Crawford JC, Dolton G, Komech EA, Sycheva AL, Koneva AE, Egorov ES, Eliseev AV, Van Dyk E, Dash P, Attaf M, Rius C, Ladell K, McLaren JE, Matthews KK, Clemens EB, Douek DC, Luciani F, van Baarle D, Kedzierska K, Kesmir C, Thomas PG, Price DA, Sewell AK, Chudakov DM. VDJdb: a curated database of T-cell receptor sequences with known antigen specificity. Nucleic Acids Res. 2018 04;46(D1):D419–D427. PMCID: PMC5753233</w:t>
      </w:r>
    </w:p>
    <w:p w14:paraId="418DFDC9" w14:textId="77777777" w:rsidR="00A86281" w:rsidRPr="00A86281" w:rsidRDefault="00A86281" w:rsidP="00A86281">
      <w:pPr>
        <w:pStyle w:val="Bibliography"/>
        <w:rPr>
          <w:rFonts w:ascii="Calibri" w:cs="Calibri"/>
        </w:rPr>
      </w:pPr>
      <w:r w:rsidRPr="00A86281">
        <w:rPr>
          <w:rFonts w:ascii="Calibri" w:cs="Calibri"/>
        </w:rPr>
        <w:t xml:space="preserve">36. </w:t>
      </w:r>
      <w:r w:rsidRPr="00A86281">
        <w:rPr>
          <w:rFonts w:ascii="Calibri" w:cs="Calibri"/>
        </w:rPr>
        <w:tab/>
        <w:t>Heather JM, Spindler MJ, Alonso MH, Shui YI, Millar DG, Johnson DS, Cobbold M, Hata AN. Stitchr: stitching coding TCR nucleotide sequences from V/J/CDR3 information. Nucleic Acids Res. 2022 Jul 8;50(12):e68. PMCID: PMC9262623</w:t>
      </w:r>
    </w:p>
    <w:p w14:paraId="7F4DEEE4" w14:textId="77777777" w:rsidR="00A86281" w:rsidRPr="00A86281" w:rsidRDefault="00A86281" w:rsidP="00A86281">
      <w:pPr>
        <w:pStyle w:val="Bibliography"/>
        <w:rPr>
          <w:rFonts w:ascii="Calibri" w:cs="Calibri"/>
        </w:rPr>
      </w:pPr>
      <w:r w:rsidRPr="00A86281">
        <w:rPr>
          <w:rFonts w:ascii="Calibri" w:cs="Calibri"/>
        </w:rPr>
        <w:t xml:space="preserve">37. </w:t>
      </w:r>
      <w:r w:rsidRPr="00A86281">
        <w:rPr>
          <w:rFonts w:ascii="Calibri" w:cs="Calibri"/>
        </w:rPr>
        <w:tab/>
        <w:t>Singh NK, Riley TP, Baker SCB, Borrman T, Weng Z, Baker BM. Emerging concepts in T cell receptor specificity: rationalizing and (maybe) predicting outcomes. J Immunol Baltim Md 1950. 2017 Oct 1;199(7):2203–2213. PMCID: PMC5679125</w:t>
      </w:r>
    </w:p>
    <w:p w14:paraId="6BD2B017" w14:textId="77777777" w:rsidR="00A86281" w:rsidRPr="00A86281" w:rsidRDefault="00A86281" w:rsidP="00A86281">
      <w:pPr>
        <w:pStyle w:val="Bibliography"/>
        <w:rPr>
          <w:rFonts w:ascii="Calibri" w:cs="Calibri"/>
        </w:rPr>
      </w:pPr>
      <w:r w:rsidRPr="00A86281">
        <w:rPr>
          <w:rFonts w:ascii="Calibri" w:cs="Calibri"/>
        </w:rPr>
        <w:t xml:space="preserve">38. </w:t>
      </w:r>
      <w:r w:rsidRPr="00A86281">
        <w:rPr>
          <w:rFonts w:ascii="Calibri" w:cs="Calibri"/>
        </w:rPr>
        <w:tab/>
        <w:t>Sewell AK. Why must T cells be cross-reactive? Nat Rev Immunol. 2012 Sep;12(9):669–677. PMCID: PMC7097784</w:t>
      </w:r>
    </w:p>
    <w:p w14:paraId="0CBA4796" w14:textId="77777777" w:rsidR="00A86281" w:rsidRPr="00A86281" w:rsidRDefault="00A86281" w:rsidP="00A86281">
      <w:pPr>
        <w:pStyle w:val="Bibliography"/>
        <w:rPr>
          <w:rFonts w:ascii="Calibri" w:cs="Calibri"/>
        </w:rPr>
      </w:pPr>
      <w:r w:rsidRPr="00A86281">
        <w:rPr>
          <w:rFonts w:ascii="Calibri" w:cs="Calibri"/>
        </w:rPr>
        <w:lastRenderedPageBreak/>
        <w:t xml:space="preserve">39. </w:t>
      </w:r>
      <w:r w:rsidRPr="00A86281">
        <w:rPr>
          <w:rFonts w:ascii="Calibri" w:cs="Calibri"/>
        </w:rPr>
        <w:tab/>
        <w:t>Mason D. A very high level of crossreactivity is an essential feature of the T-cell receptor. Immunol Today. 1998 Sep;19(9):395–404. PMID: 9745202</w:t>
      </w:r>
    </w:p>
    <w:p w14:paraId="61590840" w14:textId="77777777" w:rsidR="00A86281" w:rsidRPr="00A86281" w:rsidRDefault="00A86281" w:rsidP="00A86281">
      <w:pPr>
        <w:pStyle w:val="Bibliography"/>
        <w:rPr>
          <w:rFonts w:ascii="Calibri" w:cs="Calibri"/>
        </w:rPr>
      </w:pPr>
      <w:r w:rsidRPr="00A86281">
        <w:rPr>
          <w:rFonts w:ascii="Calibri" w:cs="Calibri"/>
        </w:rPr>
        <w:t xml:space="preserve">40. </w:t>
      </w:r>
      <w:r w:rsidRPr="00A86281">
        <w:rPr>
          <w:rFonts w:ascii="Calibri" w:cs="Calibri"/>
        </w:rPr>
        <w:tab/>
        <w:t>Antunes DA, Rigo MM, Freitas MV, Mendes MFA, Sinigaglia M, Lizée G, Kavraki LE, Selin LK, Cornberg M, Vieira GF. Interpreting T-Cell Cross-reactivity through Structure: Implications for TCR-Based Cancer Immunotherapy. Front Immunol [Internet]. 2017 [cited 2023 Feb 4];8. Available from: https://www.frontiersin.org/articles/10.3389/fimmu.2017.01210</w:t>
      </w:r>
    </w:p>
    <w:p w14:paraId="2F9E7962" w14:textId="77777777" w:rsidR="00A86281" w:rsidRPr="00A86281" w:rsidRDefault="00A86281" w:rsidP="00A86281">
      <w:pPr>
        <w:pStyle w:val="Bibliography"/>
        <w:rPr>
          <w:rFonts w:ascii="Calibri" w:cs="Calibri"/>
        </w:rPr>
      </w:pPr>
      <w:r w:rsidRPr="00A86281">
        <w:rPr>
          <w:rFonts w:ascii="Calibri" w:cs="Calibri"/>
        </w:rPr>
        <w:t xml:space="preserve">41. </w:t>
      </w:r>
      <w:r w:rsidRPr="00A86281">
        <w:rPr>
          <w:rFonts w:ascii="Calibri" w:cs="Calibri"/>
        </w:rPr>
        <w:tab/>
        <w:t>Zhang L, Jasinski JM, Kobayashi M, Davenport B, Johnson K, Davidson H, Nakayama M, Haskins K, Eisenbarth GS. Analysis of T cell receptor beta chains that combine with dominant conserved TRAV5D-4*04 anti-insulin B:9-23 alpha chains. J Autoimmun. 2009 Aug;33(1):42–49. PMCID: PMC4383244</w:t>
      </w:r>
    </w:p>
    <w:p w14:paraId="6DA38149" w14:textId="77777777" w:rsidR="00A86281" w:rsidRPr="00A86281" w:rsidRDefault="00A86281" w:rsidP="00A86281">
      <w:pPr>
        <w:pStyle w:val="Bibliography"/>
        <w:rPr>
          <w:rFonts w:ascii="Calibri" w:cs="Calibri"/>
        </w:rPr>
      </w:pPr>
      <w:r w:rsidRPr="00A86281">
        <w:rPr>
          <w:rFonts w:ascii="Calibri" w:cs="Calibri"/>
        </w:rPr>
        <w:t xml:space="preserve">42. </w:t>
      </w:r>
      <w:r w:rsidRPr="00A86281">
        <w:rPr>
          <w:rFonts w:ascii="Calibri" w:cs="Calibri"/>
        </w:rPr>
        <w:tab/>
        <w:t>Springer I, Tickotsky N, Louzoun Y. Contribution of T Cell Receptor Alpha and Beta CDR3, MHC Typing, V and J Genes to Peptide Binding Prediction. Front Immunol [Internet]. 2021 [cited 2023 Oct 5];12. Available from: https://www.frontiersin.org/articles/10.3389/fimmu.2021.664514</w:t>
      </w:r>
    </w:p>
    <w:p w14:paraId="34A3C1CF" w14:textId="77777777" w:rsidR="00A86281" w:rsidRPr="00A86281" w:rsidRDefault="00A86281" w:rsidP="00A86281">
      <w:pPr>
        <w:pStyle w:val="Bibliography"/>
        <w:rPr>
          <w:rFonts w:ascii="Calibri" w:cs="Calibri"/>
        </w:rPr>
      </w:pPr>
      <w:r w:rsidRPr="00A86281">
        <w:rPr>
          <w:rFonts w:ascii="Calibri" w:cs="Calibri"/>
        </w:rPr>
        <w:t xml:space="preserve">43. </w:t>
      </w:r>
      <w:r w:rsidRPr="00A86281">
        <w:rPr>
          <w:rFonts w:ascii="Calibri" w:cs="Calibri"/>
        </w:rPr>
        <w:tab/>
        <w:t>Gil A, Kamga L, Chirravuri-Venkata R, Aslan N, Clark F, Ghersi D, Luzuriaga K, Selin LK. Epstein-Barr Virus Epitope-Major Histocompatibility Complex Interaction Combined with Convergent Recombination Drives Selection of Diverse T Cell Receptor α and β Repertoires. mBio. 2020 Mar 17;11(2):e00250-20. PMCID: PMC7078470</w:t>
      </w:r>
    </w:p>
    <w:p w14:paraId="094EF872" w14:textId="77777777" w:rsidR="00A86281" w:rsidRPr="00A86281" w:rsidRDefault="00A86281" w:rsidP="00A86281">
      <w:pPr>
        <w:pStyle w:val="Bibliography"/>
        <w:rPr>
          <w:rFonts w:ascii="Calibri" w:cs="Calibri"/>
        </w:rPr>
      </w:pPr>
      <w:r w:rsidRPr="00A86281">
        <w:rPr>
          <w:rFonts w:ascii="Calibri" w:cs="Calibri"/>
        </w:rPr>
        <w:t xml:space="preserve">44. </w:t>
      </w:r>
      <w:r w:rsidRPr="00A86281">
        <w:rPr>
          <w:rFonts w:ascii="Calibri" w:cs="Calibri"/>
        </w:rPr>
        <w:tab/>
        <w:t>Cole DK, Yuan F, Rizkallah PJ, Miles JJ, Gostick E, Price DA, Gao GF, Jakobsen BK, Sewell AK. Germ line-governed recognition of a cancer epitope by an immunodominant human T-cell receptor. J Biol Chem. 2009 Oct 2;284(40):27281–27289. PMCID: PMC2785656</w:t>
      </w:r>
    </w:p>
    <w:p w14:paraId="359DE383" w14:textId="77777777" w:rsidR="00A86281" w:rsidRPr="00A86281" w:rsidRDefault="00A86281" w:rsidP="00A86281">
      <w:pPr>
        <w:pStyle w:val="Bibliography"/>
        <w:rPr>
          <w:rFonts w:ascii="Calibri" w:cs="Calibri"/>
        </w:rPr>
      </w:pPr>
      <w:r w:rsidRPr="00A86281">
        <w:rPr>
          <w:rFonts w:ascii="Calibri" w:cs="Calibri"/>
        </w:rPr>
        <w:t xml:space="preserve">45. </w:t>
      </w:r>
      <w:r w:rsidRPr="00A86281">
        <w:rPr>
          <w:rFonts w:ascii="Calibri" w:cs="Calibri"/>
        </w:rPr>
        <w:tab/>
        <w:t>Kamga L, Gil A, Song I, Brody R, Ghersi D, Aslan N, Stern LJ, Selin LK, Luzuriaga K. CDR3α drives selection of the immunodominant Epstein Barr virus (EBV) BRLF1-specific CD8 T cell receptor repertoire in primary infection. PLoS Pathog. 2019 Nov;15(11):e1008122. PMCID: PMC6901265</w:t>
      </w:r>
    </w:p>
    <w:p w14:paraId="052DF7FA" w14:textId="77777777" w:rsidR="00A86281" w:rsidRPr="00A86281" w:rsidRDefault="00A86281" w:rsidP="00A86281">
      <w:pPr>
        <w:pStyle w:val="Bibliography"/>
        <w:rPr>
          <w:rFonts w:ascii="Calibri" w:cs="Calibri"/>
        </w:rPr>
      </w:pPr>
      <w:r w:rsidRPr="00A86281">
        <w:rPr>
          <w:rFonts w:ascii="Calibri" w:cs="Calibri"/>
        </w:rPr>
        <w:t xml:space="preserve">46. </w:t>
      </w:r>
      <w:r w:rsidRPr="00A86281">
        <w:rPr>
          <w:rFonts w:ascii="Calibri" w:cs="Calibri"/>
        </w:rPr>
        <w:tab/>
        <w:t>Bovay A, Zoete V, Dolton G, Bulek AM, Cole DK, Rizkallah PJ, Fuller A, Beck K, Michielin O, Speiser DE, Sewell AK, Fuertes Marraco SA. T cell receptor alpha variable 12-2 bias in the immunodominant response to Yellow fever virus. Eur J Immunol. 2018 Feb;48(2):258–272. PMCID: PMC5887915</w:t>
      </w:r>
    </w:p>
    <w:p w14:paraId="4F8EEE10" w14:textId="77777777" w:rsidR="00A86281" w:rsidRPr="00A86281" w:rsidRDefault="00A86281" w:rsidP="00A86281">
      <w:pPr>
        <w:pStyle w:val="Bibliography"/>
        <w:rPr>
          <w:rFonts w:ascii="Calibri" w:cs="Calibri"/>
        </w:rPr>
      </w:pPr>
      <w:r w:rsidRPr="00A86281">
        <w:rPr>
          <w:rFonts w:ascii="Calibri" w:cs="Calibri"/>
        </w:rPr>
        <w:t xml:space="preserve">47. </w:t>
      </w:r>
      <w:r w:rsidRPr="00A86281">
        <w:rPr>
          <w:rFonts w:ascii="Calibri" w:cs="Calibri"/>
        </w:rPr>
        <w:tab/>
        <w:t>Garboczi DN, Ghosh P, Utz U, Fan QR, Biddison WE, Wiley DC. Structure of the complex between human T-cell receptor, viral peptide and HLA-A2. Nature. 1996 Nov 14;384(6605):134–141. PMID: 8906788</w:t>
      </w:r>
    </w:p>
    <w:p w14:paraId="394FB727" w14:textId="77777777" w:rsidR="00A86281" w:rsidRPr="00A86281" w:rsidRDefault="00A86281" w:rsidP="00A86281">
      <w:pPr>
        <w:pStyle w:val="Bibliography"/>
        <w:rPr>
          <w:rFonts w:ascii="Calibri" w:cs="Calibri"/>
        </w:rPr>
      </w:pPr>
      <w:r w:rsidRPr="00A86281">
        <w:rPr>
          <w:rFonts w:ascii="Calibri" w:cs="Calibri"/>
        </w:rPr>
        <w:t xml:space="preserve">48. </w:t>
      </w:r>
      <w:r w:rsidRPr="00A86281">
        <w:rPr>
          <w:rFonts w:ascii="Calibri" w:cs="Calibri"/>
        </w:rPr>
        <w:tab/>
        <w:t xml:space="preserve">Broughton SE, Petersen J, Theodossis A, Scally SW, Loh KL, Thompson A, van Bergen J, Kooy-Winkelaar Y, Henderson KN, Beddoe T, Tye-Din JA, Mannering SI, Purcell AW, McCluskey J, Anderson RP, Koning F, Reid HH, Rossjohn J. Biased T cell receptor usage directed against </w:t>
      </w:r>
      <w:r w:rsidRPr="00A86281">
        <w:rPr>
          <w:rFonts w:ascii="Calibri" w:cs="Calibri"/>
        </w:rPr>
        <w:lastRenderedPageBreak/>
        <w:t>human leukocyte antigen DQ8-restricted gliadin peptides is associated with celiac disease. Immunity. 2012 Oct 19;37(4):611–621. PMID: 23063329</w:t>
      </w:r>
    </w:p>
    <w:p w14:paraId="423216C1" w14:textId="77777777" w:rsidR="00A86281" w:rsidRPr="00A86281" w:rsidRDefault="00A86281" w:rsidP="00A86281">
      <w:pPr>
        <w:pStyle w:val="Bibliography"/>
        <w:rPr>
          <w:rFonts w:ascii="Calibri" w:cs="Calibri"/>
        </w:rPr>
      </w:pPr>
      <w:r w:rsidRPr="00A86281">
        <w:rPr>
          <w:rFonts w:ascii="Calibri" w:cs="Calibri"/>
        </w:rPr>
        <w:t xml:space="preserve">49. </w:t>
      </w:r>
      <w:r w:rsidRPr="00A86281">
        <w:rPr>
          <w:rFonts w:ascii="Calibri" w:cs="Calibri"/>
        </w:rPr>
        <w:tab/>
        <w:t>Dolton G, Rius C, Wall A, Szomolay B, Bianchi V, Galloway SAE, Hasan MS, Morin T, Caillaud ME, Thomas HL, Theaker S, Tan LR, Fuller A, Topley K, Legut M, Attaf M, Hopkins JR, Behiry E, Zabkiewicz J, Alvares C, Lloyd A, Rogers A, Henley P, Fegan C, Ottmann O, Man S, Crowther MD, Donia M, Svane IM, Cole DK, Brown PE, Rizkallah P, Sewell AK. Targeting of multiple tumor-associated antigens by individual T cell receptors during successful cancer immunotherapy. Cell. 2023 Aug 3;186(16):3333-3349.e27. PMID: 37490916</w:t>
      </w:r>
    </w:p>
    <w:p w14:paraId="169FBDD0" w14:textId="77777777" w:rsidR="00A86281" w:rsidRPr="00A86281" w:rsidRDefault="00A86281" w:rsidP="00A86281">
      <w:pPr>
        <w:pStyle w:val="Bibliography"/>
        <w:rPr>
          <w:rFonts w:ascii="Calibri" w:cs="Calibri"/>
        </w:rPr>
      </w:pPr>
      <w:r w:rsidRPr="00A86281">
        <w:rPr>
          <w:rFonts w:ascii="Calibri" w:cs="Calibri"/>
        </w:rPr>
        <w:t xml:space="preserve">50. </w:t>
      </w:r>
      <w:r w:rsidRPr="00A86281">
        <w:rPr>
          <w:rFonts w:ascii="Calibri" w:cs="Calibri"/>
        </w:rPr>
        <w:tab/>
        <w:t>Jacobsen LM, Posgai A, Seay HR, Haller MJ, Brusko TM. T Cell Receptor Profiling in Type 1 Diabetes. Curr Diab Rep. 2017 Oct 11;17(11):118. PMCID: PMC5636870</w:t>
      </w:r>
    </w:p>
    <w:p w14:paraId="094183EC" w14:textId="77777777" w:rsidR="00A86281" w:rsidRPr="00A86281" w:rsidRDefault="00A86281" w:rsidP="00A86281">
      <w:pPr>
        <w:pStyle w:val="Bibliography"/>
        <w:rPr>
          <w:rFonts w:ascii="Calibri" w:cs="Calibri"/>
        </w:rPr>
      </w:pPr>
      <w:r w:rsidRPr="00A86281">
        <w:rPr>
          <w:rFonts w:ascii="Calibri" w:cs="Calibri"/>
        </w:rPr>
        <w:t xml:space="preserve">51. </w:t>
      </w:r>
      <w:r w:rsidRPr="00A86281">
        <w:rPr>
          <w:rFonts w:ascii="Calibri" w:cs="Calibri"/>
        </w:rPr>
        <w:tab/>
        <w:t>Seay HR, Yusko E, Rothweiler SJ, Zhang L, Posgai AL, Campbell-Thompson M, Vignali M, Emerson RO, Kaddis JS, Ko D, Nakayama M, Smith MJ, Cambier JC, Pugliese A, Atkinson MA, Robins HS, Brusko TM. Tissue distribution and clonal diversity of the T and B cell repertoire in type 1 diabetes. JCI Insight. 2016 08;1(20):e88242. PMCID: PMC5135280</w:t>
      </w:r>
    </w:p>
    <w:p w14:paraId="316EA06B" w14:textId="77777777" w:rsidR="00A86281" w:rsidRPr="00A86281" w:rsidRDefault="00A86281" w:rsidP="00A86281">
      <w:pPr>
        <w:pStyle w:val="Bibliography"/>
        <w:rPr>
          <w:rFonts w:ascii="Calibri" w:cs="Calibri"/>
        </w:rPr>
      </w:pPr>
      <w:r w:rsidRPr="00A86281">
        <w:rPr>
          <w:rFonts w:ascii="Calibri" w:cs="Calibri"/>
        </w:rPr>
        <w:t xml:space="preserve">52. </w:t>
      </w:r>
      <w:r w:rsidRPr="00A86281">
        <w:rPr>
          <w:rFonts w:ascii="Calibri" w:cs="Calibri"/>
        </w:rPr>
        <w:tab/>
        <w:t>Herold KC, Gitelman SE, Ehlers MR, Gottlieb PA, Greenbaum CJ, Hagopian W, Boyle KD, Keyes-Elstein L, Aggarwal S, Phippard D, Sayre PH, McNamara J, Bluestone JA, the AbATE Study Team. Teplizumab (anti-CD3 mAb) treatment preserves C-peptide responses in patients with new-onset type 1 diabetes in a randomized controlled trial: Metabolic and immunologic features at baseline identify a subgroup of responders. Diabetes. 2013 Jul 8; PMID: 23835333</w:t>
      </w:r>
    </w:p>
    <w:p w14:paraId="7C0CFEBC" w14:textId="77777777" w:rsidR="00A86281" w:rsidRPr="00A86281" w:rsidRDefault="00A86281" w:rsidP="00A86281">
      <w:pPr>
        <w:pStyle w:val="Bibliography"/>
        <w:rPr>
          <w:rFonts w:ascii="Calibri" w:cs="Calibri"/>
        </w:rPr>
      </w:pPr>
      <w:r w:rsidRPr="00A86281">
        <w:rPr>
          <w:rFonts w:ascii="Calibri" w:cs="Calibri"/>
        </w:rPr>
        <w:t xml:space="preserve">53. </w:t>
      </w:r>
      <w:r w:rsidRPr="00A86281">
        <w:rPr>
          <w:rFonts w:ascii="Calibri" w:cs="Calibri"/>
        </w:rPr>
        <w:tab/>
        <w:t>Gitelman SE, Gottlieb PA, Felner EI, Willi SM, Fisher LK, Moran A, Gottschalk M, Moore WV, Pinckney A, Keyes-Elstein L, Harris KM, Kanaparthi S, Phippard D, Ding L, Bluestone JA, Ehlers MR, ITN START Study Team. Antithymocyte globulin therapy for patients with recent-onset type 1 diabetes: 2 year results of a randomised trial. Diabetologia. 2016 Jun;59(6):1153–1161. PMCID: PMC4869699</w:t>
      </w:r>
    </w:p>
    <w:p w14:paraId="199578A5" w14:textId="77777777" w:rsidR="00A86281" w:rsidRPr="00A86281" w:rsidRDefault="00A86281" w:rsidP="00A86281">
      <w:pPr>
        <w:pStyle w:val="Bibliography"/>
        <w:rPr>
          <w:rFonts w:ascii="Calibri" w:cs="Calibri"/>
        </w:rPr>
      </w:pPr>
      <w:r w:rsidRPr="00A86281">
        <w:rPr>
          <w:rFonts w:ascii="Calibri" w:cs="Calibri"/>
        </w:rPr>
        <w:t xml:space="preserve">54. </w:t>
      </w:r>
      <w:r w:rsidRPr="00A86281">
        <w:rPr>
          <w:rFonts w:ascii="Calibri" w:cs="Calibri"/>
        </w:rPr>
        <w:tab/>
        <w:t>Yang J, James EA, Sanda S, Greenbaum C, Kwok WW. CD4+ T cells recognize diverse epitopes within GAD65: implications for repertoire development and diabetes monitoring. Immunology. 2013 Mar;138(3):269–279. PMCID: PMC3573280</w:t>
      </w:r>
    </w:p>
    <w:p w14:paraId="16421FA5" w14:textId="77777777" w:rsidR="00A86281" w:rsidRPr="00A86281" w:rsidRDefault="00A86281" w:rsidP="00A86281">
      <w:pPr>
        <w:pStyle w:val="Bibliography"/>
        <w:rPr>
          <w:rFonts w:ascii="Calibri" w:cs="Calibri"/>
        </w:rPr>
      </w:pPr>
      <w:r w:rsidRPr="00A86281">
        <w:rPr>
          <w:rFonts w:ascii="Calibri" w:cs="Calibri"/>
        </w:rPr>
        <w:t xml:space="preserve">55. </w:t>
      </w:r>
      <w:r w:rsidRPr="00A86281">
        <w:rPr>
          <w:rFonts w:ascii="Calibri" w:cs="Calibri"/>
        </w:rPr>
        <w:tab/>
        <w:t>Ettinger RA, Buitinga M, Vandamme C, Afonso G, Gomez R, Arribas-Layton D, Bissenova S, Speake C, Reijonen H, Kinnunen T, Overbergh L, Mallone R, Kwok WW, James EA. Technical Validation and Utility of an HLA Class II Tetramer Assay for Type 1 Diabetes: A Multicenter Study. J Clin Endocrinol Metab. 2023 Jul 20;dgad434. PMID: 37474341</w:t>
      </w:r>
    </w:p>
    <w:p w14:paraId="01C4BE48" w14:textId="77777777" w:rsidR="00A86281" w:rsidRPr="00A86281" w:rsidRDefault="00A86281" w:rsidP="00A86281">
      <w:pPr>
        <w:pStyle w:val="Bibliography"/>
        <w:rPr>
          <w:rFonts w:ascii="Calibri" w:cs="Calibri"/>
        </w:rPr>
      </w:pPr>
      <w:r w:rsidRPr="00A86281">
        <w:rPr>
          <w:rFonts w:ascii="Calibri" w:cs="Calibri"/>
        </w:rPr>
        <w:t xml:space="preserve">56. </w:t>
      </w:r>
      <w:r w:rsidRPr="00A86281">
        <w:rPr>
          <w:rFonts w:ascii="Calibri" w:cs="Calibri"/>
        </w:rPr>
        <w:tab/>
        <w:t>Linsley PS, Barahmand-Pour-Whitman F, Balmas E, DeBerg HA, Flynn KJ, Hu AK, Rosasco MG, Chen J, O’Rourke C, Serti E, Gersuk VH, Motwani K, Seay HR, Brusko TM, Kwok WW, Speake C, Greenbaum CJ, Nepom GT, Cerosaletti K. Autoreactive T cell receptors with shared germline-like α chains in type 1 diabetes. JCI Insight. 2021 Nov 22;6(22):e151349. PMCID: PMC8663791</w:t>
      </w:r>
    </w:p>
    <w:p w14:paraId="5B7F162A" w14:textId="00D27A86" w:rsidR="00FF42EB" w:rsidRDefault="007F192F" w:rsidP="00FF42EB">
      <w:pPr>
        <w:spacing w:line="480" w:lineRule="auto"/>
      </w:pPr>
      <w:r>
        <w:rPr>
          <w:rFonts w:ascii="Calibri" w:cs="Calibri"/>
        </w:rPr>
        <w:lastRenderedPageBreak/>
        <w:fldChar w:fldCharType="end"/>
      </w:r>
    </w:p>
    <w:p w14:paraId="631C693B" w14:textId="77777777" w:rsidR="00FF42EB" w:rsidRPr="00C3504A" w:rsidRDefault="00FF42EB" w:rsidP="00FF42EB">
      <w:pPr>
        <w:spacing w:line="480" w:lineRule="auto"/>
        <w:rPr>
          <w:b/>
          <w:bCs/>
        </w:rPr>
      </w:pPr>
      <w:r w:rsidRPr="00C3504A">
        <w:rPr>
          <w:b/>
          <w:bCs/>
        </w:rPr>
        <w:t>Acknowledgments</w:t>
      </w:r>
    </w:p>
    <w:p w14:paraId="79624765" w14:textId="4AA5390C" w:rsidR="00856F9E" w:rsidRDefault="00FF42EB" w:rsidP="002601C5">
      <w:pPr>
        <w:spacing w:line="480" w:lineRule="auto"/>
        <w:ind w:firstLine="720"/>
      </w:pPr>
      <w:r w:rsidRPr="0066163A">
        <w:t xml:space="preserve">We acknowledge </w:t>
      </w:r>
      <w:r>
        <w:t xml:space="preserve">Vivian </w:t>
      </w:r>
      <w:proofErr w:type="spellStart"/>
      <w:r>
        <w:t>Gersuk</w:t>
      </w:r>
      <w:proofErr w:type="spellEnd"/>
      <w:r>
        <w:t xml:space="preserve">, </w:t>
      </w:r>
      <w:r w:rsidRPr="0066163A">
        <w:t>Kimberly O</w:t>
      </w:r>
      <w:r w:rsidR="00834B01">
        <w:t>’</w:t>
      </w:r>
      <w:r w:rsidRPr="0066163A">
        <w:t>Brien</w:t>
      </w:r>
      <w:r>
        <w:t>,</w:t>
      </w:r>
      <w:r w:rsidRPr="0066163A">
        <w:t xml:space="preserve"> </w:t>
      </w:r>
      <w:r w:rsidR="00346282">
        <w:t xml:space="preserve">Jeffry </w:t>
      </w:r>
      <w:proofErr w:type="spellStart"/>
      <w:r w:rsidR="00346282">
        <w:t>Yaplee</w:t>
      </w:r>
      <w:proofErr w:type="spellEnd"/>
      <w:r w:rsidR="00346282">
        <w:t xml:space="preserve">, </w:t>
      </w:r>
      <w:r w:rsidR="00346282" w:rsidRPr="00346282">
        <w:t>Thao Huynh</w:t>
      </w:r>
      <w:r w:rsidR="00346282">
        <w:t xml:space="preserve">, </w:t>
      </w:r>
      <w:r w:rsidRPr="0066163A">
        <w:t xml:space="preserve">and Quynh-Anh Nguyen for </w:t>
      </w:r>
      <w:r>
        <w:t>molecular profiling assistance</w:t>
      </w:r>
      <w:r w:rsidRPr="0066163A">
        <w:t xml:space="preserve">; </w:t>
      </w:r>
      <w:r w:rsidR="00C21FD0">
        <w:t xml:space="preserve">the BRI </w:t>
      </w:r>
      <w:proofErr w:type="spellStart"/>
      <w:r w:rsidR="00C21FD0">
        <w:t>TrialNet</w:t>
      </w:r>
      <w:proofErr w:type="spellEnd"/>
      <w:r w:rsidR="00C21FD0">
        <w:t xml:space="preserve"> Clinical Center led by Dr. Carla Greenbaum and Dr. Sandra Lord </w:t>
      </w:r>
      <w:r w:rsidR="008F226C">
        <w:t xml:space="preserve">for </w:t>
      </w:r>
      <w:r w:rsidR="00C21FD0">
        <w:t>collect</w:t>
      </w:r>
      <w:r w:rsidR="008F226C">
        <w:t>ing</w:t>
      </w:r>
      <w:r w:rsidR="00C21FD0">
        <w:t xml:space="preserve"> samples from subjects with and at-risk for T1D</w:t>
      </w:r>
      <w:r>
        <w:t xml:space="preserve">; and Mario </w:t>
      </w:r>
      <w:proofErr w:type="spellStart"/>
      <w:r w:rsidR="004C4BD4">
        <w:t>R</w:t>
      </w:r>
      <w:r>
        <w:t>osasco</w:t>
      </w:r>
      <w:proofErr w:type="spellEnd"/>
      <w:r>
        <w:t xml:space="preserve"> for assistance with TCR analysis</w:t>
      </w:r>
      <w:r w:rsidR="004C4BD4">
        <w:t>.</w:t>
      </w:r>
      <w:r w:rsidR="003C7EB9">
        <w:t xml:space="preserve"> </w:t>
      </w:r>
      <w:r w:rsidR="003C7EB9" w:rsidRPr="003C7EB9">
        <w:t xml:space="preserve">This research was performed with the support </w:t>
      </w:r>
      <w:r w:rsidR="007B3812">
        <w:t>from the Immune Tolerance Network (</w:t>
      </w:r>
      <w:r w:rsidR="007B3812" w:rsidRPr="007B3812">
        <w:t>5UM1AI109565</w:t>
      </w:r>
      <w:r w:rsidR="007B3812" w:rsidRPr="002601C5">
        <w:rPr>
          <w:sz w:val="28"/>
          <w:szCs w:val="28"/>
        </w:rPr>
        <w:t xml:space="preserve"> </w:t>
      </w:r>
      <w:r w:rsidR="007B3812">
        <w:t xml:space="preserve">to Gerald T </w:t>
      </w:r>
      <w:proofErr w:type="spellStart"/>
      <w:r w:rsidR="007B3812">
        <w:t>Nepom</w:t>
      </w:r>
      <w:proofErr w:type="spellEnd"/>
      <w:r w:rsidR="007B3812">
        <w:t>), the American Diabetes Association (</w:t>
      </w:r>
      <w:r w:rsidR="007B3812" w:rsidRPr="002601C5">
        <w:rPr>
          <w:rFonts w:cstheme="minorHAnsi"/>
        </w:rPr>
        <w:t>1-19-ICTS-006</w:t>
      </w:r>
      <w:r w:rsidR="007B3812" w:rsidRPr="007B3812">
        <w:t xml:space="preserve"> </w:t>
      </w:r>
      <w:r w:rsidR="007B3812">
        <w:t>to KC), and</w:t>
      </w:r>
      <w:r w:rsidR="007B3812" w:rsidRPr="003C7EB9">
        <w:t xml:space="preserve"> </w:t>
      </w:r>
      <w:r w:rsidR="003C7EB9" w:rsidRPr="003C7EB9">
        <w:t>the Network for Pancreatic Organ donors with Diabetes (</w:t>
      </w:r>
      <w:proofErr w:type="spellStart"/>
      <w:r w:rsidR="003C7EB9" w:rsidRPr="003C7EB9">
        <w:t>nPOD</w:t>
      </w:r>
      <w:proofErr w:type="spellEnd"/>
      <w:r w:rsidR="003C7EB9" w:rsidRPr="003C7EB9">
        <w:t>; RRID:SCR_014641), a collaborative type 1 diabetes research project supported by JDRF (</w:t>
      </w:r>
      <w:proofErr w:type="spellStart"/>
      <w:r w:rsidR="003C7EB9" w:rsidRPr="003C7EB9">
        <w:t>nPOD</w:t>
      </w:r>
      <w:proofErr w:type="spellEnd"/>
      <w:r w:rsidR="003C7EB9" w:rsidRPr="003C7EB9">
        <w:t xml:space="preserve">: 5-SRA-2018-557-Q-R) and The Leona M. &amp; Harry B. Helmsley Charitable Trust (Grant#2018PG-T1D053, G-2108-04793). The content and views expressed are the responsibility of the authors and do not necessarily reflect the official view of </w:t>
      </w:r>
      <w:r w:rsidR="007B3812">
        <w:t xml:space="preserve">the ADA or </w:t>
      </w:r>
      <w:proofErr w:type="spellStart"/>
      <w:r w:rsidR="003C7EB9" w:rsidRPr="003C7EB9">
        <w:t>nPOD</w:t>
      </w:r>
      <w:proofErr w:type="spellEnd"/>
      <w:r w:rsidR="003C7EB9" w:rsidRPr="003C7EB9">
        <w:t xml:space="preserve">. </w:t>
      </w:r>
      <w:r w:rsidR="00D71BB7" w:rsidRPr="006223FE">
        <w:t xml:space="preserve">The Type 1 Diabetes </w:t>
      </w:r>
      <w:proofErr w:type="spellStart"/>
      <w:r w:rsidR="00D71BB7" w:rsidRPr="006223FE">
        <w:t>TrialNet</w:t>
      </w:r>
      <w:proofErr w:type="spellEnd"/>
      <w:r w:rsidR="00D71BB7" w:rsidRPr="006223FE">
        <w:t xml:space="preserve"> Study Group is a clinical trials network funded through a cooperative agreement by the National Institutes of Health (NIH) through the National Institute of Diabetes and Digestive and Kidney Diseases (NIDDK), the National Institute of Allergy and Infectious Diseases (NIAID), and the Eunice Kennedy Shriver National Institute of Child Health and Human Development, and JDRF.</w:t>
      </w:r>
      <w:r w:rsidR="00D71BB7">
        <w:t xml:space="preserve"> </w:t>
      </w:r>
    </w:p>
    <w:p w14:paraId="0673C169" w14:textId="77777777" w:rsidR="00856F9E" w:rsidRDefault="00856F9E" w:rsidP="00856F9E">
      <w:pPr>
        <w:spacing w:after="120" w:line="360" w:lineRule="auto"/>
        <w:rPr>
          <w:b/>
          <w:bCs/>
        </w:rPr>
        <w:sectPr w:rsidR="00856F9E" w:rsidSect="004C4BD4">
          <w:footerReference w:type="even" r:id="rId13"/>
          <w:footerReference w:type="default" r:id="rId14"/>
          <w:pgSz w:w="12240" w:h="15840"/>
          <w:pgMar w:top="1440" w:right="1440" w:bottom="1440" w:left="1440" w:header="720" w:footer="720" w:gutter="0"/>
          <w:lnNumType w:countBy="1" w:restart="continuous"/>
          <w:cols w:space="720"/>
          <w:docGrid w:linePitch="360"/>
        </w:sectPr>
      </w:pPr>
    </w:p>
    <w:p w14:paraId="7F7F6B8A" w14:textId="38021A69" w:rsidR="005C113C" w:rsidRPr="005E1784" w:rsidRDefault="005C113C" w:rsidP="005C113C">
      <w:pPr>
        <w:rPr>
          <w:rFonts w:cstheme="minorHAnsi"/>
          <w:b/>
          <w:bCs/>
        </w:rPr>
      </w:pPr>
      <w:r w:rsidRPr="00B31E65">
        <w:rPr>
          <w:rFonts w:cstheme="minorHAnsi"/>
          <w:b/>
          <w:bCs/>
        </w:rPr>
        <w:lastRenderedPageBreak/>
        <w:t xml:space="preserve">Table 1. TCRs sharing perfectly matched </w:t>
      </w:r>
      <w:r w:rsidRPr="00B31E65">
        <w:rPr>
          <w:rFonts w:cstheme="minorHAnsi"/>
          <w:b/>
          <w:bCs/>
          <w:i/>
          <w:iCs/>
        </w:rPr>
        <w:t>TRA</w:t>
      </w:r>
      <w:r w:rsidRPr="00B31E65">
        <w:rPr>
          <w:rFonts w:cstheme="minorHAnsi"/>
          <w:b/>
          <w:bCs/>
        </w:rPr>
        <w:t xml:space="preserve"> chains between IAR and PIT T cells. </w:t>
      </w:r>
      <w:r w:rsidRPr="00B31E65">
        <w:rPr>
          <w:rFonts w:cstheme="minorHAnsi"/>
          <w:b/>
          <w:bCs/>
          <w:vertAlign w:val="superscript"/>
        </w:rPr>
        <w:t>A</w:t>
      </w:r>
    </w:p>
    <w:tbl>
      <w:tblPr>
        <w:tblW w:w="13410" w:type="dxa"/>
        <w:tblLook w:val="04A0" w:firstRow="1" w:lastRow="0" w:firstColumn="1" w:lastColumn="0" w:noHBand="0" w:noVBand="1"/>
      </w:tblPr>
      <w:tblGrid>
        <w:gridCol w:w="1280"/>
        <w:gridCol w:w="1690"/>
        <w:gridCol w:w="2377"/>
        <w:gridCol w:w="1081"/>
        <w:gridCol w:w="800"/>
        <w:gridCol w:w="1502"/>
        <w:gridCol w:w="2953"/>
        <w:gridCol w:w="1150"/>
        <w:gridCol w:w="577"/>
      </w:tblGrid>
      <w:tr w:rsidR="005C113C" w:rsidRPr="005C113C" w14:paraId="329624A0" w14:textId="77777777" w:rsidTr="007F192F">
        <w:trPr>
          <w:gridAfter w:val="1"/>
          <w:wAfter w:w="577" w:type="dxa"/>
          <w:trHeight w:val="360"/>
        </w:trPr>
        <w:tc>
          <w:tcPr>
            <w:tcW w:w="1280" w:type="dxa"/>
            <w:tcBorders>
              <w:top w:val="nil"/>
              <w:left w:val="nil"/>
              <w:right w:val="nil"/>
            </w:tcBorders>
            <w:shd w:val="clear" w:color="auto" w:fill="auto"/>
            <w:noWrap/>
            <w:vAlign w:val="bottom"/>
            <w:hideMark/>
          </w:tcPr>
          <w:p w14:paraId="1735B154" w14:textId="77777777" w:rsidR="005C113C" w:rsidRPr="005C113C" w:rsidRDefault="005C113C" w:rsidP="005C113C">
            <w:pPr>
              <w:rPr>
                <w:rFonts w:ascii="Courier New" w:eastAsia="Times New Roman" w:hAnsi="Courier New" w:cs="Courier New"/>
              </w:rPr>
            </w:pPr>
          </w:p>
        </w:tc>
        <w:tc>
          <w:tcPr>
            <w:tcW w:w="5148" w:type="dxa"/>
            <w:gridSpan w:val="3"/>
            <w:tcBorders>
              <w:top w:val="nil"/>
              <w:left w:val="nil"/>
              <w:bottom w:val="single" w:sz="8" w:space="0" w:color="auto"/>
              <w:right w:val="nil"/>
            </w:tcBorders>
            <w:shd w:val="clear" w:color="auto" w:fill="auto"/>
            <w:noWrap/>
            <w:vAlign w:val="center"/>
            <w:hideMark/>
          </w:tcPr>
          <w:p w14:paraId="01E0AE4C" w14:textId="77777777" w:rsidR="005C113C" w:rsidRPr="005C113C" w:rsidRDefault="005C113C" w:rsidP="005C113C">
            <w:pPr>
              <w:jc w:val="center"/>
              <w:rPr>
                <w:rFonts w:ascii="Courier New" w:eastAsia="Times New Roman" w:hAnsi="Courier New" w:cs="Courier New"/>
                <w:b/>
                <w:bCs/>
                <w:color w:val="000000"/>
              </w:rPr>
            </w:pPr>
            <w:r w:rsidRPr="00EE4708">
              <w:rPr>
                <w:rFonts w:ascii="Courier New" w:eastAsia="Times New Roman" w:hAnsi="Courier New" w:cs="Courier New"/>
                <w:b/>
                <w:bCs/>
                <w:i/>
                <w:iCs/>
                <w:color w:val="000000"/>
              </w:rPr>
              <w:t>TRA</w:t>
            </w:r>
            <w:r w:rsidRPr="005C113C">
              <w:rPr>
                <w:rFonts w:ascii="Courier New" w:eastAsia="Times New Roman" w:hAnsi="Courier New" w:cs="Courier New"/>
                <w:b/>
                <w:bCs/>
                <w:color w:val="000000"/>
              </w:rPr>
              <w:t xml:space="preserve"> chain</w:t>
            </w:r>
          </w:p>
        </w:tc>
        <w:tc>
          <w:tcPr>
            <w:tcW w:w="800" w:type="dxa"/>
            <w:tcBorders>
              <w:top w:val="nil"/>
              <w:left w:val="nil"/>
              <w:bottom w:val="nil"/>
              <w:right w:val="nil"/>
            </w:tcBorders>
            <w:shd w:val="clear" w:color="auto" w:fill="auto"/>
            <w:noWrap/>
            <w:vAlign w:val="bottom"/>
            <w:hideMark/>
          </w:tcPr>
          <w:p w14:paraId="238B57BA" w14:textId="77777777" w:rsidR="005C113C" w:rsidRPr="005C113C" w:rsidRDefault="005C113C" w:rsidP="005C113C">
            <w:pPr>
              <w:jc w:val="center"/>
              <w:rPr>
                <w:rFonts w:ascii="Courier New" w:eastAsia="Times New Roman" w:hAnsi="Courier New" w:cs="Courier New"/>
                <w:b/>
                <w:bCs/>
                <w:color w:val="000000"/>
              </w:rPr>
            </w:pPr>
          </w:p>
        </w:tc>
        <w:tc>
          <w:tcPr>
            <w:tcW w:w="5605" w:type="dxa"/>
            <w:gridSpan w:val="3"/>
            <w:tcBorders>
              <w:top w:val="nil"/>
              <w:left w:val="nil"/>
              <w:bottom w:val="single" w:sz="8" w:space="0" w:color="auto"/>
              <w:right w:val="nil"/>
            </w:tcBorders>
            <w:shd w:val="clear" w:color="auto" w:fill="auto"/>
            <w:noWrap/>
            <w:vAlign w:val="center"/>
            <w:hideMark/>
          </w:tcPr>
          <w:p w14:paraId="33B1444E" w14:textId="77777777" w:rsidR="005C113C" w:rsidRPr="005C113C" w:rsidRDefault="005C113C" w:rsidP="005C113C">
            <w:pPr>
              <w:jc w:val="center"/>
              <w:rPr>
                <w:rFonts w:ascii="Courier New" w:eastAsia="Times New Roman" w:hAnsi="Courier New" w:cs="Courier New"/>
                <w:b/>
                <w:bCs/>
                <w:color w:val="000000"/>
              </w:rPr>
            </w:pPr>
            <w:r w:rsidRPr="00EE4708">
              <w:rPr>
                <w:rFonts w:ascii="Courier New" w:eastAsia="Times New Roman" w:hAnsi="Courier New" w:cs="Courier New"/>
                <w:b/>
                <w:bCs/>
                <w:i/>
                <w:iCs/>
                <w:color w:val="000000"/>
              </w:rPr>
              <w:t>TRB</w:t>
            </w:r>
            <w:r w:rsidRPr="005C113C">
              <w:rPr>
                <w:rFonts w:ascii="Courier New" w:eastAsia="Times New Roman" w:hAnsi="Courier New" w:cs="Courier New"/>
                <w:b/>
                <w:bCs/>
                <w:color w:val="000000"/>
              </w:rPr>
              <w:t xml:space="preserve"> chain</w:t>
            </w:r>
          </w:p>
        </w:tc>
      </w:tr>
      <w:tr w:rsidR="005C113C" w:rsidRPr="005C113C" w14:paraId="254D0A89" w14:textId="77777777" w:rsidTr="007F192F">
        <w:trPr>
          <w:trHeight w:val="360"/>
        </w:trPr>
        <w:tc>
          <w:tcPr>
            <w:tcW w:w="1280" w:type="dxa"/>
            <w:tcBorders>
              <w:top w:val="nil"/>
              <w:left w:val="nil"/>
              <w:bottom w:val="single" w:sz="4" w:space="0" w:color="auto"/>
              <w:right w:val="nil"/>
            </w:tcBorders>
            <w:shd w:val="clear" w:color="auto" w:fill="auto"/>
            <w:noWrap/>
            <w:vAlign w:val="center"/>
            <w:hideMark/>
          </w:tcPr>
          <w:p w14:paraId="4507E21F"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Cells</w:t>
            </w:r>
          </w:p>
        </w:tc>
        <w:tc>
          <w:tcPr>
            <w:tcW w:w="1690" w:type="dxa"/>
            <w:tcBorders>
              <w:top w:val="nil"/>
              <w:left w:val="nil"/>
              <w:bottom w:val="single" w:sz="8" w:space="0" w:color="auto"/>
              <w:right w:val="nil"/>
            </w:tcBorders>
            <w:shd w:val="clear" w:color="auto" w:fill="auto"/>
            <w:noWrap/>
            <w:vAlign w:val="center"/>
            <w:hideMark/>
          </w:tcPr>
          <w:p w14:paraId="5A7A8A7D" w14:textId="41D7B300" w:rsidR="005C113C" w:rsidRPr="00FE23A7" w:rsidRDefault="001B723C" w:rsidP="005C113C">
            <w:pPr>
              <w:rPr>
                <w:rFonts w:ascii="Courier New" w:eastAsia="Times New Roman" w:hAnsi="Courier New" w:cs="Courier New"/>
                <w:b/>
                <w:bCs/>
                <w:i/>
                <w:iCs/>
                <w:color w:val="000000"/>
              </w:rPr>
            </w:pPr>
            <w:r w:rsidRPr="00FE23A7">
              <w:rPr>
                <w:rFonts w:ascii="Courier New" w:eastAsia="Times New Roman" w:hAnsi="Courier New" w:cs="Courier New"/>
                <w:b/>
                <w:bCs/>
                <w:i/>
                <w:iCs/>
                <w:color w:val="000000"/>
              </w:rPr>
              <w:t>V gene</w:t>
            </w:r>
          </w:p>
        </w:tc>
        <w:tc>
          <w:tcPr>
            <w:tcW w:w="2377" w:type="dxa"/>
            <w:tcBorders>
              <w:top w:val="nil"/>
              <w:left w:val="nil"/>
              <w:bottom w:val="single" w:sz="8" w:space="0" w:color="auto"/>
              <w:right w:val="nil"/>
            </w:tcBorders>
            <w:shd w:val="clear" w:color="auto" w:fill="auto"/>
            <w:noWrap/>
            <w:vAlign w:val="center"/>
            <w:hideMark/>
          </w:tcPr>
          <w:p w14:paraId="2A1FC556"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Junction</w:t>
            </w:r>
          </w:p>
        </w:tc>
        <w:tc>
          <w:tcPr>
            <w:tcW w:w="1081" w:type="dxa"/>
            <w:tcBorders>
              <w:top w:val="nil"/>
              <w:left w:val="nil"/>
              <w:bottom w:val="single" w:sz="8" w:space="0" w:color="auto"/>
              <w:right w:val="nil"/>
            </w:tcBorders>
            <w:shd w:val="clear" w:color="auto" w:fill="auto"/>
            <w:noWrap/>
            <w:vAlign w:val="center"/>
            <w:hideMark/>
          </w:tcPr>
          <w:p w14:paraId="1FE24B9C" w14:textId="77777777" w:rsidR="005C113C" w:rsidRPr="00FE23A7" w:rsidRDefault="005C113C" w:rsidP="005C113C">
            <w:pPr>
              <w:rPr>
                <w:rFonts w:ascii="Courier New" w:eastAsia="Times New Roman" w:hAnsi="Courier New" w:cs="Courier New"/>
                <w:b/>
                <w:bCs/>
                <w:i/>
                <w:iCs/>
                <w:color w:val="000000"/>
              </w:rPr>
            </w:pPr>
            <w:r w:rsidRPr="00FE23A7">
              <w:rPr>
                <w:rFonts w:ascii="Courier New" w:eastAsia="Times New Roman" w:hAnsi="Courier New" w:cs="Courier New"/>
                <w:b/>
                <w:bCs/>
                <w:i/>
                <w:iCs/>
                <w:color w:val="000000"/>
              </w:rPr>
              <w:t>J gene</w:t>
            </w:r>
          </w:p>
        </w:tc>
        <w:tc>
          <w:tcPr>
            <w:tcW w:w="800" w:type="dxa"/>
            <w:tcBorders>
              <w:top w:val="nil"/>
              <w:left w:val="nil"/>
              <w:bottom w:val="nil"/>
              <w:right w:val="nil"/>
            </w:tcBorders>
            <w:shd w:val="clear" w:color="auto" w:fill="auto"/>
            <w:noWrap/>
            <w:vAlign w:val="bottom"/>
            <w:hideMark/>
          </w:tcPr>
          <w:p w14:paraId="477B7192" w14:textId="77777777" w:rsidR="005C113C" w:rsidRPr="005C113C" w:rsidRDefault="005C113C" w:rsidP="005C113C">
            <w:pPr>
              <w:rPr>
                <w:rFonts w:ascii="Courier New" w:eastAsia="Times New Roman" w:hAnsi="Courier New" w:cs="Courier New"/>
                <w:b/>
                <w:bCs/>
                <w:color w:val="000000"/>
              </w:rPr>
            </w:pPr>
          </w:p>
        </w:tc>
        <w:tc>
          <w:tcPr>
            <w:tcW w:w="1502" w:type="dxa"/>
            <w:tcBorders>
              <w:top w:val="nil"/>
              <w:left w:val="nil"/>
              <w:bottom w:val="single" w:sz="8" w:space="0" w:color="auto"/>
              <w:right w:val="nil"/>
            </w:tcBorders>
            <w:shd w:val="clear" w:color="auto" w:fill="auto"/>
            <w:noWrap/>
            <w:vAlign w:val="center"/>
            <w:hideMark/>
          </w:tcPr>
          <w:p w14:paraId="65C0B5F8" w14:textId="55E0E628" w:rsidR="005C113C" w:rsidRPr="00FE23A7" w:rsidRDefault="001B723C" w:rsidP="005C113C">
            <w:pPr>
              <w:rPr>
                <w:rFonts w:ascii="Courier New" w:eastAsia="Times New Roman" w:hAnsi="Courier New" w:cs="Courier New"/>
                <w:b/>
                <w:bCs/>
                <w:i/>
                <w:iCs/>
                <w:color w:val="000000"/>
              </w:rPr>
            </w:pPr>
            <w:r w:rsidRPr="00FE23A7">
              <w:rPr>
                <w:rFonts w:ascii="Courier New" w:eastAsia="Times New Roman" w:hAnsi="Courier New" w:cs="Courier New"/>
                <w:b/>
                <w:bCs/>
                <w:i/>
                <w:iCs/>
                <w:color w:val="000000"/>
              </w:rPr>
              <w:t>V gene</w:t>
            </w:r>
          </w:p>
        </w:tc>
        <w:tc>
          <w:tcPr>
            <w:tcW w:w="2953" w:type="dxa"/>
            <w:tcBorders>
              <w:top w:val="nil"/>
              <w:left w:val="nil"/>
              <w:bottom w:val="single" w:sz="8" w:space="0" w:color="auto"/>
              <w:right w:val="nil"/>
            </w:tcBorders>
            <w:shd w:val="clear" w:color="auto" w:fill="auto"/>
            <w:noWrap/>
            <w:vAlign w:val="center"/>
            <w:hideMark/>
          </w:tcPr>
          <w:p w14:paraId="2D11D35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Junction</w:t>
            </w:r>
          </w:p>
        </w:tc>
        <w:tc>
          <w:tcPr>
            <w:tcW w:w="1727" w:type="dxa"/>
            <w:gridSpan w:val="2"/>
            <w:tcBorders>
              <w:top w:val="nil"/>
              <w:left w:val="nil"/>
              <w:bottom w:val="single" w:sz="8" w:space="0" w:color="auto"/>
              <w:right w:val="nil"/>
            </w:tcBorders>
            <w:shd w:val="clear" w:color="auto" w:fill="auto"/>
            <w:noWrap/>
            <w:vAlign w:val="center"/>
            <w:hideMark/>
          </w:tcPr>
          <w:p w14:paraId="1FE4BDAB" w14:textId="77777777" w:rsidR="005C113C" w:rsidRPr="00FE23A7" w:rsidRDefault="005C113C" w:rsidP="005C113C">
            <w:pPr>
              <w:rPr>
                <w:rFonts w:ascii="Courier New" w:eastAsia="Times New Roman" w:hAnsi="Courier New" w:cs="Courier New"/>
                <w:b/>
                <w:bCs/>
                <w:i/>
                <w:iCs/>
                <w:color w:val="000000"/>
              </w:rPr>
            </w:pPr>
            <w:r w:rsidRPr="00FE23A7">
              <w:rPr>
                <w:rFonts w:ascii="Courier New" w:eastAsia="Times New Roman" w:hAnsi="Courier New" w:cs="Courier New"/>
                <w:b/>
                <w:bCs/>
                <w:i/>
                <w:iCs/>
                <w:color w:val="000000"/>
              </w:rPr>
              <w:t>J gene</w:t>
            </w:r>
          </w:p>
        </w:tc>
      </w:tr>
      <w:tr w:rsidR="005C113C" w:rsidRPr="005C113C" w14:paraId="0D59CB21" w14:textId="77777777" w:rsidTr="007F192F">
        <w:trPr>
          <w:trHeight w:val="340"/>
        </w:trPr>
        <w:tc>
          <w:tcPr>
            <w:tcW w:w="1280" w:type="dxa"/>
            <w:tcBorders>
              <w:top w:val="single" w:sz="4" w:space="0" w:color="auto"/>
              <w:left w:val="nil"/>
              <w:bottom w:val="nil"/>
              <w:right w:val="nil"/>
            </w:tcBorders>
            <w:shd w:val="clear" w:color="auto" w:fill="auto"/>
            <w:noWrap/>
            <w:vAlign w:val="bottom"/>
            <w:hideMark/>
          </w:tcPr>
          <w:p w14:paraId="1799F334"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0813C5AB"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7992F84D"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164C913E"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126CC753"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72277FC9"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705E2A8B"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6792FF52" w14:textId="77777777" w:rsidR="005C113C" w:rsidRPr="005C113C" w:rsidRDefault="005C113C" w:rsidP="005C113C">
            <w:pPr>
              <w:rPr>
                <w:rFonts w:ascii="Courier New" w:eastAsia="Times New Roman" w:hAnsi="Courier New" w:cs="Courier New"/>
              </w:rPr>
            </w:pPr>
          </w:p>
        </w:tc>
      </w:tr>
      <w:tr w:rsidR="005C113C" w:rsidRPr="005C113C" w14:paraId="4D1DEE84" w14:textId="77777777" w:rsidTr="007F192F">
        <w:trPr>
          <w:trHeight w:val="340"/>
        </w:trPr>
        <w:tc>
          <w:tcPr>
            <w:tcW w:w="1280" w:type="dxa"/>
            <w:tcBorders>
              <w:top w:val="nil"/>
              <w:left w:val="nil"/>
              <w:bottom w:val="nil"/>
              <w:right w:val="nil"/>
            </w:tcBorders>
            <w:shd w:val="clear" w:color="auto" w:fill="auto"/>
            <w:noWrap/>
            <w:vAlign w:val="bottom"/>
            <w:hideMark/>
          </w:tcPr>
          <w:p w14:paraId="48D2586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48962FB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w:t>
            </w:r>
          </w:p>
        </w:tc>
        <w:tc>
          <w:tcPr>
            <w:tcW w:w="2377" w:type="dxa"/>
            <w:tcBorders>
              <w:top w:val="nil"/>
              <w:left w:val="nil"/>
              <w:bottom w:val="nil"/>
              <w:right w:val="nil"/>
            </w:tcBorders>
            <w:shd w:val="clear" w:color="auto" w:fill="auto"/>
            <w:noWrap/>
            <w:vAlign w:val="bottom"/>
            <w:hideMark/>
          </w:tcPr>
          <w:p w14:paraId="44B1B0E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CAVRMNTGFQKLVF</w:t>
            </w:r>
          </w:p>
        </w:tc>
        <w:tc>
          <w:tcPr>
            <w:tcW w:w="1081" w:type="dxa"/>
            <w:tcBorders>
              <w:top w:val="nil"/>
              <w:left w:val="nil"/>
              <w:bottom w:val="nil"/>
              <w:right w:val="nil"/>
            </w:tcBorders>
            <w:shd w:val="clear" w:color="auto" w:fill="auto"/>
            <w:noWrap/>
            <w:vAlign w:val="bottom"/>
            <w:hideMark/>
          </w:tcPr>
          <w:p w14:paraId="6FDCB94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TRAJ8</w:t>
            </w:r>
          </w:p>
        </w:tc>
        <w:tc>
          <w:tcPr>
            <w:tcW w:w="800" w:type="dxa"/>
            <w:tcBorders>
              <w:top w:val="nil"/>
              <w:left w:val="nil"/>
              <w:bottom w:val="nil"/>
              <w:right w:val="nil"/>
            </w:tcBorders>
            <w:shd w:val="clear" w:color="auto" w:fill="auto"/>
            <w:noWrap/>
            <w:vAlign w:val="bottom"/>
            <w:hideMark/>
          </w:tcPr>
          <w:p w14:paraId="01BCC272"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417C476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TRBV11-2</w:t>
            </w:r>
          </w:p>
        </w:tc>
        <w:tc>
          <w:tcPr>
            <w:tcW w:w="2953" w:type="dxa"/>
            <w:tcBorders>
              <w:top w:val="nil"/>
              <w:left w:val="nil"/>
              <w:bottom w:val="nil"/>
              <w:right w:val="nil"/>
            </w:tcBorders>
            <w:shd w:val="clear" w:color="auto" w:fill="auto"/>
            <w:noWrap/>
            <w:vAlign w:val="bottom"/>
            <w:hideMark/>
          </w:tcPr>
          <w:p w14:paraId="57CB6EB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CASSFGGGATDTQYF</w:t>
            </w:r>
          </w:p>
        </w:tc>
        <w:tc>
          <w:tcPr>
            <w:tcW w:w="1727" w:type="dxa"/>
            <w:gridSpan w:val="2"/>
            <w:tcBorders>
              <w:top w:val="nil"/>
              <w:left w:val="nil"/>
              <w:bottom w:val="nil"/>
              <w:right w:val="nil"/>
            </w:tcBorders>
            <w:shd w:val="clear" w:color="auto" w:fill="auto"/>
            <w:noWrap/>
            <w:vAlign w:val="bottom"/>
            <w:hideMark/>
          </w:tcPr>
          <w:p w14:paraId="32644E5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TRBJ2-3</w:t>
            </w:r>
          </w:p>
        </w:tc>
      </w:tr>
      <w:tr w:rsidR="005C113C" w:rsidRPr="005C113C" w14:paraId="2B63F656" w14:textId="77777777" w:rsidTr="007F192F">
        <w:trPr>
          <w:trHeight w:val="340"/>
        </w:trPr>
        <w:tc>
          <w:tcPr>
            <w:tcW w:w="1280" w:type="dxa"/>
            <w:tcBorders>
              <w:top w:val="nil"/>
              <w:left w:val="nil"/>
              <w:bottom w:val="nil"/>
              <w:right w:val="nil"/>
            </w:tcBorders>
            <w:shd w:val="clear" w:color="auto" w:fill="auto"/>
            <w:noWrap/>
            <w:vAlign w:val="bottom"/>
            <w:hideMark/>
          </w:tcPr>
          <w:p w14:paraId="10541D6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05F92EB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w:t>
            </w:r>
          </w:p>
        </w:tc>
        <w:tc>
          <w:tcPr>
            <w:tcW w:w="2377" w:type="dxa"/>
            <w:tcBorders>
              <w:top w:val="nil"/>
              <w:left w:val="nil"/>
              <w:bottom w:val="nil"/>
              <w:right w:val="nil"/>
            </w:tcBorders>
            <w:shd w:val="clear" w:color="auto" w:fill="auto"/>
            <w:noWrap/>
            <w:vAlign w:val="bottom"/>
            <w:hideMark/>
          </w:tcPr>
          <w:p w14:paraId="4382200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CAVRMNTGFQKLVF</w:t>
            </w:r>
          </w:p>
        </w:tc>
        <w:tc>
          <w:tcPr>
            <w:tcW w:w="1081" w:type="dxa"/>
            <w:tcBorders>
              <w:top w:val="nil"/>
              <w:left w:val="nil"/>
              <w:bottom w:val="nil"/>
              <w:right w:val="nil"/>
            </w:tcBorders>
            <w:shd w:val="clear" w:color="auto" w:fill="auto"/>
            <w:noWrap/>
            <w:vAlign w:val="bottom"/>
            <w:hideMark/>
          </w:tcPr>
          <w:p w14:paraId="7214C9C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TRAJ8</w:t>
            </w:r>
          </w:p>
        </w:tc>
        <w:tc>
          <w:tcPr>
            <w:tcW w:w="800" w:type="dxa"/>
            <w:tcBorders>
              <w:top w:val="nil"/>
              <w:left w:val="nil"/>
              <w:bottom w:val="nil"/>
              <w:right w:val="nil"/>
            </w:tcBorders>
            <w:shd w:val="clear" w:color="auto" w:fill="auto"/>
            <w:noWrap/>
            <w:vAlign w:val="bottom"/>
            <w:hideMark/>
          </w:tcPr>
          <w:p w14:paraId="228D811B"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299EAA13"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 xml:space="preserve">TRBV9 </w:t>
            </w:r>
            <w:r w:rsidRPr="005C113C">
              <w:rPr>
                <w:rFonts w:ascii="Courier New" w:eastAsia="Times New Roman" w:hAnsi="Courier New" w:cs="Courier New"/>
                <w:b/>
                <w:bCs/>
                <w:color w:val="000000"/>
                <w:vertAlign w:val="superscript"/>
              </w:rPr>
              <w:t>B</w:t>
            </w:r>
          </w:p>
        </w:tc>
        <w:tc>
          <w:tcPr>
            <w:tcW w:w="2953" w:type="dxa"/>
            <w:tcBorders>
              <w:top w:val="nil"/>
              <w:left w:val="nil"/>
              <w:bottom w:val="nil"/>
              <w:right w:val="nil"/>
            </w:tcBorders>
            <w:shd w:val="clear" w:color="auto" w:fill="auto"/>
            <w:noWrap/>
            <w:vAlign w:val="bottom"/>
            <w:hideMark/>
          </w:tcPr>
          <w:p w14:paraId="46EF566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w:t>
            </w:r>
            <w:r w:rsidRPr="005C113C">
              <w:rPr>
                <w:rFonts w:ascii="Courier New" w:eastAsia="Times New Roman" w:hAnsi="Courier New" w:cs="Courier New"/>
                <w:b/>
                <w:bCs/>
                <w:color w:val="000000"/>
              </w:rPr>
              <w:t>V</w:t>
            </w:r>
            <w:r w:rsidRPr="005C113C">
              <w:rPr>
                <w:rFonts w:ascii="Courier New" w:eastAsia="Times New Roman" w:hAnsi="Courier New" w:cs="Courier New"/>
                <w:color w:val="000000"/>
              </w:rPr>
              <w:t>G</w:t>
            </w:r>
            <w:r w:rsidRPr="005C113C">
              <w:rPr>
                <w:rFonts w:ascii="Courier New" w:eastAsia="Times New Roman" w:hAnsi="Courier New" w:cs="Courier New"/>
                <w:b/>
                <w:bCs/>
                <w:color w:val="000000"/>
              </w:rPr>
              <w:t>MDPGLGYNEQF</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66D2431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TRBJ2-1</w:t>
            </w:r>
          </w:p>
        </w:tc>
      </w:tr>
      <w:tr w:rsidR="005C113C" w:rsidRPr="005C113C" w14:paraId="07565786" w14:textId="77777777" w:rsidTr="007F192F">
        <w:trPr>
          <w:trHeight w:val="160"/>
        </w:trPr>
        <w:tc>
          <w:tcPr>
            <w:tcW w:w="1280" w:type="dxa"/>
            <w:tcBorders>
              <w:top w:val="nil"/>
              <w:left w:val="nil"/>
              <w:bottom w:val="nil"/>
              <w:right w:val="nil"/>
            </w:tcBorders>
            <w:shd w:val="clear" w:color="auto" w:fill="auto"/>
            <w:noWrap/>
            <w:vAlign w:val="bottom"/>
            <w:hideMark/>
          </w:tcPr>
          <w:p w14:paraId="34EE1131"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2C165760"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7022B7CB"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7EF1D03E"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1DCED123"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2239F3DF"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244D88C8"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4D85212B" w14:textId="77777777" w:rsidR="005C113C" w:rsidRPr="005C113C" w:rsidRDefault="005C113C" w:rsidP="005C113C">
            <w:pPr>
              <w:rPr>
                <w:rFonts w:ascii="Courier New" w:eastAsia="Times New Roman" w:hAnsi="Courier New" w:cs="Courier New"/>
              </w:rPr>
            </w:pPr>
          </w:p>
        </w:tc>
      </w:tr>
      <w:tr w:rsidR="005C113C" w:rsidRPr="005C113C" w14:paraId="616B51D9" w14:textId="77777777" w:rsidTr="007F192F">
        <w:trPr>
          <w:trHeight w:val="340"/>
        </w:trPr>
        <w:tc>
          <w:tcPr>
            <w:tcW w:w="1280" w:type="dxa"/>
            <w:tcBorders>
              <w:top w:val="nil"/>
              <w:left w:val="nil"/>
              <w:bottom w:val="nil"/>
              <w:right w:val="nil"/>
            </w:tcBorders>
            <w:shd w:val="clear" w:color="auto" w:fill="auto"/>
            <w:noWrap/>
            <w:vAlign w:val="bottom"/>
            <w:hideMark/>
          </w:tcPr>
          <w:p w14:paraId="16686E8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3F65B38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TRAV12-1</w:t>
            </w:r>
          </w:p>
        </w:tc>
        <w:tc>
          <w:tcPr>
            <w:tcW w:w="2377" w:type="dxa"/>
            <w:tcBorders>
              <w:top w:val="nil"/>
              <w:left w:val="nil"/>
              <w:bottom w:val="nil"/>
              <w:right w:val="nil"/>
            </w:tcBorders>
            <w:shd w:val="clear" w:color="auto" w:fill="auto"/>
            <w:noWrap/>
            <w:vAlign w:val="bottom"/>
            <w:hideMark/>
          </w:tcPr>
          <w:p w14:paraId="3BA5CEA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CVVNDQAGTALIF</w:t>
            </w:r>
          </w:p>
        </w:tc>
        <w:tc>
          <w:tcPr>
            <w:tcW w:w="1081" w:type="dxa"/>
            <w:tcBorders>
              <w:top w:val="nil"/>
              <w:left w:val="nil"/>
              <w:bottom w:val="nil"/>
              <w:right w:val="nil"/>
            </w:tcBorders>
            <w:shd w:val="clear" w:color="auto" w:fill="auto"/>
            <w:noWrap/>
            <w:vAlign w:val="bottom"/>
            <w:hideMark/>
          </w:tcPr>
          <w:p w14:paraId="62F60A3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TRAJ15</w:t>
            </w:r>
          </w:p>
        </w:tc>
        <w:tc>
          <w:tcPr>
            <w:tcW w:w="800" w:type="dxa"/>
            <w:tcBorders>
              <w:top w:val="nil"/>
              <w:left w:val="nil"/>
              <w:bottom w:val="nil"/>
              <w:right w:val="nil"/>
            </w:tcBorders>
            <w:shd w:val="clear" w:color="auto" w:fill="auto"/>
            <w:noWrap/>
            <w:vAlign w:val="bottom"/>
            <w:hideMark/>
          </w:tcPr>
          <w:p w14:paraId="13F23A72"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4EB8DAD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TRBV7-2</w:t>
            </w:r>
          </w:p>
        </w:tc>
        <w:tc>
          <w:tcPr>
            <w:tcW w:w="2953" w:type="dxa"/>
            <w:tcBorders>
              <w:top w:val="nil"/>
              <w:left w:val="nil"/>
              <w:bottom w:val="nil"/>
              <w:right w:val="nil"/>
            </w:tcBorders>
            <w:shd w:val="clear" w:color="auto" w:fill="auto"/>
            <w:noWrap/>
            <w:vAlign w:val="bottom"/>
            <w:hideMark/>
          </w:tcPr>
          <w:p w14:paraId="24AF4EA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CASSLDAGRNSPLHF</w:t>
            </w:r>
          </w:p>
        </w:tc>
        <w:tc>
          <w:tcPr>
            <w:tcW w:w="1727" w:type="dxa"/>
            <w:gridSpan w:val="2"/>
            <w:tcBorders>
              <w:top w:val="nil"/>
              <w:left w:val="nil"/>
              <w:bottom w:val="nil"/>
              <w:right w:val="nil"/>
            </w:tcBorders>
            <w:shd w:val="clear" w:color="auto" w:fill="auto"/>
            <w:noWrap/>
            <w:vAlign w:val="bottom"/>
            <w:hideMark/>
          </w:tcPr>
          <w:p w14:paraId="746853F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TRBJ1-6</w:t>
            </w:r>
          </w:p>
        </w:tc>
      </w:tr>
      <w:tr w:rsidR="005C113C" w:rsidRPr="005C113C" w14:paraId="6CE668D8" w14:textId="77777777" w:rsidTr="007F192F">
        <w:trPr>
          <w:trHeight w:val="340"/>
        </w:trPr>
        <w:tc>
          <w:tcPr>
            <w:tcW w:w="1280" w:type="dxa"/>
            <w:tcBorders>
              <w:top w:val="nil"/>
              <w:left w:val="nil"/>
              <w:bottom w:val="nil"/>
              <w:right w:val="nil"/>
            </w:tcBorders>
            <w:shd w:val="clear" w:color="auto" w:fill="auto"/>
            <w:noWrap/>
            <w:vAlign w:val="bottom"/>
            <w:hideMark/>
          </w:tcPr>
          <w:p w14:paraId="6D2FE78B"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61D2A70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TRAV12-1</w:t>
            </w:r>
          </w:p>
        </w:tc>
        <w:tc>
          <w:tcPr>
            <w:tcW w:w="2377" w:type="dxa"/>
            <w:tcBorders>
              <w:top w:val="nil"/>
              <w:left w:val="nil"/>
              <w:bottom w:val="nil"/>
              <w:right w:val="nil"/>
            </w:tcBorders>
            <w:shd w:val="clear" w:color="auto" w:fill="auto"/>
            <w:noWrap/>
            <w:vAlign w:val="bottom"/>
            <w:hideMark/>
          </w:tcPr>
          <w:p w14:paraId="695F526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CVVNDQAGTALIF</w:t>
            </w:r>
          </w:p>
        </w:tc>
        <w:tc>
          <w:tcPr>
            <w:tcW w:w="1081" w:type="dxa"/>
            <w:tcBorders>
              <w:top w:val="nil"/>
              <w:left w:val="nil"/>
              <w:bottom w:val="nil"/>
              <w:right w:val="nil"/>
            </w:tcBorders>
            <w:shd w:val="clear" w:color="auto" w:fill="auto"/>
            <w:noWrap/>
            <w:vAlign w:val="bottom"/>
            <w:hideMark/>
          </w:tcPr>
          <w:p w14:paraId="08E8E12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TRAJ15</w:t>
            </w:r>
          </w:p>
        </w:tc>
        <w:tc>
          <w:tcPr>
            <w:tcW w:w="800" w:type="dxa"/>
            <w:tcBorders>
              <w:top w:val="nil"/>
              <w:left w:val="nil"/>
              <w:bottom w:val="nil"/>
              <w:right w:val="nil"/>
            </w:tcBorders>
            <w:shd w:val="clear" w:color="auto" w:fill="auto"/>
            <w:noWrap/>
            <w:vAlign w:val="bottom"/>
            <w:hideMark/>
          </w:tcPr>
          <w:p w14:paraId="6911932A"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6247ACD7"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TRBV20-1</w:t>
            </w:r>
          </w:p>
        </w:tc>
        <w:tc>
          <w:tcPr>
            <w:tcW w:w="2953" w:type="dxa"/>
            <w:tcBorders>
              <w:top w:val="nil"/>
              <w:left w:val="nil"/>
              <w:bottom w:val="nil"/>
              <w:right w:val="nil"/>
            </w:tcBorders>
            <w:shd w:val="clear" w:color="auto" w:fill="auto"/>
            <w:noWrap/>
            <w:vAlign w:val="bottom"/>
            <w:hideMark/>
          </w:tcPr>
          <w:p w14:paraId="72BE943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w:t>
            </w:r>
            <w:r w:rsidRPr="005C113C">
              <w:rPr>
                <w:rFonts w:ascii="Courier New" w:eastAsia="Times New Roman" w:hAnsi="Courier New" w:cs="Courier New"/>
                <w:b/>
                <w:bCs/>
                <w:color w:val="000000"/>
              </w:rPr>
              <w:t>SARGYNSYEQY</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1449C3BA"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TRBJ2-7</w:t>
            </w:r>
          </w:p>
        </w:tc>
      </w:tr>
      <w:tr w:rsidR="005C113C" w:rsidRPr="005C113C" w14:paraId="457DCEC6" w14:textId="77777777" w:rsidTr="007F192F">
        <w:trPr>
          <w:trHeight w:val="160"/>
        </w:trPr>
        <w:tc>
          <w:tcPr>
            <w:tcW w:w="1280" w:type="dxa"/>
            <w:tcBorders>
              <w:top w:val="nil"/>
              <w:left w:val="nil"/>
              <w:bottom w:val="nil"/>
              <w:right w:val="nil"/>
            </w:tcBorders>
            <w:shd w:val="clear" w:color="auto" w:fill="auto"/>
            <w:noWrap/>
            <w:vAlign w:val="bottom"/>
            <w:hideMark/>
          </w:tcPr>
          <w:p w14:paraId="5E512219"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69960E31"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3CAB6A55"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171B1460"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04E96405"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08AECFB0"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35624B6F"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16F4B985" w14:textId="77777777" w:rsidR="005C113C" w:rsidRPr="005C113C" w:rsidRDefault="005C113C" w:rsidP="005C113C">
            <w:pPr>
              <w:rPr>
                <w:rFonts w:ascii="Courier New" w:eastAsia="Times New Roman" w:hAnsi="Courier New" w:cs="Courier New"/>
              </w:rPr>
            </w:pPr>
          </w:p>
        </w:tc>
      </w:tr>
      <w:tr w:rsidR="005C113C" w:rsidRPr="005C113C" w14:paraId="259989E9" w14:textId="77777777" w:rsidTr="007F192F">
        <w:trPr>
          <w:trHeight w:val="340"/>
        </w:trPr>
        <w:tc>
          <w:tcPr>
            <w:tcW w:w="1280" w:type="dxa"/>
            <w:tcBorders>
              <w:top w:val="nil"/>
              <w:left w:val="nil"/>
              <w:bottom w:val="nil"/>
              <w:right w:val="nil"/>
            </w:tcBorders>
            <w:shd w:val="clear" w:color="auto" w:fill="auto"/>
            <w:noWrap/>
            <w:vAlign w:val="bottom"/>
            <w:hideMark/>
          </w:tcPr>
          <w:p w14:paraId="0672694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6E3CCEF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TRAV12-1</w:t>
            </w:r>
          </w:p>
        </w:tc>
        <w:tc>
          <w:tcPr>
            <w:tcW w:w="2377" w:type="dxa"/>
            <w:tcBorders>
              <w:top w:val="nil"/>
              <w:left w:val="nil"/>
              <w:bottom w:val="nil"/>
              <w:right w:val="nil"/>
            </w:tcBorders>
            <w:shd w:val="clear" w:color="auto" w:fill="auto"/>
            <w:noWrap/>
            <w:vAlign w:val="bottom"/>
            <w:hideMark/>
          </w:tcPr>
          <w:p w14:paraId="2DDC7FD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CVVQGGSYIPTF</w:t>
            </w:r>
          </w:p>
        </w:tc>
        <w:tc>
          <w:tcPr>
            <w:tcW w:w="1081" w:type="dxa"/>
            <w:tcBorders>
              <w:top w:val="nil"/>
              <w:left w:val="nil"/>
              <w:bottom w:val="nil"/>
              <w:right w:val="nil"/>
            </w:tcBorders>
            <w:shd w:val="clear" w:color="auto" w:fill="auto"/>
            <w:noWrap/>
            <w:vAlign w:val="bottom"/>
            <w:hideMark/>
          </w:tcPr>
          <w:p w14:paraId="7F22530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TRAJ6</w:t>
            </w:r>
          </w:p>
        </w:tc>
        <w:tc>
          <w:tcPr>
            <w:tcW w:w="800" w:type="dxa"/>
            <w:tcBorders>
              <w:top w:val="nil"/>
              <w:left w:val="nil"/>
              <w:bottom w:val="nil"/>
              <w:right w:val="nil"/>
            </w:tcBorders>
            <w:shd w:val="clear" w:color="auto" w:fill="auto"/>
            <w:noWrap/>
            <w:vAlign w:val="bottom"/>
            <w:hideMark/>
          </w:tcPr>
          <w:p w14:paraId="62D7CBD1"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0BB30B7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TRBV5-4</w:t>
            </w:r>
          </w:p>
        </w:tc>
        <w:tc>
          <w:tcPr>
            <w:tcW w:w="2953" w:type="dxa"/>
            <w:tcBorders>
              <w:top w:val="nil"/>
              <w:left w:val="nil"/>
              <w:bottom w:val="nil"/>
              <w:right w:val="nil"/>
            </w:tcBorders>
            <w:shd w:val="clear" w:color="auto" w:fill="auto"/>
            <w:noWrap/>
            <w:vAlign w:val="bottom"/>
            <w:hideMark/>
          </w:tcPr>
          <w:p w14:paraId="6ECA7A7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CASSLVTSGENEQFF</w:t>
            </w:r>
          </w:p>
        </w:tc>
        <w:tc>
          <w:tcPr>
            <w:tcW w:w="1727" w:type="dxa"/>
            <w:gridSpan w:val="2"/>
            <w:tcBorders>
              <w:top w:val="nil"/>
              <w:left w:val="nil"/>
              <w:bottom w:val="nil"/>
              <w:right w:val="nil"/>
            </w:tcBorders>
            <w:shd w:val="clear" w:color="auto" w:fill="auto"/>
            <w:noWrap/>
            <w:vAlign w:val="bottom"/>
            <w:hideMark/>
          </w:tcPr>
          <w:p w14:paraId="68C9ED1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TRBJ2-1</w:t>
            </w:r>
          </w:p>
        </w:tc>
      </w:tr>
      <w:tr w:rsidR="005C113C" w:rsidRPr="005C113C" w14:paraId="2819865B" w14:textId="77777777" w:rsidTr="007F192F">
        <w:trPr>
          <w:trHeight w:val="340"/>
        </w:trPr>
        <w:tc>
          <w:tcPr>
            <w:tcW w:w="1280" w:type="dxa"/>
            <w:tcBorders>
              <w:top w:val="nil"/>
              <w:left w:val="nil"/>
              <w:bottom w:val="nil"/>
              <w:right w:val="nil"/>
            </w:tcBorders>
            <w:shd w:val="clear" w:color="auto" w:fill="auto"/>
            <w:noWrap/>
            <w:vAlign w:val="bottom"/>
            <w:hideMark/>
          </w:tcPr>
          <w:p w14:paraId="0E4C817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280F998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TRAV12-1</w:t>
            </w:r>
          </w:p>
        </w:tc>
        <w:tc>
          <w:tcPr>
            <w:tcW w:w="2377" w:type="dxa"/>
            <w:tcBorders>
              <w:top w:val="nil"/>
              <w:left w:val="nil"/>
              <w:bottom w:val="nil"/>
              <w:right w:val="nil"/>
            </w:tcBorders>
            <w:shd w:val="clear" w:color="auto" w:fill="auto"/>
            <w:noWrap/>
            <w:vAlign w:val="bottom"/>
            <w:hideMark/>
          </w:tcPr>
          <w:p w14:paraId="7982C8E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CVVQGGSYIPTF</w:t>
            </w:r>
          </w:p>
        </w:tc>
        <w:tc>
          <w:tcPr>
            <w:tcW w:w="1081" w:type="dxa"/>
            <w:tcBorders>
              <w:top w:val="nil"/>
              <w:left w:val="nil"/>
              <w:bottom w:val="nil"/>
              <w:right w:val="nil"/>
            </w:tcBorders>
            <w:shd w:val="clear" w:color="auto" w:fill="auto"/>
            <w:noWrap/>
            <w:vAlign w:val="bottom"/>
            <w:hideMark/>
          </w:tcPr>
          <w:p w14:paraId="2963455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TRAJ6</w:t>
            </w:r>
          </w:p>
        </w:tc>
        <w:tc>
          <w:tcPr>
            <w:tcW w:w="800" w:type="dxa"/>
            <w:tcBorders>
              <w:top w:val="nil"/>
              <w:left w:val="nil"/>
              <w:bottom w:val="nil"/>
              <w:right w:val="nil"/>
            </w:tcBorders>
            <w:shd w:val="clear" w:color="auto" w:fill="auto"/>
            <w:noWrap/>
            <w:vAlign w:val="bottom"/>
            <w:hideMark/>
          </w:tcPr>
          <w:p w14:paraId="60676C86"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7ABB35A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 xml:space="preserve">ND </w:t>
            </w:r>
            <w:r w:rsidRPr="005C113C">
              <w:rPr>
                <w:rFonts w:ascii="Courier New" w:eastAsia="Times New Roman" w:hAnsi="Courier New" w:cs="Courier New"/>
                <w:b/>
                <w:bCs/>
                <w:color w:val="000000"/>
                <w:vertAlign w:val="superscript"/>
              </w:rPr>
              <w:t>C</w:t>
            </w:r>
          </w:p>
        </w:tc>
        <w:tc>
          <w:tcPr>
            <w:tcW w:w="2953" w:type="dxa"/>
            <w:tcBorders>
              <w:top w:val="nil"/>
              <w:left w:val="nil"/>
              <w:bottom w:val="nil"/>
              <w:right w:val="nil"/>
            </w:tcBorders>
            <w:shd w:val="clear" w:color="auto" w:fill="auto"/>
            <w:noWrap/>
            <w:vAlign w:val="bottom"/>
            <w:hideMark/>
          </w:tcPr>
          <w:p w14:paraId="7B074EB7" w14:textId="77777777" w:rsidR="005C113C" w:rsidRPr="005C113C" w:rsidRDefault="005C113C" w:rsidP="005C113C">
            <w:pPr>
              <w:rPr>
                <w:rFonts w:ascii="Courier New" w:eastAsia="Times New Roman" w:hAnsi="Courier New" w:cs="Courier New"/>
                <w:color w:val="000000"/>
              </w:rPr>
            </w:pPr>
          </w:p>
        </w:tc>
        <w:tc>
          <w:tcPr>
            <w:tcW w:w="1727" w:type="dxa"/>
            <w:gridSpan w:val="2"/>
            <w:tcBorders>
              <w:top w:val="nil"/>
              <w:left w:val="nil"/>
              <w:bottom w:val="nil"/>
              <w:right w:val="nil"/>
            </w:tcBorders>
            <w:shd w:val="clear" w:color="auto" w:fill="auto"/>
            <w:noWrap/>
            <w:vAlign w:val="bottom"/>
            <w:hideMark/>
          </w:tcPr>
          <w:p w14:paraId="6263C215" w14:textId="77777777" w:rsidR="005C113C" w:rsidRPr="005C113C" w:rsidRDefault="005C113C" w:rsidP="005C113C">
            <w:pPr>
              <w:rPr>
                <w:rFonts w:ascii="Courier New" w:eastAsia="Times New Roman" w:hAnsi="Courier New" w:cs="Courier New"/>
              </w:rPr>
            </w:pPr>
          </w:p>
        </w:tc>
      </w:tr>
      <w:tr w:rsidR="005C113C" w:rsidRPr="005C113C" w14:paraId="7F980631" w14:textId="77777777" w:rsidTr="007F192F">
        <w:trPr>
          <w:trHeight w:val="160"/>
        </w:trPr>
        <w:tc>
          <w:tcPr>
            <w:tcW w:w="1280" w:type="dxa"/>
            <w:tcBorders>
              <w:top w:val="nil"/>
              <w:left w:val="nil"/>
              <w:bottom w:val="nil"/>
              <w:right w:val="nil"/>
            </w:tcBorders>
            <w:shd w:val="clear" w:color="auto" w:fill="auto"/>
            <w:noWrap/>
            <w:vAlign w:val="bottom"/>
            <w:hideMark/>
          </w:tcPr>
          <w:p w14:paraId="76442C05" w14:textId="77777777" w:rsidR="005C113C" w:rsidRPr="005C113C" w:rsidRDefault="005C113C" w:rsidP="005C113C">
            <w:pPr>
              <w:rPr>
                <w:rFonts w:ascii="Courier New" w:eastAsia="Times New Roman" w:hAnsi="Courier New" w:cs="Courier New"/>
              </w:rPr>
            </w:pPr>
          </w:p>
        </w:tc>
        <w:tc>
          <w:tcPr>
            <w:tcW w:w="1690" w:type="dxa"/>
            <w:tcBorders>
              <w:top w:val="nil"/>
              <w:left w:val="nil"/>
              <w:bottom w:val="nil"/>
              <w:right w:val="nil"/>
            </w:tcBorders>
            <w:shd w:val="clear" w:color="auto" w:fill="auto"/>
            <w:noWrap/>
            <w:vAlign w:val="bottom"/>
            <w:hideMark/>
          </w:tcPr>
          <w:p w14:paraId="3059A94A"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7AC03DE4"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3C135501"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4CB0E6E5"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3996CFBC"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69AC3264"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0E161108" w14:textId="77777777" w:rsidR="005C113C" w:rsidRPr="005C113C" w:rsidRDefault="005C113C" w:rsidP="005C113C">
            <w:pPr>
              <w:rPr>
                <w:rFonts w:ascii="Courier New" w:eastAsia="Times New Roman" w:hAnsi="Courier New" w:cs="Courier New"/>
              </w:rPr>
            </w:pPr>
          </w:p>
        </w:tc>
      </w:tr>
      <w:tr w:rsidR="005C113C" w:rsidRPr="005C113C" w14:paraId="6D3B9911" w14:textId="77777777" w:rsidTr="007F192F">
        <w:trPr>
          <w:trHeight w:val="340"/>
        </w:trPr>
        <w:tc>
          <w:tcPr>
            <w:tcW w:w="1280" w:type="dxa"/>
            <w:tcBorders>
              <w:top w:val="nil"/>
              <w:left w:val="nil"/>
              <w:bottom w:val="nil"/>
              <w:right w:val="nil"/>
            </w:tcBorders>
            <w:shd w:val="clear" w:color="auto" w:fill="auto"/>
            <w:noWrap/>
            <w:vAlign w:val="bottom"/>
            <w:hideMark/>
          </w:tcPr>
          <w:p w14:paraId="06327F0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5A40523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TRAV12-2</w:t>
            </w:r>
          </w:p>
        </w:tc>
        <w:tc>
          <w:tcPr>
            <w:tcW w:w="2377" w:type="dxa"/>
            <w:tcBorders>
              <w:top w:val="nil"/>
              <w:left w:val="nil"/>
              <w:bottom w:val="nil"/>
              <w:right w:val="nil"/>
            </w:tcBorders>
            <w:shd w:val="clear" w:color="auto" w:fill="auto"/>
            <w:noWrap/>
            <w:vAlign w:val="bottom"/>
            <w:hideMark/>
          </w:tcPr>
          <w:p w14:paraId="709EC891"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CAVNQAGTALIF</w:t>
            </w:r>
          </w:p>
        </w:tc>
        <w:tc>
          <w:tcPr>
            <w:tcW w:w="1081" w:type="dxa"/>
            <w:tcBorders>
              <w:top w:val="nil"/>
              <w:left w:val="nil"/>
              <w:bottom w:val="nil"/>
              <w:right w:val="nil"/>
            </w:tcBorders>
            <w:shd w:val="clear" w:color="auto" w:fill="auto"/>
            <w:noWrap/>
            <w:vAlign w:val="bottom"/>
            <w:hideMark/>
          </w:tcPr>
          <w:p w14:paraId="1681528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TRAJ15</w:t>
            </w:r>
          </w:p>
        </w:tc>
        <w:tc>
          <w:tcPr>
            <w:tcW w:w="800" w:type="dxa"/>
            <w:tcBorders>
              <w:top w:val="nil"/>
              <w:left w:val="nil"/>
              <w:bottom w:val="nil"/>
              <w:right w:val="nil"/>
            </w:tcBorders>
            <w:shd w:val="clear" w:color="auto" w:fill="auto"/>
            <w:noWrap/>
            <w:vAlign w:val="bottom"/>
            <w:hideMark/>
          </w:tcPr>
          <w:p w14:paraId="7A487FAD"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4A57003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TRBV28</w:t>
            </w:r>
          </w:p>
        </w:tc>
        <w:tc>
          <w:tcPr>
            <w:tcW w:w="2953" w:type="dxa"/>
            <w:tcBorders>
              <w:top w:val="nil"/>
              <w:left w:val="nil"/>
              <w:bottom w:val="nil"/>
              <w:right w:val="nil"/>
            </w:tcBorders>
            <w:shd w:val="clear" w:color="auto" w:fill="auto"/>
            <w:noWrap/>
            <w:vAlign w:val="bottom"/>
            <w:hideMark/>
          </w:tcPr>
          <w:p w14:paraId="06B10FB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CASSFGSGADYGYTF</w:t>
            </w:r>
          </w:p>
        </w:tc>
        <w:tc>
          <w:tcPr>
            <w:tcW w:w="1727" w:type="dxa"/>
            <w:gridSpan w:val="2"/>
            <w:tcBorders>
              <w:top w:val="nil"/>
              <w:left w:val="nil"/>
              <w:bottom w:val="nil"/>
              <w:right w:val="nil"/>
            </w:tcBorders>
            <w:shd w:val="clear" w:color="auto" w:fill="auto"/>
            <w:noWrap/>
            <w:vAlign w:val="bottom"/>
            <w:hideMark/>
          </w:tcPr>
          <w:p w14:paraId="51B3792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TRBJ1-2</w:t>
            </w:r>
          </w:p>
        </w:tc>
      </w:tr>
      <w:tr w:rsidR="005C113C" w:rsidRPr="005C113C" w14:paraId="48EC57BF" w14:textId="77777777" w:rsidTr="007F192F">
        <w:trPr>
          <w:trHeight w:val="340"/>
        </w:trPr>
        <w:tc>
          <w:tcPr>
            <w:tcW w:w="1280" w:type="dxa"/>
            <w:tcBorders>
              <w:top w:val="nil"/>
              <w:left w:val="nil"/>
              <w:bottom w:val="nil"/>
              <w:right w:val="nil"/>
            </w:tcBorders>
            <w:shd w:val="clear" w:color="auto" w:fill="auto"/>
            <w:noWrap/>
            <w:vAlign w:val="bottom"/>
            <w:hideMark/>
          </w:tcPr>
          <w:p w14:paraId="226C217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294C37C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TRAV12-2</w:t>
            </w:r>
          </w:p>
        </w:tc>
        <w:tc>
          <w:tcPr>
            <w:tcW w:w="2377" w:type="dxa"/>
            <w:tcBorders>
              <w:top w:val="nil"/>
              <w:left w:val="nil"/>
              <w:bottom w:val="nil"/>
              <w:right w:val="nil"/>
            </w:tcBorders>
            <w:shd w:val="clear" w:color="auto" w:fill="auto"/>
            <w:noWrap/>
            <w:vAlign w:val="bottom"/>
            <w:hideMark/>
          </w:tcPr>
          <w:p w14:paraId="6C04C8E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CAVNQAGTALIF</w:t>
            </w:r>
          </w:p>
        </w:tc>
        <w:tc>
          <w:tcPr>
            <w:tcW w:w="1081" w:type="dxa"/>
            <w:tcBorders>
              <w:top w:val="nil"/>
              <w:left w:val="nil"/>
              <w:bottom w:val="nil"/>
              <w:right w:val="nil"/>
            </w:tcBorders>
            <w:shd w:val="clear" w:color="auto" w:fill="auto"/>
            <w:noWrap/>
            <w:vAlign w:val="bottom"/>
            <w:hideMark/>
          </w:tcPr>
          <w:p w14:paraId="0E9CFAB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TRAJ15</w:t>
            </w:r>
          </w:p>
        </w:tc>
        <w:tc>
          <w:tcPr>
            <w:tcW w:w="800" w:type="dxa"/>
            <w:tcBorders>
              <w:top w:val="nil"/>
              <w:left w:val="nil"/>
              <w:bottom w:val="nil"/>
              <w:right w:val="nil"/>
            </w:tcBorders>
            <w:shd w:val="clear" w:color="auto" w:fill="auto"/>
            <w:noWrap/>
            <w:vAlign w:val="bottom"/>
            <w:hideMark/>
          </w:tcPr>
          <w:p w14:paraId="374A6D56"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3D513A95"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TRBV29-1</w:t>
            </w:r>
          </w:p>
        </w:tc>
        <w:tc>
          <w:tcPr>
            <w:tcW w:w="2953" w:type="dxa"/>
            <w:tcBorders>
              <w:top w:val="nil"/>
              <w:left w:val="nil"/>
              <w:bottom w:val="nil"/>
              <w:right w:val="nil"/>
            </w:tcBorders>
            <w:shd w:val="clear" w:color="auto" w:fill="auto"/>
            <w:noWrap/>
            <w:vAlign w:val="bottom"/>
            <w:hideMark/>
          </w:tcPr>
          <w:p w14:paraId="704144C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w:t>
            </w:r>
            <w:r w:rsidRPr="005C113C">
              <w:rPr>
                <w:rFonts w:ascii="Courier New" w:eastAsia="Times New Roman" w:hAnsi="Courier New" w:cs="Courier New"/>
                <w:b/>
                <w:bCs/>
                <w:color w:val="000000"/>
              </w:rPr>
              <w:t>SVFDWDRGPGELF</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12F7D67E"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TRBJ2-2</w:t>
            </w:r>
          </w:p>
        </w:tc>
      </w:tr>
      <w:tr w:rsidR="005C113C" w:rsidRPr="005C113C" w14:paraId="4634E773" w14:textId="77777777" w:rsidTr="007F192F">
        <w:trPr>
          <w:trHeight w:val="160"/>
        </w:trPr>
        <w:tc>
          <w:tcPr>
            <w:tcW w:w="1280" w:type="dxa"/>
            <w:tcBorders>
              <w:top w:val="nil"/>
              <w:left w:val="nil"/>
              <w:bottom w:val="nil"/>
              <w:right w:val="nil"/>
            </w:tcBorders>
            <w:shd w:val="clear" w:color="auto" w:fill="auto"/>
            <w:noWrap/>
            <w:vAlign w:val="bottom"/>
            <w:hideMark/>
          </w:tcPr>
          <w:p w14:paraId="2DEF082A"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4618FB90"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4777A804"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54758016"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3ABFB5A4"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67A832C3"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3AB0490B"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17EEFB8C" w14:textId="77777777" w:rsidR="005C113C" w:rsidRPr="005C113C" w:rsidRDefault="005C113C" w:rsidP="005C113C">
            <w:pPr>
              <w:rPr>
                <w:rFonts w:ascii="Courier New" w:eastAsia="Times New Roman" w:hAnsi="Courier New" w:cs="Courier New"/>
              </w:rPr>
            </w:pPr>
          </w:p>
        </w:tc>
      </w:tr>
      <w:tr w:rsidR="005C113C" w:rsidRPr="005C113C" w14:paraId="33DA8ED5" w14:textId="77777777" w:rsidTr="007F192F">
        <w:trPr>
          <w:trHeight w:val="340"/>
        </w:trPr>
        <w:tc>
          <w:tcPr>
            <w:tcW w:w="1280" w:type="dxa"/>
            <w:tcBorders>
              <w:top w:val="nil"/>
              <w:left w:val="nil"/>
              <w:bottom w:val="nil"/>
              <w:right w:val="nil"/>
            </w:tcBorders>
            <w:shd w:val="clear" w:color="auto" w:fill="auto"/>
            <w:noWrap/>
            <w:vAlign w:val="bottom"/>
            <w:hideMark/>
          </w:tcPr>
          <w:p w14:paraId="76A00C7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750AAAA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TRAV12-2</w:t>
            </w:r>
          </w:p>
        </w:tc>
        <w:tc>
          <w:tcPr>
            <w:tcW w:w="2377" w:type="dxa"/>
            <w:tcBorders>
              <w:top w:val="nil"/>
              <w:left w:val="nil"/>
              <w:bottom w:val="nil"/>
              <w:right w:val="nil"/>
            </w:tcBorders>
            <w:shd w:val="clear" w:color="auto" w:fill="auto"/>
            <w:noWrap/>
            <w:vAlign w:val="bottom"/>
            <w:hideMark/>
          </w:tcPr>
          <w:p w14:paraId="354109A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CAVRSNFGNEKLTF</w:t>
            </w:r>
          </w:p>
        </w:tc>
        <w:tc>
          <w:tcPr>
            <w:tcW w:w="1081" w:type="dxa"/>
            <w:tcBorders>
              <w:top w:val="nil"/>
              <w:left w:val="nil"/>
              <w:bottom w:val="nil"/>
              <w:right w:val="nil"/>
            </w:tcBorders>
            <w:shd w:val="clear" w:color="auto" w:fill="auto"/>
            <w:noWrap/>
            <w:vAlign w:val="bottom"/>
            <w:hideMark/>
          </w:tcPr>
          <w:p w14:paraId="1B1C2EC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TRAJ48</w:t>
            </w:r>
          </w:p>
        </w:tc>
        <w:tc>
          <w:tcPr>
            <w:tcW w:w="800" w:type="dxa"/>
            <w:tcBorders>
              <w:top w:val="nil"/>
              <w:left w:val="nil"/>
              <w:bottom w:val="nil"/>
              <w:right w:val="nil"/>
            </w:tcBorders>
            <w:shd w:val="clear" w:color="auto" w:fill="auto"/>
            <w:noWrap/>
            <w:vAlign w:val="bottom"/>
            <w:hideMark/>
          </w:tcPr>
          <w:p w14:paraId="233C2DDD"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56B8446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TRBV19</w:t>
            </w:r>
          </w:p>
        </w:tc>
        <w:tc>
          <w:tcPr>
            <w:tcW w:w="2953" w:type="dxa"/>
            <w:tcBorders>
              <w:top w:val="nil"/>
              <w:left w:val="nil"/>
              <w:bottom w:val="nil"/>
              <w:right w:val="nil"/>
            </w:tcBorders>
            <w:shd w:val="clear" w:color="auto" w:fill="auto"/>
            <w:noWrap/>
            <w:vAlign w:val="bottom"/>
            <w:hideMark/>
          </w:tcPr>
          <w:p w14:paraId="7624604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CASGTDSY-EQYF</w:t>
            </w:r>
          </w:p>
        </w:tc>
        <w:tc>
          <w:tcPr>
            <w:tcW w:w="1727" w:type="dxa"/>
            <w:gridSpan w:val="2"/>
            <w:tcBorders>
              <w:top w:val="nil"/>
              <w:left w:val="nil"/>
              <w:bottom w:val="nil"/>
              <w:right w:val="nil"/>
            </w:tcBorders>
            <w:shd w:val="clear" w:color="auto" w:fill="auto"/>
            <w:noWrap/>
            <w:vAlign w:val="bottom"/>
            <w:hideMark/>
          </w:tcPr>
          <w:p w14:paraId="6C8E8D9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TRBJ2-7</w:t>
            </w:r>
          </w:p>
        </w:tc>
      </w:tr>
      <w:tr w:rsidR="005C113C" w:rsidRPr="005C113C" w14:paraId="28AFAE7D" w14:textId="77777777" w:rsidTr="007F192F">
        <w:trPr>
          <w:trHeight w:val="340"/>
        </w:trPr>
        <w:tc>
          <w:tcPr>
            <w:tcW w:w="1280" w:type="dxa"/>
            <w:tcBorders>
              <w:top w:val="nil"/>
              <w:left w:val="nil"/>
              <w:bottom w:val="nil"/>
              <w:right w:val="nil"/>
            </w:tcBorders>
            <w:shd w:val="clear" w:color="auto" w:fill="auto"/>
            <w:noWrap/>
            <w:vAlign w:val="bottom"/>
            <w:hideMark/>
          </w:tcPr>
          <w:p w14:paraId="62A6450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1FB36B4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TRAV12-2</w:t>
            </w:r>
          </w:p>
        </w:tc>
        <w:tc>
          <w:tcPr>
            <w:tcW w:w="2377" w:type="dxa"/>
            <w:tcBorders>
              <w:top w:val="nil"/>
              <w:left w:val="nil"/>
              <w:bottom w:val="nil"/>
              <w:right w:val="nil"/>
            </w:tcBorders>
            <w:shd w:val="clear" w:color="auto" w:fill="auto"/>
            <w:noWrap/>
            <w:vAlign w:val="bottom"/>
            <w:hideMark/>
          </w:tcPr>
          <w:p w14:paraId="4128143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CAVRSNFGNEKLTF</w:t>
            </w:r>
          </w:p>
        </w:tc>
        <w:tc>
          <w:tcPr>
            <w:tcW w:w="1081" w:type="dxa"/>
            <w:tcBorders>
              <w:top w:val="nil"/>
              <w:left w:val="nil"/>
              <w:bottom w:val="nil"/>
              <w:right w:val="nil"/>
            </w:tcBorders>
            <w:shd w:val="clear" w:color="auto" w:fill="auto"/>
            <w:noWrap/>
            <w:vAlign w:val="bottom"/>
            <w:hideMark/>
          </w:tcPr>
          <w:p w14:paraId="399C07A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TRAJ48</w:t>
            </w:r>
          </w:p>
        </w:tc>
        <w:tc>
          <w:tcPr>
            <w:tcW w:w="800" w:type="dxa"/>
            <w:tcBorders>
              <w:top w:val="nil"/>
              <w:left w:val="nil"/>
              <w:bottom w:val="nil"/>
              <w:right w:val="nil"/>
            </w:tcBorders>
            <w:shd w:val="clear" w:color="auto" w:fill="auto"/>
            <w:noWrap/>
            <w:vAlign w:val="bottom"/>
            <w:hideMark/>
          </w:tcPr>
          <w:p w14:paraId="31DF4A32"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5E2E2B8A"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TRBV28</w:t>
            </w:r>
          </w:p>
        </w:tc>
        <w:tc>
          <w:tcPr>
            <w:tcW w:w="2953" w:type="dxa"/>
            <w:tcBorders>
              <w:top w:val="nil"/>
              <w:left w:val="nil"/>
              <w:bottom w:val="nil"/>
              <w:right w:val="nil"/>
            </w:tcBorders>
            <w:shd w:val="clear" w:color="auto" w:fill="auto"/>
            <w:noWrap/>
            <w:vAlign w:val="bottom"/>
            <w:hideMark/>
          </w:tcPr>
          <w:p w14:paraId="2C4942F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w:t>
            </w:r>
            <w:r w:rsidRPr="005C113C">
              <w:rPr>
                <w:rFonts w:ascii="Courier New" w:eastAsia="Times New Roman" w:hAnsi="Courier New" w:cs="Courier New"/>
                <w:b/>
                <w:bCs/>
                <w:color w:val="000000"/>
              </w:rPr>
              <w:t>R</w:t>
            </w:r>
            <w:r w:rsidRPr="005C113C">
              <w:rPr>
                <w:rFonts w:ascii="Courier New" w:eastAsia="Times New Roman" w:hAnsi="Courier New" w:cs="Courier New"/>
                <w:color w:val="000000"/>
              </w:rPr>
              <w:t>T</w:t>
            </w:r>
            <w:r w:rsidRPr="005C113C">
              <w:rPr>
                <w:rFonts w:ascii="Courier New" w:eastAsia="Times New Roman" w:hAnsi="Courier New" w:cs="Courier New"/>
                <w:b/>
                <w:bCs/>
                <w:color w:val="000000"/>
              </w:rPr>
              <w:t>TGGT</w:t>
            </w:r>
            <w:r w:rsidRPr="005C113C">
              <w:rPr>
                <w:rFonts w:ascii="Courier New" w:eastAsia="Times New Roman" w:hAnsi="Courier New" w:cs="Courier New"/>
                <w:color w:val="000000"/>
              </w:rPr>
              <w:t>E</w:t>
            </w:r>
            <w:r w:rsidRPr="005C113C">
              <w:rPr>
                <w:rFonts w:ascii="Courier New" w:eastAsia="Times New Roman" w:hAnsi="Courier New" w:cs="Courier New"/>
                <w:b/>
                <w:bCs/>
                <w:color w:val="000000"/>
              </w:rPr>
              <w:t>AF</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119BFFC4"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TRBJ1-1</w:t>
            </w:r>
          </w:p>
        </w:tc>
      </w:tr>
      <w:tr w:rsidR="005C113C" w:rsidRPr="005C113C" w14:paraId="376B6D27" w14:textId="77777777" w:rsidTr="007F192F">
        <w:trPr>
          <w:trHeight w:val="160"/>
        </w:trPr>
        <w:tc>
          <w:tcPr>
            <w:tcW w:w="1280" w:type="dxa"/>
            <w:tcBorders>
              <w:top w:val="nil"/>
              <w:left w:val="nil"/>
              <w:bottom w:val="nil"/>
              <w:right w:val="nil"/>
            </w:tcBorders>
            <w:shd w:val="clear" w:color="auto" w:fill="auto"/>
            <w:noWrap/>
            <w:vAlign w:val="bottom"/>
            <w:hideMark/>
          </w:tcPr>
          <w:p w14:paraId="76C5B24C"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1955F2FD"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1157A49C"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6A52C033"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03A441F8"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4F83679D"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7F2AC56D"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26E4ED2C" w14:textId="77777777" w:rsidR="005C113C" w:rsidRPr="005C113C" w:rsidRDefault="005C113C" w:rsidP="005C113C">
            <w:pPr>
              <w:rPr>
                <w:rFonts w:ascii="Courier New" w:eastAsia="Times New Roman" w:hAnsi="Courier New" w:cs="Courier New"/>
              </w:rPr>
            </w:pPr>
          </w:p>
        </w:tc>
      </w:tr>
      <w:tr w:rsidR="005C113C" w:rsidRPr="005C113C" w14:paraId="36F7B9D9" w14:textId="77777777" w:rsidTr="007F192F">
        <w:trPr>
          <w:trHeight w:val="340"/>
        </w:trPr>
        <w:tc>
          <w:tcPr>
            <w:tcW w:w="1280" w:type="dxa"/>
            <w:tcBorders>
              <w:top w:val="nil"/>
              <w:left w:val="nil"/>
              <w:bottom w:val="nil"/>
              <w:right w:val="nil"/>
            </w:tcBorders>
            <w:shd w:val="clear" w:color="auto" w:fill="auto"/>
            <w:noWrap/>
            <w:vAlign w:val="bottom"/>
            <w:hideMark/>
          </w:tcPr>
          <w:p w14:paraId="2F47458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5C4386D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TRAV13-1</w:t>
            </w:r>
          </w:p>
        </w:tc>
        <w:tc>
          <w:tcPr>
            <w:tcW w:w="2377" w:type="dxa"/>
            <w:tcBorders>
              <w:top w:val="nil"/>
              <w:left w:val="nil"/>
              <w:bottom w:val="nil"/>
              <w:right w:val="nil"/>
            </w:tcBorders>
            <w:shd w:val="clear" w:color="auto" w:fill="auto"/>
            <w:noWrap/>
            <w:vAlign w:val="bottom"/>
            <w:hideMark/>
          </w:tcPr>
          <w:p w14:paraId="2598B96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CAASIGTGTASKLTF</w:t>
            </w:r>
          </w:p>
        </w:tc>
        <w:tc>
          <w:tcPr>
            <w:tcW w:w="1081" w:type="dxa"/>
            <w:tcBorders>
              <w:top w:val="nil"/>
              <w:left w:val="nil"/>
              <w:bottom w:val="nil"/>
              <w:right w:val="nil"/>
            </w:tcBorders>
            <w:shd w:val="clear" w:color="auto" w:fill="auto"/>
            <w:noWrap/>
            <w:vAlign w:val="bottom"/>
            <w:hideMark/>
          </w:tcPr>
          <w:p w14:paraId="6F0E63D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TRAJ44</w:t>
            </w:r>
          </w:p>
        </w:tc>
        <w:tc>
          <w:tcPr>
            <w:tcW w:w="800" w:type="dxa"/>
            <w:tcBorders>
              <w:top w:val="nil"/>
              <w:left w:val="nil"/>
              <w:bottom w:val="nil"/>
              <w:right w:val="nil"/>
            </w:tcBorders>
            <w:shd w:val="clear" w:color="auto" w:fill="auto"/>
            <w:noWrap/>
            <w:vAlign w:val="bottom"/>
            <w:hideMark/>
          </w:tcPr>
          <w:p w14:paraId="1618EF66"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55A4C9D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TRBV9</w:t>
            </w:r>
          </w:p>
        </w:tc>
        <w:tc>
          <w:tcPr>
            <w:tcW w:w="2953" w:type="dxa"/>
            <w:tcBorders>
              <w:top w:val="nil"/>
              <w:left w:val="nil"/>
              <w:bottom w:val="nil"/>
              <w:right w:val="nil"/>
            </w:tcBorders>
            <w:shd w:val="clear" w:color="auto" w:fill="auto"/>
            <w:noWrap/>
            <w:vAlign w:val="bottom"/>
            <w:hideMark/>
          </w:tcPr>
          <w:p w14:paraId="2DDFEFE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CASSVA-GGGY-EQYF</w:t>
            </w:r>
          </w:p>
        </w:tc>
        <w:tc>
          <w:tcPr>
            <w:tcW w:w="1727" w:type="dxa"/>
            <w:gridSpan w:val="2"/>
            <w:tcBorders>
              <w:top w:val="nil"/>
              <w:left w:val="nil"/>
              <w:bottom w:val="nil"/>
              <w:right w:val="nil"/>
            </w:tcBorders>
            <w:shd w:val="clear" w:color="auto" w:fill="auto"/>
            <w:noWrap/>
            <w:vAlign w:val="bottom"/>
            <w:hideMark/>
          </w:tcPr>
          <w:p w14:paraId="030376F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TRBJ2-7</w:t>
            </w:r>
          </w:p>
        </w:tc>
      </w:tr>
      <w:tr w:rsidR="005C113C" w:rsidRPr="005C113C" w14:paraId="2646A6ED" w14:textId="77777777" w:rsidTr="007F192F">
        <w:trPr>
          <w:trHeight w:val="340"/>
        </w:trPr>
        <w:tc>
          <w:tcPr>
            <w:tcW w:w="1280" w:type="dxa"/>
            <w:tcBorders>
              <w:top w:val="nil"/>
              <w:left w:val="nil"/>
              <w:bottom w:val="nil"/>
              <w:right w:val="nil"/>
            </w:tcBorders>
            <w:shd w:val="clear" w:color="auto" w:fill="auto"/>
            <w:noWrap/>
            <w:vAlign w:val="bottom"/>
            <w:hideMark/>
          </w:tcPr>
          <w:p w14:paraId="58A184B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476C300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TRAV13-1</w:t>
            </w:r>
          </w:p>
        </w:tc>
        <w:tc>
          <w:tcPr>
            <w:tcW w:w="2377" w:type="dxa"/>
            <w:tcBorders>
              <w:top w:val="nil"/>
              <w:left w:val="nil"/>
              <w:bottom w:val="nil"/>
              <w:right w:val="nil"/>
            </w:tcBorders>
            <w:shd w:val="clear" w:color="auto" w:fill="auto"/>
            <w:noWrap/>
            <w:vAlign w:val="bottom"/>
            <w:hideMark/>
          </w:tcPr>
          <w:p w14:paraId="1C7B391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CAASIGTGTASKLTF</w:t>
            </w:r>
          </w:p>
        </w:tc>
        <w:tc>
          <w:tcPr>
            <w:tcW w:w="1081" w:type="dxa"/>
            <w:tcBorders>
              <w:top w:val="nil"/>
              <w:left w:val="nil"/>
              <w:bottom w:val="nil"/>
              <w:right w:val="nil"/>
            </w:tcBorders>
            <w:shd w:val="clear" w:color="auto" w:fill="auto"/>
            <w:noWrap/>
            <w:vAlign w:val="bottom"/>
            <w:hideMark/>
          </w:tcPr>
          <w:p w14:paraId="3E49D1D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TRAJ44</w:t>
            </w:r>
          </w:p>
        </w:tc>
        <w:tc>
          <w:tcPr>
            <w:tcW w:w="800" w:type="dxa"/>
            <w:tcBorders>
              <w:top w:val="nil"/>
              <w:left w:val="nil"/>
              <w:bottom w:val="nil"/>
              <w:right w:val="nil"/>
            </w:tcBorders>
            <w:shd w:val="clear" w:color="auto" w:fill="auto"/>
            <w:noWrap/>
            <w:vAlign w:val="bottom"/>
            <w:hideMark/>
          </w:tcPr>
          <w:p w14:paraId="3103FE92"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0149FC3D"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TRBV24-1</w:t>
            </w:r>
          </w:p>
        </w:tc>
        <w:tc>
          <w:tcPr>
            <w:tcW w:w="2953" w:type="dxa"/>
            <w:tcBorders>
              <w:top w:val="nil"/>
              <w:left w:val="nil"/>
              <w:bottom w:val="nil"/>
              <w:right w:val="nil"/>
            </w:tcBorders>
            <w:shd w:val="clear" w:color="auto" w:fill="auto"/>
            <w:noWrap/>
            <w:vAlign w:val="bottom"/>
            <w:hideMark/>
          </w:tcPr>
          <w:p w14:paraId="0E5E516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w:t>
            </w:r>
            <w:r w:rsidRPr="005C113C">
              <w:rPr>
                <w:rFonts w:ascii="Courier New" w:eastAsia="Times New Roman" w:hAnsi="Courier New" w:cs="Courier New"/>
                <w:b/>
                <w:bCs/>
                <w:color w:val="000000"/>
              </w:rPr>
              <w:t>T</w:t>
            </w:r>
            <w:r w:rsidRPr="005C113C">
              <w:rPr>
                <w:rFonts w:ascii="Courier New" w:eastAsia="Times New Roman" w:hAnsi="Courier New" w:cs="Courier New"/>
                <w:color w:val="000000"/>
              </w:rPr>
              <w:t>S</w:t>
            </w:r>
            <w:r w:rsidRPr="005C113C">
              <w:rPr>
                <w:rFonts w:ascii="Courier New" w:eastAsia="Times New Roman" w:hAnsi="Courier New" w:cs="Courier New"/>
                <w:b/>
                <w:bCs/>
                <w:color w:val="000000"/>
              </w:rPr>
              <w:t>DPS</w:t>
            </w:r>
            <w:r w:rsidRPr="005C113C">
              <w:rPr>
                <w:rFonts w:ascii="Courier New" w:eastAsia="Times New Roman" w:hAnsi="Courier New" w:cs="Courier New"/>
                <w:color w:val="000000"/>
              </w:rPr>
              <w:t>GGGG</w:t>
            </w:r>
            <w:r w:rsidRPr="005C113C">
              <w:rPr>
                <w:rFonts w:ascii="Courier New" w:eastAsia="Times New Roman" w:hAnsi="Courier New" w:cs="Courier New"/>
                <w:b/>
                <w:bCs/>
                <w:color w:val="000000"/>
              </w:rPr>
              <w:t>N</w:t>
            </w:r>
            <w:r w:rsidRPr="005C113C">
              <w:rPr>
                <w:rFonts w:ascii="Courier New" w:eastAsia="Times New Roman" w:hAnsi="Courier New" w:cs="Courier New"/>
                <w:color w:val="000000"/>
              </w:rPr>
              <w:t>EQ</w:t>
            </w:r>
            <w:r w:rsidRPr="005C113C">
              <w:rPr>
                <w:rFonts w:ascii="Courier New" w:eastAsia="Times New Roman" w:hAnsi="Courier New" w:cs="Courier New"/>
                <w:b/>
                <w:bCs/>
                <w:color w:val="000000"/>
              </w:rPr>
              <w:t>F</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5366B550"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TRBJ2-1</w:t>
            </w:r>
          </w:p>
        </w:tc>
      </w:tr>
      <w:tr w:rsidR="005C113C" w:rsidRPr="005C113C" w14:paraId="70809B0B" w14:textId="77777777" w:rsidTr="007F192F">
        <w:trPr>
          <w:trHeight w:val="160"/>
        </w:trPr>
        <w:tc>
          <w:tcPr>
            <w:tcW w:w="1280" w:type="dxa"/>
            <w:tcBorders>
              <w:top w:val="nil"/>
              <w:left w:val="nil"/>
              <w:bottom w:val="nil"/>
              <w:right w:val="nil"/>
            </w:tcBorders>
            <w:shd w:val="clear" w:color="auto" w:fill="auto"/>
            <w:noWrap/>
            <w:vAlign w:val="bottom"/>
            <w:hideMark/>
          </w:tcPr>
          <w:p w14:paraId="7F7EA09E"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37E4DB63"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61C146E5"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4EC9A88A"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29539ECF"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08003B87"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0BF852BC"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508A9B9C" w14:textId="77777777" w:rsidR="005C113C" w:rsidRPr="005C113C" w:rsidRDefault="005C113C" w:rsidP="005C113C">
            <w:pPr>
              <w:rPr>
                <w:rFonts w:ascii="Courier New" w:eastAsia="Times New Roman" w:hAnsi="Courier New" w:cs="Courier New"/>
              </w:rPr>
            </w:pPr>
          </w:p>
        </w:tc>
      </w:tr>
      <w:tr w:rsidR="005C113C" w:rsidRPr="005C113C" w14:paraId="753E5075" w14:textId="77777777" w:rsidTr="007F192F">
        <w:trPr>
          <w:trHeight w:val="340"/>
        </w:trPr>
        <w:tc>
          <w:tcPr>
            <w:tcW w:w="1280" w:type="dxa"/>
            <w:tcBorders>
              <w:top w:val="nil"/>
              <w:left w:val="nil"/>
              <w:bottom w:val="nil"/>
              <w:right w:val="nil"/>
            </w:tcBorders>
            <w:shd w:val="clear" w:color="auto" w:fill="auto"/>
            <w:noWrap/>
            <w:vAlign w:val="bottom"/>
            <w:hideMark/>
          </w:tcPr>
          <w:p w14:paraId="10C8DA01"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0460062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TRAV41</w:t>
            </w:r>
          </w:p>
        </w:tc>
        <w:tc>
          <w:tcPr>
            <w:tcW w:w="2377" w:type="dxa"/>
            <w:tcBorders>
              <w:top w:val="nil"/>
              <w:left w:val="nil"/>
              <w:bottom w:val="nil"/>
              <w:right w:val="nil"/>
            </w:tcBorders>
            <w:shd w:val="clear" w:color="auto" w:fill="auto"/>
            <w:noWrap/>
            <w:vAlign w:val="bottom"/>
            <w:hideMark/>
          </w:tcPr>
          <w:p w14:paraId="72D8929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CAASNTGNQFYF</w:t>
            </w:r>
          </w:p>
        </w:tc>
        <w:tc>
          <w:tcPr>
            <w:tcW w:w="1081" w:type="dxa"/>
            <w:tcBorders>
              <w:top w:val="nil"/>
              <w:left w:val="nil"/>
              <w:bottom w:val="nil"/>
              <w:right w:val="nil"/>
            </w:tcBorders>
            <w:shd w:val="clear" w:color="auto" w:fill="auto"/>
            <w:noWrap/>
            <w:vAlign w:val="bottom"/>
            <w:hideMark/>
          </w:tcPr>
          <w:p w14:paraId="797D23F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TRAJ49</w:t>
            </w:r>
          </w:p>
        </w:tc>
        <w:tc>
          <w:tcPr>
            <w:tcW w:w="800" w:type="dxa"/>
            <w:tcBorders>
              <w:top w:val="nil"/>
              <w:left w:val="nil"/>
              <w:bottom w:val="nil"/>
              <w:right w:val="nil"/>
            </w:tcBorders>
            <w:shd w:val="clear" w:color="auto" w:fill="auto"/>
            <w:noWrap/>
            <w:vAlign w:val="bottom"/>
            <w:hideMark/>
          </w:tcPr>
          <w:p w14:paraId="50DA9F77"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6E246A2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TRBV28</w:t>
            </w:r>
          </w:p>
        </w:tc>
        <w:tc>
          <w:tcPr>
            <w:tcW w:w="2953" w:type="dxa"/>
            <w:tcBorders>
              <w:top w:val="nil"/>
              <w:left w:val="nil"/>
              <w:bottom w:val="nil"/>
              <w:right w:val="nil"/>
            </w:tcBorders>
            <w:shd w:val="clear" w:color="auto" w:fill="auto"/>
            <w:noWrap/>
            <w:vAlign w:val="bottom"/>
            <w:hideMark/>
          </w:tcPr>
          <w:p w14:paraId="06083BE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CAIGGRVYNEQFF</w:t>
            </w:r>
          </w:p>
        </w:tc>
        <w:tc>
          <w:tcPr>
            <w:tcW w:w="1727" w:type="dxa"/>
            <w:gridSpan w:val="2"/>
            <w:tcBorders>
              <w:top w:val="nil"/>
              <w:left w:val="nil"/>
              <w:bottom w:val="nil"/>
              <w:right w:val="nil"/>
            </w:tcBorders>
            <w:shd w:val="clear" w:color="auto" w:fill="auto"/>
            <w:noWrap/>
            <w:vAlign w:val="bottom"/>
            <w:hideMark/>
          </w:tcPr>
          <w:p w14:paraId="04EF8E9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TRBJ2-1</w:t>
            </w:r>
          </w:p>
        </w:tc>
      </w:tr>
      <w:tr w:rsidR="005C113C" w:rsidRPr="005C113C" w14:paraId="2049513E" w14:textId="77777777" w:rsidTr="007F192F">
        <w:trPr>
          <w:trHeight w:val="340"/>
        </w:trPr>
        <w:tc>
          <w:tcPr>
            <w:tcW w:w="1280" w:type="dxa"/>
            <w:tcBorders>
              <w:top w:val="nil"/>
              <w:left w:val="nil"/>
              <w:bottom w:val="nil"/>
              <w:right w:val="nil"/>
            </w:tcBorders>
            <w:shd w:val="clear" w:color="auto" w:fill="auto"/>
            <w:noWrap/>
            <w:vAlign w:val="bottom"/>
            <w:hideMark/>
          </w:tcPr>
          <w:p w14:paraId="72A1804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38C313A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TRAV41</w:t>
            </w:r>
          </w:p>
        </w:tc>
        <w:tc>
          <w:tcPr>
            <w:tcW w:w="2377" w:type="dxa"/>
            <w:tcBorders>
              <w:top w:val="nil"/>
              <w:left w:val="nil"/>
              <w:bottom w:val="nil"/>
              <w:right w:val="nil"/>
            </w:tcBorders>
            <w:shd w:val="clear" w:color="auto" w:fill="auto"/>
            <w:noWrap/>
            <w:vAlign w:val="bottom"/>
            <w:hideMark/>
          </w:tcPr>
          <w:p w14:paraId="2ED61B9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CAASNTGNQFYF</w:t>
            </w:r>
          </w:p>
        </w:tc>
        <w:tc>
          <w:tcPr>
            <w:tcW w:w="1081" w:type="dxa"/>
            <w:tcBorders>
              <w:top w:val="nil"/>
              <w:left w:val="nil"/>
              <w:bottom w:val="nil"/>
              <w:right w:val="nil"/>
            </w:tcBorders>
            <w:shd w:val="clear" w:color="auto" w:fill="auto"/>
            <w:noWrap/>
            <w:vAlign w:val="bottom"/>
            <w:hideMark/>
          </w:tcPr>
          <w:p w14:paraId="66ECC6CB"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TRAJ49</w:t>
            </w:r>
          </w:p>
        </w:tc>
        <w:tc>
          <w:tcPr>
            <w:tcW w:w="800" w:type="dxa"/>
            <w:tcBorders>
              <w:top w:val="nil"/>
              <w:left w:val="nil"/>
              <w:bottom w:val="nil"/>
              <w:right w:val="nil"/>
            </w:tcBorders>
            <w:shd w:val="clear" w:color="auto" w:fill="auto"/>
            <w:noWrap/>
            <w:vAlign w:val="bottom"/>
            <w:hideMark/>
          </w:tcPr>
          <w:p w14:paraId="24934545"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40D534A5"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TRBV5-1</w:t>
            </w:r>
          </w:p>
        </w:tc>
        <w:tc>
          <w:tcPr>
            <w:tcW w:w="2953" w:type="dxa"/>
            <w:tcBorders>
              <w:top w:val="nil"/>
              <w:left w:val="nil"/>
              <w:bottom w:val="nil"/>
              <w:right w:val="nil"/>
            </w:tcBorders>
            <w:shd w:val="clear" w:color="auto" w:fill="auto"/>
            <w:noWrap/>
            <w:vAlign w:val="bottom"/>
            <w:hideMark/>
          </w:tcPr>
          <w:p w14:paraId="4E5169D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w:t>
            </w:r>
            <w:r w:rsidRPr="005C113C">
              <w:rPr>
                <w:rFonts w:ascii="Courier New" w:eastAsia="Times New Roman" w:hAnsi="Courier New" w:cs="Courier New"/>
                <w:b/>
                <w:bCs/>
                <w:color w:val="000000"/>
              </w:rPr>
              <w:t>SS</w:t>
            </w:r>
            <w:r w:rsidRPr="005C113C">
              <w:rPr>
                <w:rFonts w:ascii="Courier New" w:eastAsia="Times New Roman" w:hAnsi="Courier New" w:cs="Courier New"/>
                <w:color w:val="000000"/>
              </w:rPr>
              <w:t>G</w:t>
            </w:r>
            <w:r w:rsidRPr="005C113C">
              <w:rPr>
                <w:rFonts w:ascii="Courier New" w:eastAsia="Times New Roman" w:hAnsi="Courier New" w:cs="Courier New"/>
                <w:b/>
                <w:bCs/>
                <w:color w:val="000000"/>
              </w:rPr>
              <w:t>SN</w:t>
            </w:r>
            <w:r w:rsidRPr="005C113C">
              <w:rPr>
                <w:rFonts w:ascii="Courier New" w:eastAsia="Times New Roman" w:hAnsi="Courier New" w:cs="Courier New"/>
                <w:color w:val="000000"/>
              </w:rPr>
              <w:t>Y</w:t>
            </w:r>
            <w:r w:rsidRPr="005C113C">
              <w:rPr>
                <w:rFonts w:ascii="Courier New" w:eastAsia="Times New Roman" w:hAnsi="Courier New" w:cs="Courier New"/>
                <w:b/>
                <w:bCs/>
                <w:color w:val="000000"/>
              </w:rPr>
              <w:t>GYT</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24565D6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TRBJ1-2</w:t>
            </w:r>
          </w:p>
        </w:tc>
      </w:tr>
      <w:tr w:rsidR="005C113C" w:rsidRPr="005C113C" w14:paraId="45BCE63F" w14:textId="77777777" w:rsidTr="007F192F">
        <w:trPr>
          <w:trHeight w:val="160"/>
        </w:trPr>
        <w:tc>
          <w:tcPr>
            <w:tcW w:w="1280" w:type="dxa"/>
            <w:tcBorders>
              <w:top w:val="nil"/>
              <w:left w:val="nil"/>
              <w:bottom w:val="nil"/>
              <w:right w:val="nil"/>
            </w:tcBorders>
            <w:shd w:val="clear" w:color="auto" w:fill="auto"/>
            <w:noWrap/>
            <w:vAlign w:val="bottom"/>
            <w:hideMark/>
          </w:tcPr>
          <w:p w14:paraId="37BE8CCB"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242C1659"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4A621C90"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30EE9E0D"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4D32151D"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1560E2D0"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40EA00E8"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6C3198B9" w14:textId="77777777" w:rsidR="005C113C" w:rsidRPr="005C113C" w:rsidRDefault="005C113C" w:rsidP="005C113C">
            <w:pPr>
              <w:rPr>
                <w:rFonts w:ascii="Courier New" w:eastAsia="Times New Roman" w:hAnsi="Courier New" w:cs="Courier New"/>
              </w:rPr>
            </w:pPr>
          </w:p>
        </w:tc>
      </w:tr>
      <w:tr w:rsidR="005C113C" w:rsidRPr="005C113C" w14:paraId="053B2638" w14:textId="77777777" w:rsidTr="007F192F">
        <w:trPr>
          <w:trHeight w:val="340"/>
        </w:trPr>
        <w:tc>
          <w:tcPr>
            <w:tcW w:w="1280" w:type="dxa"/>
            <w:tcBorders>
              <w:top w:val="nil"/>
              <w:left w:val="nil"/>
              <w:bottom w:val="nil"/>
              <w:right w:val="nil"/>
            </w:tcBorders>
            <w:shd w:val="clear" w:color="auto" w:fill="auto"/>
            <w:noWrap/>
            <w:vAlign w:val="bottom"/>
            <w:hideMark/>
          </w:tcPr>
          <w:p w14:paraId="7AD9CE3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10C9BB5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TRAV5</w:t>
            </w:r>
          </w:p>
        </w:tc>
        <w:tc>
          <w:tcPr>
            <w:tcW w:w="2377" w:type="dxa"/>
            <w:tcBorders>
              <w:top w:val="nil"/>
              <w:left w:val="nil"/>
              <w:bottom w:val="nil"/>
              <w:right w:val="nil"/>
            </w:tcBorders>
            <w:shd w:val="clear" w:color="auto" w:fill="auto"/>
            <w:noWrap/>
            <w:vAlign w:val="bottom"/>
            <w:hideMark/>
          </w:tcPr>
          <w:p w14:paraId="2625205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CAERGLTGGGNKLTF</w:t>
            </w:r>
          </w:p>
        </w:tc>
        <w:tc>
          <w:tcPr>
            <w:tcW w:w="1081" w:type="dxa"/>
            <w:tcBorders>
              <w:top w:val="nil"/>
              <w:left w:val="nil"/>
              <w:bottom w:val="nil"/>
              <w:right w:val="nil"/>
            </w:tcBorders>
            <w:shd w:val="clear" w:color="auto" w:fill="auto"/>
            <w:noWrap/>
            <w:vAlign w:val="bottom"/>
            <w:hideMark/>
          </w:tcPr>
          <w:p w14:paraId="7957AA9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TRAJ10</w:t>
            </w:r>
          </w:p>
        </w:tc>
        <w:tc>
          <w:tcPr>
            <w:tcW w:w="800" w:type="dxa"/>
            <w:tcBorders>
              <w:top w:val="nil"/>
              <w:left w:val="nil"/>
              <w:bottom w:val="nil"/>
              <w:right w:val="nil"/>
            </w:tcBorders>
            <w:shd w:val="clear" w:color="auto" w:fill="auto"/>
            <w:noWrap/>
            <w:vAlign w:val="bottom"/>
            <w:hideMark/>
          </w:tcPr>
          <w:p w14:paraId="333820AC"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0B4A3AC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TRBV9</w:t>
            </w:r>
          </w:p>
        </w:tc>
        <w:tc>
          <w:tcPr>
            <w:tcW w:w="2953" w:type="dxa"/>
            <w:tcBorders>
              <w:top w:val="nil"/>
              <w:left w:val="nil"/>
              <w:bottom w:val="nil"/>
              <w:right w:val="nil"/>
            </w:tcBorders>
            <w:shd w:val="clear" w:color="auto" w:fill="auto"/>
            <w:noWrap/>
            <w:vAlign w:val="bottom"/>
            <w:hideMark/>
          </w:tcPr>
          <w:p w14:paraId="39BDCB6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CASSVGGDFYNEQFF</w:t>
            </w:r>
          </w:p>
        </w:tc>
        <w:tc>
          <w:tcPr>
            <w:tcW w:w="1727" w:type="dxa"/>
            <w:gridSpan w:val="2"/>
            <w:tcBorders>
              <w:top w:val="nil"/>
              <w:left w:val="nil"/>
              <w:bottom w:val="nil"/>
              <w:right w:val="nil"/>
            </w:tcBorders>
            <w:shd w:val="clear" w:color="auto" w:fill="auto"/>
            <w:noWrap/>
            <w:vAlign w:val="bottom"/>
            <w:hideMark/>
          </w:tcPr>
          <w:p w14:paraId="4130B92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TRBJ2-1</w:t>
            </w:r>
          </w:p>
        </w:tc>
      </w:tr>
      <w:tr w:rsidR="005C113C" w:rsidRPr="005C113C" w14:paraId="09437DA1" w14:textId="77777777" w:rsidTr="007F192F">
        <w:trPr>
          <w:trHeight w:val="340"/>
        </w:trPr>
        <w:tc>
          <w:tcPr>
            <w:tcW w:w="1280" w:type="dxa"/>
            <w:tcBorders>
              <w:top w:val="nil"/>
              <w:left w:val="nil"/>
              <w:bottom w:val="nil"/>
              <w:right w:val="nil"/>
            </w:tcBorders>
            <w:shd w:val="clear" w:color="auto" w:fill="auto"/>
            <w:noWrap/>
            <w:vAlign w:val="bottom"/>
            <w:hideMark/>
          </w:tcPr>
          <w:p w14:paraId="4935F62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36311EC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TRAV5</w:t>
            </w:r>
          </w:p>
        </w:tc>
        <w:tc>
          <w:tcPr>
            <w:tcW w:w="2377" w:type="dxa"/>
            <w:tcBorders>
              <w:top w:val="nil"/>
              <w:left w:val="nil"/>
              <w:bottom w:val="nil"/>
              <w:right w:val="nil"/>
            </w:tcBorders>
            <w:shd w:val="clear" w:color="auto" w:fill="auto"/>
            <w:noWrap/>
            <w:vAlign w:val="bottom"/>
            <w:hideMark/>
          </w:tcPr>
          <w:p w14:paraId="157634E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CAERGLTGGGNKLTF</w:t>
            </w:r>
          </w:p>
        </w:tc>
        <w:tc>
          <w:tcPr>
            <w:tcW w:w="1081" w:type="dxa"/>
            <w:tcBorders>
              <w:top w:val="nil"/>
              <w:left w:val="nil"/>
              <w:bottom w:val="nil"/>
              <w:right w:val="nil"/>
            </w:tcBorders>
            <w:shd w:val="clear" w:color="auto" w:fill="auto"/>
            <w:noWrap/>
            <w:vAlign w:val="bottom"/>
            <w:hideMark/>
          </w:tcPr>
          <w:p w14:paraId="72D914E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TRAJ10</w:t>
            </w:r>
          </w:p>
        </w:tc>
        <w:tc>
          <w:tcPr>
            <w:tcW w:w="800" w:type="dxa"/>
            <w:tcBorders>
              <w:top w:val="nil"/>
              <w:left w:val="nil"/>
              <w:bottom w:val="nil"/>
              <w:right w:val="nil"/>
            </w:tcBorders>
            <w:shd w:val="clear" w:color="auto" w:fill="auto"/>
            <w:noWrap/>
            <w:vAlign w:val="bottom"/>
            <w:hideMark/>
          </w:tcPr>
          <w:p w14:paraId="0D03D396"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66D8EA18"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TRBV12-5</w:t>
            </w:r>
          </w:p>
        </w:tc>
        <w:tc>
          <w:tcPr>
            <w:tcW w:w="2953" w:type="dxa"/>
            <w:tcBorders>
              <w:top w:val="nil"/>
              <w:left w:val="nil"/>
              <w:bottom w:val="nil"/>
              <w:right w:val="nil"/>
            </w:tcBorders>
            <w:shd w:val="clear" w:color="auto" w:fill="auto"/>
            <w:noWrap/>
            <w:vAlign w:val="bottom"/>
            <w:hideMark/>
          </w:tcPr>
          <w:p w14:paraId="2A999B4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w:t>
            </w:r>
            <w:r w:rsidRPr="005C113C">
              <w:rPr>
                <w:rFonts w:ascii="Courier New" w:eastAsia="Times New Roman" w:hAnsi="Courier New" w:cs="Courier New"/>
                <w:b/>
                <w:bCs/>
                <w:color w:val="000000"/>
              </w:rPr>
              <w:t>GLTRGSTDT</w:t>
            </w:r>
            <w:r w:rsidRPr="005C113C">
              <w:rPr>
                <w:rFonts w:ascii="Courier New" w:eastAsia="Times New Roman" w:hAnsi="Courier New" w:cs="Courier New"/>
                <w:color w:val="000000"/>
              </w:rPr>
              <w:t>Q</w:t>
            </w:r>
            <w:r w:rsidRPr="005C113C">
              <w:rPr>
                <w:rFonts w:ascii="Courier New" w:eastAsia="Times New Roman" w:hAnsi="Courier New" w:cs="Courier New"/>
                <w:b/>
                <w:bCs/>
                <w:color w:val="000000"/>
              </w:rPr>
              <w:t>Y</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61E780C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TRBJ2-3</w:t>
            </w:r>
          </w:p>
        </w:tc>
      </w:tr>
      <w:tr w:rsidR="005C113C" w:rsidRPr="005C113C" w14:paraId="04EAD20D" w14:textId="77777777" w:rsidTr="007F192F">
        <w:trPr>
          <w:trHeight w:val="160"/>
        </w:trPr>
        <w:tc>
          <w:tcPr>
            <w:tcW w:w="1280" w:type="dxa"/>
            <w:tcBorders>
              <w:top w:val="nil"/>
              <w:left w:val="nil"/>
              <w:bottom w:val="nil"/>
              <w:right w:val="nil"/>
            </w:tcBorders>
            <w:shd w:val="clear" w:color="auto" w:fill="auto"/>
            <w:noWrap/>
            <w:vAlign w:val="bottom"/>
            <w:hideMark/>
          </w:tcPr>
          <w:p w14:paraId="7D373338"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49B4F237"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3DBD0006"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16B6AA11"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78A71761"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3D38CFD6"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478A1849"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17D296AB" w14:textId="77777777" w:rsidR="005C113C" w:rsidRPr="005C113C" w:rsidRDefault="005C113C" w:rsidP="005C113C">
            <w:pPr>
              <w:rPr>
                <w:rFonts w:ascii="Courier New" w:eastAsia="Times New Roman" w:hAnsi="Courier New" w:cs="Courier New"/>
              </w:rPr>
            </w:pPr>
          </w:p>
        </w:tc>
      </w:tr>
      <w:tr w:rsidR="005C113C" w:rsidRPr="005C113C" w14:paraId="10959585" w14:textId="77777777" w:rsidTr="007F192F">
        <w:trPr>
          <w:trHeight w:val="340"/>
        </w:trPr>
        <w:tc>
          <w:tcPr>
            <w:tcW w:w="1280" w:type="dxa"/>
            <w:tcBorders>
              <w:top w:val="nil"/>
              <w:left w:val="nil"/>
              <w:bottom w:val="nil"/>
              <w:right w:val="nil"/>
            </w:tcBorders>
            <w:shd w:val="clear" w:color="auto" w:fill="auto"/>
            <w:noWrap/>
            <w:vAlign w:val="bottom"/>
            <w:hideMark/>
          </w:tcPr>
          <w:p w14:paraId="3F88EB7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02BE8E5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TRAV8-2</w:t>
            </w:r>
          </w:p>
        </w:tc>
        <w:tc>
          <w:tcPr>
            <w:tcW w:w="2377" w:type="dxa"/>
            <w:tcBorders>
              <w:top w:val="nil"/>
              <w:left w:val="nil"/>
              <w:bottom w:val="nil"/>
              <w:right w:val="nil"/>
            </w:tcBorders>
            <w:shd w:val="clear" w:color="auto" w:fill="auto"/>
            <w:noWrap/>
            <w:vAlign w:val="bottom"/>
            <w:hideMark/>
          </w:tcPr>
          <w:p w14:paraId="6367BCC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CVVSGGSNYKLTF</w:t>
            </w:r>
          </w:p>
        </w:tc>
        <w:tc>
          <w:tcPr>
            <w:tcW w:w="1081" w:type="dxa"/>
            <w:tcBorders>
              <w:top w:val="nil"/>
              <w:left w:val="nil"/>
              <w:bottom w:val="nil"/>
              <w:right w:val="nil"/>
            </w:tcBorders>
            <w:shd w:val="clear" w:color="auto" w:fill="auto"/>
            <w:noWrap/>
            <w:vAlign w:val="bottom"/>
            <w:hideMark/>
          </w:tcPr>
          <w:p w14:paraId="1DC307D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TRAJ53</w:t>
            </w:r>
          </w:p>
        </w:tc>
        <w:tc>
          <w:tcPr>
            <w:tcW w:w="800" w:type="dxa"/>
            <w:tcBorders>
              <w:top w:val="nil"/>
              <w:left w:val="nil"/>
              <w:bottom w:val="nil"/>
              <w:right w:val="nil"/>
            </w:tcBorders>
            <w:shd w:val="clear" w:color="auto" w:fill="auto"/>
            <w:noWrap/>
            <w:vAlign w:val="bottom"/>
            <w:hideMark/>
          </w:tcPr>
          <w:p w14:paraId="5E100417"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2779C96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TRBV29-1</w:t>
            </w:r>
          </w:p>
        </w:tc>
        <w:tc>
          <w:tcPr>
            <w:tcW w:w="2953" w:type="dxa"/>
            <w:tcBorders>
              <w:top w:val="nil"/>
              <w:left w:val="nil"/>
              <w:bottom w:val="nil"/>
              <w:right w:val="nil"/>
            </w:tcBorders>
            <w:shd w:val="clear" w:color="auto" w:fill="auto"/>
            <w:noWrap/>
            <w:vAlign w:val="bottom"/>
            <w:hideMark/>
          </w:tcPr>
          <w:p w14:paraId="06309FE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CSAHGGGGT--EAFF</w:t>
            </w:r>
          </w:p>
        </w:tc>
        <w:tc>
          <w:tcPr>
            <w:tcW w:w="1727" w:type="dxa"/>
            <w:gridSpan w:val="2"/>
            <w:tcBorders>
              <w:top w:val="nil"/>
              <w:left w:val="nil"/>
              <w:bottom w:val="nil"/>
              <w:right w:val="nil"/>
            </w:tcBorders>
            <w:shd w:val="clear" w:color="auto" w:fill="auto"/>
            <w:noWrap/>
            <w:vAlign w:val="bottom"/>
            <w:hideMark/>
          </w:tcPr>
          <w:p w14:paraId="12743EB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TRBJ1-1</w:t>
            </w:r>
          </w:p>
        </w:tc>
      </w:tr>
      <w:tr w:rsidR="005C113C" w:rsidRPr="005C113C" w14:paraId="12A9BBB8" w14:textId="77777777" w:rsidTr="007F192F">
        <w:trPr>
          <w:trHeight w:val="340"/>
        </w:trPr>
        <w:tc>
          <w:tcPr>
            <w:tcW w:w="1280" w:type="dxa"/>
            <w:tcBorders>
              <w:top w:val="nil"/>
              <w:left w:val="nil"/>
              <w:bottom w:val="nil"/>
              <w:right w:val="nil"/>
            </w:tcBorders>
            <w:shd w:val="clear" w:color="auto" w:fill="auto"/>
            <w:noWrap/>
            <w:vAlign w:val="bottom"/>
            <w:hideMark/>
          </w:tcPr>
          <w:p w14:paraId="5595CFE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6F55C0C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TRAV8-2</w:t>
            </w:r>
          </w:p>
        </w:tc>
        <w:tc>
          <w:tcPr>
            <w:tcW w:w="2377" w:type="dxa"/>
            <w:tcBorders>
              <w:top w:val="nil"/>
              <w:left w:val="nil"/>
              <w:bottom w:val="nil"/>
              <w:right w:val="nil"/>
            </w:tcBorders>
            <w:shd w:val="clear" w:color="auto" w:fill="auto"/>
            <w:noWrap/>
            <w:vAlign w:val="bottom"/>
            <w:hideMark/>
          </w:tcPr>
          <w:p w14:paraId="47D1C02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CVVSGGSNYKLTF</w:t>
            </w:r>
          </w:p>
        </w:tc>
        <w:tc>
          <w:tcPr>
            <w:tcW w:w="1081" w:type="dxa"/>
            <w:tcBorders>
              <w:top w:val="nil"/>
              <w:left w:val="nil"/>
              <w:bottom w:val="nil"/>
              <w:right w:val="nil"/>
            </w:tcBorders>
            <w:shd w:val="clear" w:color="auto" w:fill="auto"/>
            <w:noWrap/>
            <w:vAlign w:val="bottom"/>
            <w:hideMark/>
          </w:tcPr>
          <w:p w14:paraId="54C4750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TRAJ53</w:t>
            </w:r>
          </w:p>
        </w:tc>
        <w:tc>
          <w:tcPr>
            <w:tcW w:w="800" w:type="dxa"/>
            <w:tcBorders>
              <w:top w:val="nil"/>
              <w:left w:val="nil"/>
              <w:bottom w:val="nil"/>
              <w:right w:val="nil"/>
            </w:tcBorders>
            <w:shd w:val="clear" w:color="auto" w:fill="auto"/>
            <w:noWrap/>
            <w:vAlign w:val="bottom"/>
            <w:hideMark/>
          </w:tcPr>
          <w:p w14:paraId="0FCB3D01"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02F01B9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TRBV6-1</w:t>
            </w:r>
          </w:p>
        </w:tc>
        <w:tc>
          <w:tcPr>
            <w:tcW w:w="2953" w:type="dxa"/>
            <w:tcBorders>
              <w:top w:val="nil"/>
              <w:left w:val="nil"/>
              <w:bottom w:val="nil"/>
              <w:right w:val="nil"/>
            </w:tcBorders>
            <w:shd w:val="clear" w:color="auto" w:fill="auto"/>
            <w:noWrap/>
            <w:vAlign w:val="bottom"/>
            <w:hideMark/>
          </w:tcPr>
          <w:p w14:paraId="505E591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w:t>
            </w:r>
            <w:r w:rsidRPr="005C113C">
              <w:rPr>
                <w:rFonts w:ascii="Courier New" w:eastAsia="Times New Roman" w:hAnsi="Courier New" w:cs="Courier New"/>
                <w:b/>
                <w:bCs/>
                <w:color w:val="000000"/>
              </w:rPr>
              <w:t>SQ</w:t>
            </w:r>
            <w:r w:rsidRPr="005C113C">
              <w:rPr>
                <w:rFonts w:ascii="Courier New" w:eastAsia="Times New Roman" w:hAnsi="Courier New" w:cs="Courier New"/>
                <w:color w:val="000000"/>
              </w:rPr>
              <w:t>G</w:t>
            </w:r>
            <w:r w:rsidRPr="005C113C">
              <w:rPr>
                <w:rFonts w:ascii="Courier New" w:eastAsia="Times New Roman" w:hAnsi="Courier New" w:cs="Courier New"/>
                <w:b/>
                <w:bCs/>
                <w:color w:val="000000"/>
              </w:rPr>
              <w:t>TPQYN</w:t>
            </w:r>
            <w:r w:rsidRPr="005C113C">
              <w:rPr>
                <w:rFonts w:ascii="Courier New" w:eastAsia="Times New Roman" w:hAnsi="Courier New" w:cs="Courier New"/>
                <w:color w:val="000000"/>
              </w:rPr>
              <w:t>E</w:t>
            </w:r>
            <w:r w:rsidRPr="005C113C">
              <w:rPr>
                <w:rFonts w:ascii="Courier New" w:eastAsia="Times New Roman" w:hAnsi="Courier New" w:cs="Courier New"/>
                <w:b/>
                <w:bCs/>
                <w:color w:val="000000"/>
              </w:rPr>
              <w:t>Q</w:t>
            </w:r>
            <w:r w:rsidRPr="005C113C">
              <w:rPr>
                <w:rFonts w:ascii="Courier New" w:eastAsia="Times New Roman" w:hAnsi="Courier New" w:cs="Courier New"/>
                <w:color w:val="000000"/>
              </w:rPr>
              <w:t>FF</w:t>
            </w:r>
          </w:p>
        </w:tc>
        <w:tc>
          <w:tcPr>
            <w:tcW w:w="1727" w:type="dxa"/>
            <w:gridSpan w:val="2"/>
            <w:tcBorders>
              <w:top w:val="nil"/>
              <w:left w:val="nil"/>
              <w:bottom w:val="nil"/>
              <w:right w:val="nil"/>
            </w:tcBorders>
            <w:shd w:val="clear" w:color="auto" w:fill="auto"/>
            <w:noWrap/>
            <w:vAlign w:val="bottom"/>
            <w:hideMark/>
          </w:tcPr>
          <w:p w14:paraId="4E8D029A"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TRBJ2-1</w:t>
            </w:r>
          </w:p>
        </w:tc>
      </w:tr>
      <w:tr w:rsidR="005C113C" w:rsidRPr="005C113C" w14:paraId="27269618" w14:textId="77777777" w:rsidTr="007F192F">
        <w:trPr>
          <w:trHeight w:val="160"/>
        </w:trPr>
        <w:tc>
          <w:tcPr>
            <w:tcW w:w="1280" w:type="dxa"/>
            <w:tcBorders>
              <w:top w:val="nil"/>
              <w:left w:val="nil"/>
              <w:bottom w:val="nil"/>
              <w:right w:val="nil"/>
            </w:tcBorders>
            <w:shd w:val="clear" w:color="auto" w:fill="auto"/>
            <w:noWrap/>
            <w:vAlign w:val="bottom"/>
            <w:hideMark/>
          </w:tcPr>
          <w:p w14:paraId="1493394B"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6F09B59B"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6288E076"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3817F119"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09892AF2"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6E4137BD"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570445D8"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59F856CB" w14:textId="77777777" w:rsidR="005C113C" w:rsidRPr="005C113C" w:rsidRDefault="005C113C" w:rsidP="005C113C">
            <w:pPr>
              <w:rPr>
                <w:rFonts w:ascii="Courier New" w:eastAsia="Times New Roman" w:hAnsi="Courier New" w:cs="Courier New"/>
              </w:rPr>
            </w:pPr>
          </w:p>
        </w:tc>
      </w:tr>
      <w:tr w:rsidR="005C113C" w:rsidRPr="005C113C" w14:paraId="73F9F471" w14:textId="77777777" w:rsidTr="007F192F">
        <w:trPr>
          <w:trHeight w:val="340"/>
        </w:trPr>
        <w:tc>
          <w:tcPr>
            <w:tcW w:w="1280" w:type="dxa"/>
            <w:tcBorders>
              <w:top w:val="nil"/>
              <w:left w:val="nil"/>
              <w:right w:val="nil"/>
            </w:tcBorders>
            <w:shd w:val="clear" w:color="auto" w:fill="auto"/>
            <w:noWrap/>
            <w:vAlign w:val="bottom"/>
            <w:hideMark/>
          </w:tcPr>
          <w:p w14:paraId="0E58E33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right w:val="nil"/>
            </w:tcBorders>
            <w:shd w:val="clear" w:color="auto" w:fill="auto"/>
            <w:noWrap/>
            <w:vAlign w:val="bottom"/>
            <w:hideMark/>
          </w:tcPr>
          <w:p w14:paraId="0311C6A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TRAV8-3</w:t>
            </w:r>
          </w:p>
        </w:tc>
        <w:tc>
          <w:tcPr>
            <w:tcW w:w="2377" w:type="dxa"/>
            <w:tcBorders>
              <w:top w:val="nil"/>
              <w:left w:val="nil"/>
              <w:right w:val="nil"/>
            </w:tcBorders>
            <w:shd w:val="clear" w:color="auto" w:fill="auto"/>
            <w:noWrap/>
            <w:vAlign w:val="bottom"/>
            <w:hideMark/>
          </w:tcPr>
          <w:p w14:paraId="5BFE5F9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CAVGPTGTASKLTF</w:t>
            </w:r>
          </w:p>
        </w:tc>
        <w:tc>
          <w:tcPr>
            <w:tcW w:w="1081" w:type="dxa"/>
            <w:tcBorders>
              <w:top w:val="nil"/>
              <w:left w:val="nil"/>
              <w:right w:val="nil"/>
            </w:tcBorders>
            <w:shd w:val="clear" w:color="auto" w:fill="auto"/>
            <w:noWrap/>
            <w:vAlign w:val="bottom"/>
            <w:hideMark/>
          </w:tcPr>
          <w:p w14:paraId="48A6E24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TRAJ44</w:t>
            </w:r>
          </w:p>
        </w:tc>
        <w:tc>
          <w:tcPr>
            <w:tcW w:w="800" w:type="dxa"/>
            <w:tcBorders>
              <w:top w:val="nil"/>
              <w:left w:val="nil"/>
              <w:right w:val="nil"/>
            </w:tcBorders>
            <w:shd w:val="clear" w:color="auto" w:fill="auto"/>
            <w:noWrap/>
            <w:vAlign w:val="bottom"/>
            <w:hideMark/>
          </w:tcPr>
          <w:p w14:paraId="454493C4"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right w:val="nil"/>
            </w:tcBorders>
            <w:shd w:val="clear" w:color="auto" w:fill="auto"/>
            <w:noWrap/>
            <w:vAlign w:val="bottom"/>
            <w:hideMark/>
          </w:tcPr>
          <w:p w14:paraId="72E5A05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TRBV7-6</w:t>
            </w:r>
          </w:p>
        </w:tc>
        <w:tc>
          <w:tcPr>
            <w:tcW w:w="2953" w:type="dxa"/>
            <w:tcBorders>
              <w:top w:val="nil"/>
              <w:left w:val="nil"/>
              <w:right w:val="nil"/>
            </w:tcBorders>
            <w:shd w:val="clear" w:color="auto" w:fill="auto"/>
            <w:noWrap/>
            <w:vAlign w:val="bottom"/>
            <w:hideMark/>
          </w:tcPr>
          <w:p w14:paraId="6E45172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CASSTNHQ------ETQYF</w:t>
            </w:r>
          </w:p>
        </w:tc>
        <w:tc>
          <w:tcPr>
            <w:tcW w:w="1727" w:type="dxa"/>
            <w:gridSpan w:val="2"/>
            <w:tcBorders>
              <w:top w:val="nil"/>
              <w:left w:val="nil"/>
              <w:right w:val="nil"/>
            </w:tcBorders>
            <w:shd w:val="clear" w:color="auto" w:fill="auto"/>
            <w:noWrap/>
            <w:vAlign w:val="bottom"/>
            <w:hideMark/>
          </w:tcPr>
          <w:p w14:paraId="6B95FC3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TRBJ2-5</w:t>
            </w:r>
          </w:p>
        </w:tc>
      </w:tr>
      <w:tr w:rsidR="005C113C" w:rsidRPr="005C113C" w14:paraId="4D12047A" w14:textId="77777777" w:rsidTr="007F192F">
        <w:trPr>
          <w:trHeight w:val="340"/>
        </w:trPr>
        <w:tc>
          <w:tcPr>
            <w:tcW w:w="1280" w:type="dxa"/>
            <w:tcBorders>
              <w:top w:val="nil"/>
              <w:left w:val="nil"/>
              <w:bottom w:val="single" w:sz="4" w:space="0" w:color="auto"/>
              <w:right w:val="nil"/>
            </w:tcBorders>
            <w:shd w:val="clear" w:color="auto" w:fill="auto"/>
            <w:noWrap/>
            <w:vAlign w:val="bottom"/>
            <w:hideMark/>
          </w:tcPr>
          <w:p w14:paraId="572375E1"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lastRenderedPageBreak/>
              <w:t>PIT</w:t>
            </w:r>
          </w:p>
        </w:tc>
        <w:tc>
          <w:tcPr>
            <w:tcW w:w="1690" w:type="dxa"/>
            <w:tcBorders>
              <w:top w:val="nil"/>
              <w:left w:val="nil"/>
              <w:bottom w:val="single" w:sz="4" w:space="0" w:color="auto"/>
              <w:right w:val="nil"/>
            </w:tcBorders>
            <w:shd w:val="clear" w:color="auto" w:fill="auto"/>
            <w:noWrap/>
            <w:vAlign w:val="bottom"/>
            <w:hideMark/>
          </w:tcPr>
          <w:p w14:paraId="066E290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TRAV8-3</w:t>
            </w:r>
          </w:p>
        </w:tc>
        <w:tc>
          <w:tcPr>
            <w:tcW w:w="2377" w:type="dxa"/>
            <w:tcBorders>
              <w:top w:val="nil"/>
              <w:left w:val="nil"/>
              <w:bottom w:val="single" w:sz="4" w:space="0" w:color="auto"/>
              <w:right w:val="nil"/>
            </w:tcBorders>
            <w:shd w:val="clear" w:color="auto" w:fill="auto"/>
            <w:noWrap/>
            <w:vAlign w:val="bottom"/>
            <w:hideMark/>
          </w:tcPr>
          <w:p w14:paraId="4B29E2A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CAVGPTGTASKLTF</w:t>
            </w:r>
          </w:p>
        </w:tc>
        <w:tc>
          <w:tcPr>
            <w:tcW w:w="1081" w:type="dxa"/>
            <w:tcBorders>
              <w:top w:val="nil"/>
              <w:left w:val="nil"/>
              <w:bottom w:val="single" w:sz="4" w:space="0" w:color="auto"/>
              <w:right w:val="nil"/>
            </w:tcBorders>
            <w:shd w:val="clear" w:color="auto" w:fill="auto"/>
            <w:noWrap/>
            <w:vAlign w:val="bottom"/>
            <w:hideMark/>
          </w:tcPr>
          <w:p w14:paraId="20E87E4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TRAJ44</w:t>
            </w:r>
          </w:p>
        </w:tc>
        <w:tc>
          <w:tcPr>
            <w:tcW w:w="800" w:type="dxa"/>
            <w:tcBorders>
              <w:top w:val="nil"/>
              <w:left w:val="nil"/>
              <w:bottom w:val="single" w:sz="4" w:space="0" w:color="auto"/>
              <w:right w:val="nil"/>
            </w:tcBorders>
            <w:shd w:val="clear" w:color="auto" w:fill="auto"/>
            <w:noWrap/>
            <w:vAlign w:val="bottom"/>
            <w:hideMark/>
          </w:tcPr>
          <w:p w14:paraId="12413553"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single" w:sz="4" w:space="0" w:color="auto"/>
              <w:right w:val="nil"/>
            </w:tcBorders>
            <w:shd w:val="clear" w:color="auto" w:fill="auto"/>
            <w:noWrap/>
            <w:vAlign w:val="bottom"/>
            <w:hideMark/>
          </w:tcPr>
          <w:p w14:paraId="6AA76839"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TRBV3-1</w:t>
            </w:r>
          </w:p>
        </w:tc>
        <w:tc>
          <w:tcPr>
            <w:tcW w:w="2953" w:type="dxa"/>
            <w:tcBorders>
              <w:top w:val="nil"/>
              <w:left w:val="nil"/>
              <w:bottom w:val="single" w:sz="4" w:space="0" w:color="auto"/>
              <w:right w:val="nil"/>
            </w:tcBorders>
            <w:shd w:val="clear" w:color="auto" w:fill="auto"/>
            <w:noWrap/>
            <w:vAlign w:val="bottom"/>
            <w:hideMark/>
          </w:tcPr>
          <w:p w14:paraId="33563FF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w:t>
            </w:r>
            <w:r w:rsidRPr="005C113C">
              <w:rPr>
                <w:rFonts w:ascii="Courier New" w:eastAsia="Times New Roman" w:hAnsi="Courier New" w:cs="Courier New"/>
                <w:b/>
                <w:bCs/>
                <w:color w:val="000000"/>
              </w:rPr>
              <w:t>GTGTGGLSPQ</w:t>
            </w:r>
            <w:r w:rsidRPr="005C113C">
              <w:rPr>
                <w:rFonts w:ascii="Courier New" w:eastAsia="Times New Roman" w:hAnsi="Courier New" w:cs="Courier New"/>
                <w:color w:val="000000"/>
              </w:rPr>
              <w:t>ETQYF</w:t>
            </w:r>
          </w:p>
        </w:tc>
        <w:tc>
          <w:tcPr>
            <w:tcW w:w="1727" w:type="dxa"/>
            <w:gridSpan w:val="2"/>
            <w:tcBorders>
              <w:top w:val="nil"/>
              <w:left w:val="nil"/>
              <w:bottom w:val="single" w:sz="4" w:space="0" w:color="auto"/>
              <w:right w:val="nil"/>
            </w:tcBorders>
            <w:shd w:val="clear" w:color="auto" w:fill="auto"/>
            <w:noWrap/>
            <w:vAlign w:val="bottom"/>
            <w:hideMark/>
          </w:tcPr>
          <w:p w14:paraId="0EE0470A"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TRBJ2-5</w:t>
            </w:r>
          </w:p>
        </w:tc>
      </w:tr>
    </w:tbl>
    <w:p w14:paraId="6C796D21" w14:textId="77777777" w:rsidR="005C113C" w:rsidRPr="00B31E65" w:rsidRDefault="005C113C" w:rsidP="005C113C">
      <w:pPr>
        <w:rPr>
          <w:rFonts w:cstheme="minorHAnsi"/>
        </w:rPr>
      </w:pPr>
      <w:r w:rsidRPr="00B31E65">
        <w:rPr>
          <w:rFonts w:cstheme="minorHAnsi"/>
          <w:vertAlign w:val="superscript"/>
        </w:rPr>
        <w:t>A</w:t>
      </w:r>
      <w:r w:rsidRPr="00B31E65">
        <w:rPr>
          <w:rFonts w:cstheme="minorHAnsi"/>
        </w:rPr>
        <w:t xml:space="preserve"> Shown are amino acid sequence comparisons of unique IAR and PIT T cell TCRs. </w:t>
      </w:r>
      <w:r>
        <w:rPr>
          <w:rFonts w:cstheme="minorHAnsi"/>
        </w:rPr>
        <w:t>Dashes indicate gaps.</w:t>
      </w:r>
    </w:p>
    <w:p w14:paraId="095C7458" w14:textId="77777777" w:rsidR="005C113C" w:rsidRDefault="005C113C" w:rsidP="005C113C">
      <w:pPr>
        <w:rPr>
          <w:rFonts w:cstheme="minorHAnsi"/>
        </w:rPr>
      </w:pPr>
      <w:r w:rsidRPr="00B31E65">
        <w:rPr>
          <w:rFonts w:ascii="Courier New" w:hAnsi="Courier New" w:cs="Courier New"/>
          <w:b/>
          <w:bCs/>
          <w:color w:val="000000"/>
          <w:vertAlign w:val="superscript"/>
        </w:rPr>
        <w:t xml:space="preserve">B </w:t>
      </w:r>
      <w:r w:rsidRPr="00B31E65">
        <w:rPr>
          <w:rFonts w:cstheme="minorHAnsi"/>
        </w:rPr>
        <w:t>Bold font indicates a mismatch with the IAR reference sequence (top row of each pair).</w:t>
      </w:r>
    </w:p>
    <w:p w14:paraId="3AE806FF" w14:textId="77777777" w:rsidR="005C113C" w:rsidRPr="00B31E65" w:rsidRDefault="005C113C" w:rsidP="005C113C">
      <w:pPr>
        <w:rPr>
          <w:rFonts w:cstheme="minorHAnsi"/>
        </w:rPr>
      </w:pPr>
      <w:r>
        <w:rPr>
          <w:rFonts w:ascii="Courier New" w:hAnsi="Courier New" w:cs="Courier New"/>
          <w:b/>
          <w:bCs/>
          <w:color w:val="000000"/>
          <w:vertAlign w:val="superscript"/>
        </w:rPr>
        <w:t>C</w:t>
      </w:r>
      <w:r w:rsidRPr="00B31E65">
        <w:rPr>
          <w:rFonts w:ascii="Courier New" w:hAnsi="Courier New" w:cs="Courier New"/>
          <w:b/>
          <w:bCs/>
          <w:color w:val="000000"/>
          <w:vertAlign w:val="superscript"/>
        </w:rPr>
        <w:t xml:space="preserve"> </w:t>
      </w:r>
      <w:r>
        <w:rPr>
          <w:rFonts w:cstheme="minorHAnsi"/>
        </w:rPr>
        <w:t>ND, not determined</w:t>
      </w:r>
    </w:p>
    <w:p w14:paraId="217222B5" w14:textId="77777777" w:rsidR="00856F9E" w:rsidRPr="002601C5" w:rsidRDefault="00856F9E" w:rsidP="00856F9E">
      <w:pPr>
        <w:spacing w:after="120" w:line="360" w:lineRule="auto"/>
      </w:pPr>
    </w:p>
    <w:p w14:paraId="41A84995" w14:textId="53455E04" w:rsidR="005C113C" w:rsidRDefault="005C113C">
      <w:pPr>
        <w:rPr>
          <w:b/>
          <w:bCs/>
        </w:rPr>
      </w:pPr>
      <w:r>
        <w:rPr>
          <w:b/>
          <w:bCs/>
        </w:rPr>
        <w:br w:type="page"/>
      </w:r>
    </w:p>
    <w:p w14:paraId="27349E77" w14:textId="33D04FD2" w:rsidR="00856F9E" w:rsidRPr="002601C5" w:rsidRDefault="005C113C" w:rsidP="00856F9E">
      <w:pPr>
        <w:spacing w:after="120" w:line="360" w:lineRule="auto"/>
      </w:pPr>
      <w:r w:rsidRPr="00B31E65">
        <w:rPr>
          <w:rFonts w:cstheme="minorHAnsi"/>
          <w:b/>
          <w:bCs/>
        </w:rPr>
        <w:lastRenderedPageBreak/>
        <w:t xml:space="preserve">Table 2. TCRs sharing single mismatched </w:t>
      </w:r>
      <w:r w:rsidRPr="00B31E65">
        <w:rPr>
          <w:rFonts w:cstheme="minorHAnsi"/>
          <w:b/>
          <w:bCs/>
          <w:i/>
          <w:iCs/>
        </w:rPr>
        <w:t>TRA</w:t>
      </w:r>
      <w:r w:rsidRPr="00B31E65">
        <w:rPr>
          <w:rFonts w:cstheme="minorHAnsi"/>
          <w:b/>
          <w:bCs/>
        </w:rPr>
        <w:t xml:space="preserve"> chains between PIT and </w:t>
      </w:r>
      <w:r w:rsidR="0080044B">
        <w:rPr>
          <w:rFonts w:cstheme="minorHAnsi"/>
          <w:b/>
          <w:bCs/>
        </w:rPr>
        <w:t>IAR T</w:t>
      </w:r>
      <w:r w:rsidRPr="00B31E65">
        <w:rPr>
          <w:rFonts w:cstheme="minorHAnsi"/>
          <w:b/>
          <w:bCs/>
        </w:rPr>
        <w:t xml:space="preserve"> cells of known specificity. </w:t>
      </w:r>
      <w:r w:rsidRPr="00B31E65">
        <w:rPr>
          <w:rFonts w:cstheme="minorHAnsi"/>
          <w:b/>
          <w:bCs/>
          <w:vertAlign w:val="superscript"/>
        </w:rPr>
        <w:t>A</w:t>
      </w:r>
    </w:p>
    <w:tbl>
      <w:tblPr>
        <w:tblW w:w="15600" w:type="dxa"/>
        <w:tblLook w:val="04A0" w:firstRow="1" w:lastRow="0" w:firstColumn="1" w:lastColumn="0" w:noHBand="0" w:noVBand="1"/>
      </w:tblPr>
      <w:tblGrid>
        <w:gridCol w:w="2400"/>
        <w:gridCol w:w="1933"/>
        <w:gridCol w:w="2691"/>
        <w:gridCol w:w="1336"/>
        <w:gridCol w:w="620"/>
        <w:gridCol w:w="1615"/>
        <w:gridCol w:w="3588"/>
        <w:gridCol w:w="1417"/>
      </w:tblGrid>
      <w:tr w:rsidR="005C113C" w:rsidRPr="005C113C" w14:paraId="61D2593F" w14:textId="77777777" w:rsidTr="007F192F">
        <w:trPr>
          <w:trHeight w:val="460"/>
        </w:trPr>
        <w:tc>
          <w:tcPr>
            <w:tcW w:w="2400" w:type="dxa"/>
            <w:tcBorders>
              <w:top w:val="nil"/>
              <w:left w:val="nil"/>
              <w:right w:val="nil"/>
            </w:tcBorders>
            <w:shd w:val="clear" w:color="auto" w:fill="auto"/>
            <w:noWrap/>
            <w:vAlign w:val="bottom"/>
            <w:hideMark/>
          </w:tcPr>
          <w:p w14:paraId="2287B70D" w14:textId="77777777" w:rsidR="005C113C" w:rsidRPr="005C113C" w:rsidRDefault="005C113C" w:rsidP="005C113C">
            <w:pPr>
              <w:rPr>
                <w:rFonts w:ascii="Times New Roman" w:eastAsia="Times New Roman" w:hAnsi="Times New Roman" w:cs="Times New Roman"/>
                <w:b/>
                <w:bCs/>
                <w:color w:val="000000" w:themeColor="text1"/>
              </w:rPr>
            </w:pPr>
          </w:p>
        </w:tc>
        <w:tc>
          <w:tcPr>
            <w:tcW w:w="5960" w:type="dxa"/>
            <w:gridSpan w:val="3"/>
            <w:tcBorders>
              <w:top w:val="nil"/>
              <w:left w:val="nil"/>
              <w:bottom w:val="single" w:sz="8" w:space="0" w:color="auto"/>
              <w:right w:val="nil"/>
            </w:tcBorders>
            <w:shd w:val="clear" w:color="auto" w:fill="auto"/>
            <w:noWrap/>
            <w:vAlign w:val="bottom"/>
            <w:hideMark/>
          </w:tcPr>
          <w:p w14:paraId="4B8632CE" w14:textId="77777777" w:rsidR="005C113C" w:rsidRPr="005C113C" w:rsidRDefault="005C113C" w:rsidP="005C113C">
            <w:pPr>
              <w:jc w:val="center"/>
              <w:rPr>
                <w:rFonts w:ascii="Courier New" w:eastAsia="Times New Roman" w:hAnsi="Courier New" w:cs="Courier New"/>
                <w:b/>
                <w:bCs/>
                <w:color w:val="000000" w:themeColor="text1"/>
              </w:rPr>
            </w:pPr>
            <w:r w:rsidRPr="005C113C">
              <w:rPr>
                <w:rFonts w:ascii="Courier New" w:eastAsia="Times New Roman" w:hAnsi="Courier New" w:cs="Courier New"/>
                <w:b/>
                <w:bCs/>
                <w:color w:val="000000" w:themeColor="text1"/>
              </w:rPr>
              <w:t>TRA chain</w:t>
            </w:r>
          </w:p>
        </w:tc>
        <w:tc>
          <w:tcPr>
            <w:tcW w:w="620" w:type="dxa"/>
            <w:tcBorders>
              <w:top w:val="nil"/>
              <w:left w:val="nil"/>
              <w:bottom w:val="nil"/>
              <w:right w:val="nil"/>
            </w:tcBorders>
            <w:shd w:val="clear" w:color="auto" w:fill="auto"/>
            <w:noWrap/>
            <w:vAlign w:val="bottom"/>
            <w:hideMark/>
          </w:tcPr>
          <w:p w14:paraId="7657F4CE" w14:textId="77777777" w:rsidR="005C113C" w:rsidRPr="005C113C" w:rsidRDefault="005C113C" w:rsidP="005C113C">
            <w:pPr>
              <w:jc w:val="center"/>
              <w:rPr>
                <w:rFonts w:ascii="Courier New" w:eastAsia="Times New Roman" w:hAnsi="Courier New" w:cs="Courier New"/>
                <w:b/>
                <w:bCs/>
                <w:color w:val="000000" w:themeColor="text1"/>
              </w:rPr>
            </w:pPr>
          </w:p>
        </w:tc>
        <w:tc>
          <w:tcPr>
            <w:tcW w:w="6620" w:type="dxa"/>
            <w:gridSpan w:val="3"/>
            <w:tcBorders>
              <w:top w:val="nil"/>
              <w:left w:val="nil"/>
              <w:bottom w:val="single" w:sz="8" w:space="0" w:color="auto"/>
              <w:right w:val="nil"/>
            </w:tcBorders>
            <w:shd w:val="clear" w:color="auto" w:fill="auto"/>
            <w:noWrap/>
            <w:vAlign w:val="bottom"/>
            <w:hideMark/>
          </w:tcPr>
          <w:p w14:paraId="27577939" w14:textId="77777777" w:rsidR="005C113C" w:rsidRPr="005C113C" w:rsidRDefault="005C113C" w:rsidP="005C113C">
            <w:pPr>
              <w:jc w:val="center"/>
              <w:rPr>
                <w:rFonts w:ascii="Courier New" w:eastAsia="Times New Roman" w:hAnsi="Courier New" w:cs="Courier New"/>
                <w:b/>
                <w:bCs/>
                <w:color w:val="000000" w:themeColor="text1"/>
              </w:rPr>
            </w:pPr>
            <w:r w:rsidRPr="005C113C">
              <w:rPr>
                <w:rFonts w:ascii="Courier New" w:eastAsia="Times New Roman" w:hAnsi="Courier New" w:cs="Courier New"/>
                <w:b/>
                <w:bCs/>
                <w:color w:val="000000" w:themeColor="text1"/>
              </w:rPr>
              <w:t>TRB chain</w:t>
            </w:r>
          </w:p>
        </w:tc>
      </w:tr>
      <w:tr w:rsidR="005C113C" w:rsidRPr="005C113C" w14:paraId="7593FC21" w14:textId="77777777" w:rsidTr="007F192F">
        <w:trPr>
          <w:trHeight w:val="460"/>
        </w:trPr>
        <w:tc>
          <w:tcPr>
            <w:tcW w:w="2400" w:type="dxa"/>
            <w:tcBorders>
              <w:top w:val="nil"/>
              <w:left w:val="nil"/>
              <w:bottom w:val="single" w:sz="4" w:space="0" w:color="auto"/>
              <w:right w:val="nil"/>
            </w:tcBorders>
            <w:shd w:val="clear" w:color="auto" w:fill="auto"/>
            <w:noWrap/>
            <w:vAlign w:val="bottom"/>
            <w:hideMark/>
          </w:tcPr>
          <w:p w14:paraId="5DB6A20C"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specificity</w:t>
            </w:r>
          </w:p>
        </w:tc>
        <w:tc>
          <w:tcPr>
            <w:tcW w:w="1933" w:type="dxa"/>
            <w:tcBorders>
              <w:top w:val="nil"/>
              <w:left w:val="nil"/>
              <w:bottom w:val="single" w:sz="8" w:space="0" w:color="auto"/>
              <w:right w:val="nil"/>
            </w:tcBorders>
            <w:shd w:val="clear" w:color="auto" w:fill="auto"/>
            <w:noWrap/>
            <w:vAlign w:val="bottom"/>
            <w:hideMark/>
          </w:tcPr>
          <w:p w14:paraId="4273903C" w14:textId="2FEA659F" w:rsidR="005C113C" w:rsidRPr="00FE23A7" w:rsidRDefault="001B723C" w:rsidP="005C113C">
            <w:pPr>
              <w:rPr>
                <w:rFonts w:ascii="Courier" w:eastAsia="Times New Roman" w:hAnsi="Courier" w:cs="Calibri"/>
                <w:b/>
                <w:bCs/>
                <w:i/>
                <w:iCs/>
                <w:color w:val="000000" w:themeColor="text1"/>
              </w:rPr>
            </w:pPr>
            <w:r w:rsidRPr="00FE23A7">
              <w:rPr>
                <w:rFonts w:ascii="Courier" w:eastAsia="Times New Roman" w:hAnsi="Courier" w:cs="Calibri"/>
                <w:b/>
                <w:bCs/>
                <w:i/>
                <w:iCs/>
                <w:color w:val="000000" w:themeColor="text1"/>
              </w:rPr>
              <w:t>V gene</w:t>
            </w:r>
          </w:p>
        </w:tc>
        <w:tc>
          <w:tcPr>
            <w:tcW w:w="2691" w:type="dxa"/>
            <w:tcBorders>
              <w:top w:val="nil"/>
              <w:left w:val="nil"/>
              <w:bottom w:val="single" w:sz="8" w:space="0" w:color="auto"/>
              <w:right w:val="nil"/>
            </w:tcBorders>
            <w:shd w:val="clear" w:color="auto" w:fill="auto"/>
            <w:noWrap/>
            <w:vAlign w:val="bottom"/>
            <w:hideMark/>
          </w:tcPr>
          <w:p w14:paraId="66711A85"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Junction</w:t>
            </w:r>
          </w:p>
        </w:tc>
        <w:tc>
          <w:tcPr>
            <w:tcW w:w="1336" w:type="dxa"/>
            <w:tcBorders>
              <w:top w:val="nil"/>
              <w:left w:val="nil"/>
              <w:bottom w:val="single" w:sz="8" w:space="0" w:color="auto"/>
              <w:right w:val="nil"/>
            </w:tcBorders>
            <w:shd w:val="clear" w:color="auto" w:fill="auto"/>
            <w:noWrap/>
            <w:vAlign w:val="bottom"/>
            <w:hideMark/>
          </w:tcPr>
          <w:p w14:paraId="1C136085" w14:textId="77777777" w:rsidR="005C113C" w:rsidRPr="00FE23A7" w:rsidRDefault="005C113C" w:rsidP="005C113C">
            <w:pPr>
              <w:rPr>
                <w:rFonts w:ascii="Courier" w:eastAsia="Times New Roman" w:hAnsi="Courier" w:cs="Calibri"/>
                <w:b/>
                <w:bCs/>
                <w:i/>
                <w:iCs/>
                <w:color w:val="000000" w:themeColor="text1"/>
              </w:rPr>
            </w:pPr>
            <w:r w:rsidRPr="00FE23A7">
              <w:rPr>
                <w:rFonts w:ascii="Courier" w:eastAsia="Times New Roman" w:hAnsi="Courier" w:cs="Calibri"/>
                <w:b/>
                <w:bCs/>
                <w:i/>
                <w:iCs/>
                <w:color w:val="000000" w:themeColor="text1"/>
              </w:rPr>
              <w:t>J gene</w:t>
            </w:r>
          </w:p>
        </w:tc>
        <w:tc>
          <w:tcPr>
            <w:tcW w:w="620" w:type="dxa"/>
            <w:tcBorders>
              <w:top w:val="nil"/>
              <w:left w:val="nil"/>
              <w:bottom w:val="nil"/>
              <w:right w:val="nil"/>
            </w:tcBorders>
            <w:shd w:val="clear" w:color="auto" w:fill="auto"/>
            <w:noWrap/>
            <w:vAlign w:val="bottom"/>
            <w:hideMark/>
          </w:tcPr>
          <w:p w14:paraId="2E6A9FFD" w14:textId="77777777" w:rsidR="005C113C" w:rsidRPr="005C113C" w:rsidRDefault="005C113C" w:rsidP="005C113C">
            <w:pPr>
              <w:rPr>
                <w:rFonts w:ascii="Courier" w:eastAsia="Times New Roman" w:hAnsi="Courier" w:cs="Calibri"/>
                <w:b/>
                <w:bCs/>
                <w:color w:val="000000" w:themeColor="text1"/>
              </w:rPr>
            </w:pPr>
          </w:p>
        </w:tc>
        <w:tc>
          <w:tcPr>
            <w:tcW w:w="1615" w:type="dxa"/>
            <w:tcBorders>
              <w:top w:val="nil"/>
              <w:left w:val="nil"/>
              <w:bottom w:val="single" w:sz="8" w:space="0" w:color="auto"/>
              <w:right w:val="nil"/>
            </w:tcBorders>
            <w:shd w:val="clear" w:color="auto" w:fill="auto"/>
            <w:noWrap/>
            <w:vAlign w:val="bottom"/>
            <w:hideMark/>
          </w:tcPr>
          <w:p w14:paraId="4B88864D" w14:textId="4E495D7A" w:rsidR="005C113C" w:rsidRPr="00FE23A7" w:rsidRDefault="001B723C" w:rsidP="005C113C">
            <w:pPr>
              <w:rPr>
                <w:rFonts w:ascii="Courier" w:eastAsia="Times New Roman" w:hAnsi="Courier" w:cs="Calibri"/>
                <w:b/>
                <w:bCs/>
                <w:i/>
                <w:iCs/>
                <w:color w:val="000000" w:themeColor="text1"/>
              </w:rPr>
            </w:pPr>
            <w:r w:rsidRPr="00FE23A7">
              <w:rPr>
                <w:rFonts w:ascii="Courier" w:eastAsia="Times New Roman" w:hAnsi="Courier" w:cs="Calibri"/>
                <w:b/>
                <w:bCs/>
                <w:i/>
                <w:iCs/>
                <w:color w:val="000000" w:themeColor="text1"/>
              </w:rPr>
              <w:t>V gene</w:t>
            </w:r>
          </w:p>
        </w:tc>
        <w:tc>
          <w:tcPr>
            <w:tcW w:w="3588" w:type="dxa"/>
            <w:tcBorders>
              <w:top w:val="nil"/>
              <w:left w:val="nil"/>
              <w:bottom w:val="single" w:sz="8" w:space="0" w:color="auto"/>
              <w:right w:val="nil"/>
            </w:tcBorders>
            <w:shd w:val="clear" w:color="auto" w:fill="auto"/>
            <w:noWrap/>
            <w:vAlign w:val="bottom"/>
            <w:hideMark/>
          </w:tcPr>
          <w:p w14:paraId="4F950632"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Junction</w:t>
            </w:r>
          </w:p>
        </w:tc>
        <w:tc>
          <w:tcPr>
            <w:tcW w:w="1417" w:type="dxa"/>
            <w:tcBorders>
              <w:top w:val="nil"/>
              <w:left w:val="nil"/>
              <w:bottom w:val="single" w:sz="8" w:space="0" w:color="auto"/>
              <w:right w:val="nil"/>
            </w:tcBorders>
            <w:shd w:val="clear" w:color="auto" w:fill="auto"/>
            <w:noWrap/>
            <w:vAlign w:val="bottom"/>
            <w:hideMark/>
          </w:tcPr>
          <w:p w14:paraId="231B9E48" w14:textId="77777777" w:rsidR="005C113C" w:rsidRPr="00433FCE" w:rsidRDefault="005C113C" w:rsidP="005C113C">
            <w:pPr>
              <w:rPr>
                <w:rFonts w:ascii="Courier" w:eastAsia="Times New Roman" w:hAnsi="Courier" w:cs="Calibri"/>
                <w:b/>
                <w:bCs/>
                <w:color w:val="000000" w:themeColor="text1"/>
              </w:rPr>
            </w:pPr>
            <w:r w:rsidRPr="00433FCE">
              <w:rPr>
                <w:rFonts w:ascii="Courier" w:eastAsia="Times New Roman" w:hAnsi="Courier" w:cs="Calibri"/>
                <w:b/>
                <w:bCs/>
                <w:color w:val="000000" w:themeColor="text1"/>
              </w:rPr>
              <w:t>J gene</w:t>
            </w:r>
          </w:p>
        </w:tc>
      </w:tr>
      <w:tr w:rsidR="005C113C" w:rsidRPr="005C113C" w14:paraId="195D2791" w14:textId="77777777" w:rsidTr="007F192F">
        <w:trPr>
          <w:trHeight w:val="440"/>
        </w:trPr>
        <w:tc>
          <w:tcPr>
            <w:tcW w:w="2400" w:type="dxa"/>
            <w:tcBorders>
              <w:top w:val="single" w:sz="4" w:space="0" w:color="auto"/>
              <w:left w:val="nil"/>
              <w:bottom w:val="nil"/>
              <w:right w:val="nil"/>
            </w:tcBorders>
            <w:shd w:val="clear" w:color="auto" w:fill="auto"/>
            <w:noWrap/>
            <w:vAlign w:val="bottom"/>
            <w:hideMark/>
          </w:tcPr>
          <w:p w14:paraId="493C853C"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GADp15</w:t>
            </w:r>
          </w:p>
        </w:tc>
        <w:tc>
          <w:tcPr>
            <w:tcW w:w="1933" w:type="dxa"/>
            <w:tcBorders>
              <w:top w:val="nil"/>
              <w:left w:val="nil"/>
              <w:bottom w:val="nil"/>
              <w:right w:val="nil"/>
            </w:tcBorders>
            <w:shd w:val="clear" w:color="auto" w:fill="auto"/>
            <w:noWrap/>
            <w:vAlign w:val="bottom"/>
            <w:hideMark/>
          </w:tcPr>
          <w:p w14:paraId="31D02364"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TRAV41</w:t>
            </w:r>
          </w:p>
        </w:tc>
        <w:tc>
          <w:tcPr>
            <w:tcW w:w="2691" w:type="dxa"/>
            <w:tcBorders>
              <w:top w:val="nil"/>
              <w:left w:val="nil"/>
              <w:bottom w:val="nil"/>
              <w:right w:val="nil"/>
            </w:tcBorders>
            <w:shd w:val="clear" w:color="auto" w:fill="auto"/>
            <w:noWrap/>
            <w:vAlign w:val="bottom"/>
            <w:hideMark/>
          </w:tcPr>
          <w:p w14:paraId="18EA8FF1"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CAAA-GNQFYF</w:t>
            </w:r>
          </w:p>
        </w:tc>
        <w:tc>
          <w:tcPr>
            <w:tcW w:w="1336" w:type="dxa"/>
            <w:tcBorders>
              <w:top w:val="nil"/>
              <w:left w:val="nil"/>
              <w:bottom w:val="nil"/>
              <w:right w:val="nil"/>
            </w:tcBorders>
            <w:shd w:val="clear" w:color="auto" w:fill="auto"/>
            <w:noWrap/>
            <w:vAlign w:val="bottom"/>
            <w:hideMark/>
          </w:tcPr>
          <w:p w14:paraId="79A0D781"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TRAJ49</w:t>
            </w:r>
          </w:p>
        </w:tc>
        <w:tc>
          <w:tcPr>
            <w:tcW w:w="620" w:type="dxa"/>
            <w:tcBorders>
              <w:top w:val="nil"/>
              <w:left w:val="nil"/>
              <w:bottom w:val="nil"/>
              <w:right w:val="nil"/>
            </w:tcBorders>
            <w:shd w:val="clear" w:color="auto" w:fill="auto"/>
            <w:noWrap/>
            <w:vAlign w:val="bottom"/>
            <w:hideMark/>
          </w:tcPr>
          <w:p w14:paraId="2A787097"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69842D1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TRBV12-4</w:t>
            </w:r>
          </w:p>
        </w:tc>
        <w:tc>
          <w:tcPr>
            <w:tcW w:w="3588" w:type="dxa"/>
            <w:tcBorders>
              <w:top w:val="nil"/>
              <w:left w:val="nil"/>
              <w:bottom w:val="nil"/>
              <w:right w:val="nil"/>
            </w:tcBorders>
            <w:shd w:val="clear" w:color="auto" w:fill="auto"/>
            <w:noWrap/>
            <w:vAlign w:val="bottom"/>
            <w:hideMark/>
          </w:tcPr>
          <w:p w14:paraId="0EC2BC3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CASSFT--YNEQFF</w:t>
            </w:r>
          </w:p>
        </w:tc>
        <w:tc>
          <w:tcPr>
            <w:tcW w:w="1417" w:type="dxa"/>
            <w:tcBorders>
              <w:top w:val="nil"/>
              <w:left w:val="nil"/>
              <w:bottom w:val="nil"/>
              <w:right w:val="nil"/>
            </w:tcBorders>
            <w:shd w:val="clear" w:color="auto" w:fill="auto"/>
            <w:noWrap/>
            <w:vAlign w:val="bottom"/>
            <w:hideMark/>
          </w:tcPr>
          <w:p w14:paraId="5FBAB922"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TRBJ2-1</w:t>
            </w:r>
          </w:p>
        </w:tc>
      </w:tr>
      <w:tr w:rsidR="005C113C" w:rsidRPr="005C113C" w14:paraId="10058DFB" w14:textId="77777777" w:rsidTr="007F192F">
        <w:trPr>
          <w:trHeight w:val="440"/>
        </w:trPr>
        <w:tc>
          <w:tcPr>
            <w:tcW w:w="2400" w:type="dxa"/>
            <w:tcBorders>
              <w:top w:val="nil"/>
              <w:left w:val="nil"/>
              <w:bottom w:val="nil"/>
              <w:right w:val="nil"/>
            </w:tcBorders>
            <w:shd w:val="clear" w:color="auto" w:fill="auto"/>
            <w:noWrap/>
            <w:vAlign w:val="bottom"/>
            <w:hideMark/>
          </w:tcPr>
          <w:p w14:paraId="25C3B3D4"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5FD690CC"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 xml:space="preserve">TRAV29/DV5 </w:t>
            </w:r>
            <w:r w:rsidRPr="005C113C">
              <w:rPr>
                <w:rFonts w:ascii="Courier" w:eastAsia="Times New Roman" w:hAnsi="Courier" w:cs="Calibri"/>
                <w:b/>
                <w:bCs/>
                <w:color w:val="000000" w:themeColor="text1"/>
                <w:vertAlign w:val="superscript"/>
              </w:rPr>
              <w:t>B</w:t>
            </w:r>
          </w:p>
        </w:tc>
        <w:tc>
          <w:tcPr>
            <w:tcW w:w="2691" w:type="dxa"/>
            <w:tcBorders>
              <w:top w:val="nil"/>
              <w:left w:val="nil"/>
              <w:bottom w:val="nil"/>
              <w:right w:val="nil"/>
            </w:tcBorders>
            <w:shd w:val="clear" w:color="auto" w:fill="auto"/>
            <w:noWrap/>
            <w:vAlign w:val="bottom"/>
            <w:hideMark/>
          </w:tcPr>
          <w:p w14:paraId="457DD892"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w:t>
            </w:r>
            <w:r w:rsidRPr="005C113C">
              <w:rPr>
                <w:rFonts w:ascii="Courier" w:eastAsia="Times New Roman" w:hAnsi="Courier" w:cs="Calibri"/>
                <w:b/>
                <w:bCs/>
                <w:color w:val="000000" w:themeColor="text1"/>
              </w:rPr>
              <w:t>R</w:t>
            </w:r>
            <w:r w:rsidRPr="005C113C">
              <w:rPr>
                <w:rFonts w:ascii="Courier" w:eastAsia="Times New Roman" w:hAnsi="Courier" w:cs="Calibri"/>
                <w:color w:val="000000" w:themeColor="text1"/>
              </w:rPr>
              <w:t>-GNQFYF</w:t>
            </w:r>
          </w:p>
        </w:tc>
        <w:tc>
          <w:tcPr>
            <w:tcW w:w="1336" w:type="dxa"/>
            <w:tcBorders>
              <w:top w:val="nil"/>
              <w:left w:val="nil"/>
              <w:bottom w:val="nil"/>
              <w:right w:val="nil"/>
            </w:tcBorders>
            <w:shd w:val="clear" w:color="auto" w:fill="auto"/>
            <w:noWrap/>
            <w:vAlign w:val="bottom"/>
            <w:hideMark/>
          </w:tcPr>
          <w:p w14:paraId="07EA398D"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TRAJ49</w:t>
            </w:r>
          </w:p>
        </w:tc>
        <w:tc>
          <w:tcPr>
            <w:tcW w:w="620" w:type="dxa"/>
            <w:tcBorders>
              <w:top w:val="nil"/>
              <w:left w:val="nil"/>
              <w:bottom w:val="nil"/>
              <w:right w:val="nil"/>
            </w:tcBorders>
            <w:shd w:val="clear" w:color="auto" w:fill="auto"/>
            <w:noWrap/>
            <w:vAlign w:val="bottom"/>
            <w:hideMark/>
          </w:tcPr>
          <w:p w14:paraId="3FAE87E7"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25A06CCE"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TRBV6-2</w:t>
            </w:r>
          </w:p>
        </w:tc>
        <w:tc>
          <w:tcPr>
            <w:tcW w:w="3588" w:type="dxa"/>
            <w:tcBorders>
              <w:top w:val="nil"/>
              <w:left w:val="nil"/>
              <w:bottom w:val="nil"/>
              <w:right w:val="nil"/>
            </w:tcBorders>
            <w:shd w:val="clear" w:color="auto" w:fill="auto"/>
            <w:noWrap/>
            <w:vAlign w:val="bottom"/>
            <w:hideMark/>
          </w:tcPr>
          <w:p w14:paraId="167AE40B"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w:t>
            </w:r>
            <w:r w:rsidRPr="005C113C">
              <w:rPr>
                <w:rFonts w:ascii="Courier" w:eastAsia="Times New Roman" w:hAnsi="Courier" w:cs="Calibri"/>
                <w:b/>
                <w:bCs/>
                <w:color w:val="000000" w:themeColor="text1"/>
              </w:rPr>
              <w:t>LLNLD</w:t>
            </w:r>
            <w:r w:rsidRPr="005C113C">
              <w:rPr>
                <w:rFonts w:ascii="Courier" w:eastAsia="Times New Roman" w:hAnsi="Courier" w:cs="Calibri"/>
                <w:color w:val="000000" w:themeColor="text1"/>
              </w:rPr>
              <w:t>NEQFF</w:t>
            </w:r>
          </w:p>
        </w:tc>
        <w:tc>
          <w:tcPr>
            <w:tcW w:w="1417" w:type="dxa"/>
            <w:tcBorders>
              <w:top w:val="nil"/>
              <w:left w:val="nil"/>
              <w:bottom w:val="nil"/>
              <w:right w:val="nil"/>
            </w:tcBorders>
            <w:shd w:val="clear" w:color="auto" w:fill="auto"/>
            <w:noWrap/>
            <w:vAlign w:val="bottom"/>
            <w:hideMark/>
          </w:tcPr>
          <w:p w14:paraId="038B3F3C"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TRBJ2-1</w:t>
            </w:r>
          </w:p>
        </w:tc>
      </w:tr>
      <w:tr w:rsidR="005C113C" w:rsidRPr="005C113C" w14:paraId="7B5606B8" w14:textId="77777777" w:rsidTr="007F192F">
        <w:trPr>
          <w:trHeight w:val="440"/>
        </w:trPr>
        <w:tc>
          <w:tcPr>
            <w:tcW w:w="2400" w:type="dxa"/>
            <w:tcBorders>
              <w:top w:val="nil"/>
              <w:left w:val="nil"/>
              <w:bottom w:val="nil"/>
              <w:right w:val="nil"/>
            </w:tcBorders>
            <w:shd w:val="clear" w:color="auto" w:fill="auto"/>
            <w:noWrap/>
            <w:vAlign w:val="bottom"/>
            <w:hideMark/>
          </w:tcPr>
          <w:p w14:paraId="40249DF7"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57CCE705"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TRAV21</w:t>
            </w:r>
          </w:p>
        </w:tc>
        <w:tc>
          <w:tcPr>
            <w:tcW w:w="2691" w:type="dxa"/>
            <w:tcBorders>
              <w:top w:val="nil"/>
              <w:left w:val="nil"/>
              <w:bottom w:val="nil"/>
              <w:right w:val="nil"/>
            </w:tcBorders>
            <w:shd w:val="clear" w:color="auto" w:fill="auto"/>
            <w:noWrap/>
            <w:vAlign w:val="bottom"/>
            <w:hideMark/>
          </w:tcPr>
          <w:p w14:paraId="6AC77FE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w:t>
            </w:r>
            <w:r w:rsidRPr="005C113C">
              <w:rPr>
                <w:rFonts w:ascii="Courier" w:eastAsia="Times New Roman" w:hAnsi="Courier" w:cs="Calibri"/>
                <w:b/>
                <w:bCs/>
                <w:color w:val="000000" w:themeColor="text1"/>
              </w:rPr>
              <w:t>I</w:t>
            </w:r>
            <w:r w:rsidRPr="005C113C">
              <w:rPr>
                <w:rFonts w:ascii="Courier" w:eastAsia="Times New Roman" w:hAnsi="Courier" w:cs="Calibri"/>
                <w:color w:val="000000" w:themeColor="text1"/>
              </w:rPr>
              <w:t>-GNQFYF</w:t>
            </w:r>
          </w:p>
        </w:tc>
        <w:tc>
          <w:tcPr>
            <w:tcW w:w="1336" w:type="dxa"/>
            <w:tcBorders>
              <w:top w:val="nil"/>
              <w:left w:val="nil"/>
              <w:bottom w:val="nil"/>
              <w:right w:val="nil"/>
            </w:tcBorders>
            <w:shd w:val="clear" w:color="auto" w:fill="auto"/>
            <w:noWrap/>
            <w:vAlign w:val="bottom"/>
            <w:hideMark/>
          </w:tcPr>
          <w:p w14:paraId="0283DADB"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TRAJ49</w:t>
            </w:r>
          </w:p>
        </w:tc>
        <w:tc>
          <w:tcPr>
            <w:tcW w:w="620" w:type="dxa"/>
            <w:tcBorders>
              <w:top w:val="nil"/>
              <w:left w:val="nil"/>
              <w:bottom w:val="nil"/>
              <w:right w:val="nil"/>
            </w:tcBorders>
            <w:shd w:val="clear" w:color="auto" w:fill="auto"/>
            <w:noWrap/>
            <w:vAlign w:val="bottom"/>
            <w:hideMark/>
          </w:tcPr>
          <w:p w14:paraId="176FADBF"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326935FB"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TRBV29-1</w:t>
            </w:r>
          </w:p>
        </w:tc>
        <w:tc>
          <w:tcPr>
            <w:tcW w:w="3588" w:type="dxa"/>
            <w:tcBorders>
              <w:top w:val="nil"/>
              <w:left w:val="nil"/>
              <w:bottom w:val="nil"/>
              <w:right w:val="nil"/>
            </w:tcBorders>
            <w:shd w:val="clear" w:color="auto" w:fill="auto"/>
            <w:noWrap/>
            <w:vAlign w:val="bottom"/>
            <w:hideMark/>
          </w:tcPr>
          <w:p w14:paraId="0948B481"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w:t>
            </w:r>
            <w:r w:rsidRPr="005C113C">
              <w:rPr>
                <w:rFonts w:ascii="Courier" w:eastAsia="Times New Roman" w:hAnsi="Courier" w:cs="Calibri"/>
                <w:b/>
                <w:bCs/>
                <w:color w:val="000000" w:themeColor="text1"/>
              </w:rPr>
              <w:t>SVLRDRASY</w:t>
            </w:r>
            <w:r w:rsidRPr="005C113C">
              <w:rPr>
                <w:rFonts w:ascii="Courier" w:eastAsia="Times New Roman" w:hAnsi="Courier" w:cs="Calibri"/>
                <w:color w:val="000000" w:themeColor="text1"/>
              </w:rPr>
              <w:t>EQYF</w:t>
            </w:r>
          </w:p>
        </w:tc>
        <w:tc>
          <w:tcPr>
            <w:tcW w:w="1417" w:type="dxa"/>
            <w:tcBorders>
              <w:top w:val="nil"/>
              <w:left w:val="nil"/>
              <w:bottom w:val="nil"/>
              <w:right w:val="nil"/>
            </w:tcBorders>
            <w:shd w:val="clear" w:color="auto" w:fill="auto"/>
            <w:noWrap/>
            <w:vAlign w:val="bottom"/>
            <w:hideMark/>
          </w:tcPr>
          <w:p w14:paraId="454175EE"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TRBJ2-7</w:t>
            </w:r>
          </w:p>
        </w:tc>
      </w:tr>
      <w:tr w:rsidR="005C113C" w:rsidRPr="005C113C" w14:paraId="47B37D3B" w14:textId="77777777" w:rsidTr="007F192F">
        <w:trPr>
          <w:trHeight w:val="440"/>
        </w:trPr>
        <w:tc>
          <w:tcPr>
            <w:tcW w:w="2400" w:type="dxa"/>
            <w:tcBorders>
              <w:top w:val="nil"/>
              <w:left w:val="nil"/>
              <w:bottom w:val="nil"/>
              <w:right w:val="nil"/>
            </w:tcBorders>
            <w:shd w:val="clear" w:color="auto" w:fill="auto"/>
            <w:noWrap/>
            <w:vAlign w:val="bottom"/>
            <w:hideMark/>
          </w:tcPr>
          <w:p w14:paraId="2E4CCA30" w14:textId="77777777" w:rsidR="005C113C" w:rsidRPr="005C113C" w:rsidRDefault="005C113C" w:rsidP="005C113C">
            <w:pPr>
              <w:rPr>
                <w:rFonts w:ascii="Courier" w:eastAsia="Times New Roman" w:hAnsi="Courier" w:cs="Calibri"/>
                <w:b/>
                <w:bCs/>
                <w:color w:val="000000" w:themeColor="text1"/>
              </w:rPr>
            </w:pPr>
          </w:p>
        </w:tc>
        <w:tc>
          <w:tcPr>
            <w:tcW w:w="1933" w:type="dxa"/>
            <w:tcBorders>
              <w:top w:val="nil"/>
              <w:left w:val="nil"/>
              <w:bottom w:val="nil"/>
              <w:right w:val="nil"/>
            </w:tcBorders>
            <w:shd w:val="clear" w:color="auto" w:fill="auto"/>
            <w:noWrap/>
            <w:vAlign w:val="bottom"/>
            <w:hideMark/>
          </w:tcPr>
          <w:p w14:paraId="52F56B54"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TRAV29/DV5</w:t>
            </w:r>
          </w:p>
        </w:tc>
        <w:tc>
          <w:tcPr>
            <w:tcW w:w="2691" w:type="dxa"/>
            <w:tcBorders>
              <w:top w:val="nil"/>
              <w:left w:val="nil"/>
              <w:bottom w:val="nil"/>
              <w:right w:val="nil"/>
            </w:tcBorders>
            <w:shd w:val="clear" w:color="auto" w:fill="auto"/>
            <w:noWrap/>
            <w:vAlign w:val="bottom"/>
            <w:hideMark/>
          </w:tcPr>
          <w:p w14:paraId="2C2351D4"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w:t>
            </w:r>
            <w:r w:rsidRPr="005C113C">
              <w:rPr>
                <w:rFonts w:ascii="Courier" w:eastAsia="Times New Roman" w:hAnsi="Courier" w:cs="Calibri"/>
                <w:b/>
                <w:bCs/>
                <w:color w:val="000000" w:themeColor="text1"/>
              </w:rPr>
              <w:t>SA</w:t>
            </w:r>
            <w:r w:rsidRPr="005C113C">
              <w:rPr>
                <w:rFonts w:ascii="Courier" w:eastAsia="Times New Roman" w:hAnsi="Courier" w:cs="Calibri"/>
                <w:color w:val="000000" w:themeColor="text1"/>
              </w:rPr>
              <w:t>GNQFYF</w:t>
            </w:r>
          </w:p>
        </w:tc>
        <w:tc>
          <w:tcPr>
            <w:tcW w:w="1336" w:type="dxa"/>
            <w:tcBorders>
              <w:top w:val="nil"/>
              <w:left w:val="nil"/>
              <w:bottom w:val="nil"/>
              <w:right w:val="nil"/>
            </w:tcBorders>
            <w:shd w:val="clear" w:color="auto" w:fill="auto"/>
            <w:noWrap/>
            <w:vAlign w:val="bottom"/>
            <w:hideMark/>
          </w:tcPr>
          <w:p w14:paraId="62070376"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TRAJ49</w:t>
            </w:r>
          </w:p>
        </w:tc>
        <w:tc>
          <w:tcPr>
            <w:tcW w:w="620" w:type="dxa"/>
            <w:tcBorders>
              <w:top w:val="nil"/>
              <w:left w:val="nil"/>
              <w:bottom w:val="nil"/>
              <w:right w:val="nil"/>
            </w:tcBorders>
            <w:shd w:val="clear" w:color="auto" w:fill="auto"/>
            <w:noWrap/>
            <w:vAlign w:val="bottom"/>
            <w:hideMark/>
          </w:tcPr>
          <w:p w14:paraId="421CB0B7"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61B43711"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TRBV4-1</w:t>
            </w:r>
          </w:p>
        </w:tc>
        <w:tc>
          <w:tcPr>
            <w:tcW w:w="3588" w:type="dxa"/>
            <w:tcBorders>
              <w:top w:val="nil"/>
              <w:left w:val="nil"/>
              <w:bottom w:val="nil"/>
              <w:right w:val="nil"/>
            </w:tcBorders>
            <w:shd w:val="clear" w:color="auto" w:fill="auto"/>
            <w:noWrap/>
            <w:vAlign w:val="bottom"/>
            <w:hideMark/>
          </w:tcPr>
          <w:p w14:paraId="59B1782B"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w:t>
            </w:r>
            <w:r w:rsidRPr="005C113C">
              <w:rPr>
                <w:rFonts w:ascii="Courier" w:eastAsia="Times New Roman" w:hAnsi="Courier" w:cs="Calibri"/>
                <w:b/>
                <w:bCs/>
                <w:color w:val="000000" w:themeColor="text1"/>
              </w:rPr>
              <w:t>LAATRDDYGYT</w:t>
            </w:r>
            <w:r w:rsidRPr="005C113C">
              <w:rPr>
                <w:rFonts w:ascii="Courier" w:eastAsia="Times New Roman" w:hAnsi="Courier" w:cs="Calibri"/>
                <w:color w:val="000000" w:themeColor="text1"/>
              </w:rPr>
              <w:t>F</w:t>
            </w:r>
          </w:p>
        </w:tc>
        <w:tc>
          <w:tcPr>
            <w:tcW w:w="1417" w:type="dxa"/>
            <w:tcBorders>
              <w:top w:val="nil"/>
              <w:left w:val="nil"/>
              <w:bottom w:val="nil"/>
              <w:right w:val="nil"/>
            </w:tcBorders>
            <w:shd w:val="clear" w:color="auto" w:fill="auto"/>
            <w:noWrap/>
            <w:vAlign w:val="bottom"/>
            <w:hideMark/>
          </w:tcPr>
          <w:p w14:paraId="085BE02B"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TRBJ1-2</w:t>
            </w:r>
          </w:p>
        </w:tc>
      </w:tr>
      <w:tr w:rsidR="005C113C" w:rsidRPr="005C113C" w14:paraId="22FD7A37" w14:textId="77777777" w:rsidTr="007F192F">
        <w:trPr>
          <w:trHeight w:val="440"/>
        </w:trPr>
        <w:tc>
          <w:tcPr>
            <w:tcW w:w="2400" w:type="dxa"/>
            <w:tcBorders>
              <w:top w:val="nil"/>
              <w:left w:val="nil"/>
              <w:bottom w:val="nil"/>
              <w:right w:val="nil"/>
            </w:tcBorders>
            <w:shd w:val="clear" w:color="auto" w:fill="auto"/>
            <w:noWrap/>
            <w:vAlign w:val="bottom"/>
            <w:hideMark/>
          </w:tcPr>
          <w:p w14:paraId="4BD80F55" w14:textId="77777777" w:rsidR="005C113C" w:rsidRPr="005C113C" w:rsidRDefault="005C113C" w:rsidP="005C113C">
            <w:pPr>
              <w:rPr>
                <w:rFonts w:ascii="Courier" w:eastAsia="Times New Roman" w:hAnsi="Courier" w:cs="Calibri"/>
                <w:b/>
                <w:bCs/>
                <w:color w:val="000000" w:themeColor="text1"/>
              </w:rPr>
            </w:pPr>
          </w:p>
        </w:tc>
        <w:tc>
          <w:tcPr>
            <w:tcW w:w="1933" w:type="dxa"/>
            <w:tcBorders>
              <w:top w:val="nil"/>
              <w:left w:val="nil"/>
              <w:bottom w:val="nil"/>
              <w:right w:val="nil"/>
            </w:tcBorders>
            <w:shd w:val="clear" w:color="auto" w:fill="auto"/>
            <w:noWrap/>
            <w:vAlign w:val="bottom"/>
            <w:hideMark/>
          </w:tcPr>
          <w:p w14:paraId="3AD113FC" w14:textId="77777777" w:rsidR="005C113C" w:rsidRPr="005C113C" w:rsidRDefault="005C113C" w:rsidP="005C113C">
            <w:pPr>
              <w:rPr>
                <w:rFonts w:ascii="Times New Roman" w:eastAsia="Times New Roman" w:hAnsi="Times New Roman" w:cs="Times New Roman"/>
                <w:color w:val="000000" w:themeColor="text1"/>
              </w:rPr>
            </w:pPr>
          </w:p>
        </w:tc>
        <w:tc>
          <w:tcPr>
            <w:tcW w:w="2691" w:type="dxa"/>
            <w:tcBorders>
              <w:top w:val="nil"/>
              <w:left w:val="nil"/>
              <w:bottom w:val="nil"/>
              <w:right w:val="nil"/>
            </w:tcBorders>
            <w:shd w:val="clear" w:color="auto" w:fill="auto"/>
            <w:noWrap/>
            <w:vAlign w:val="bottom"/>
            <w:hideMark/>
          </w:tcPr>
          <w:p w14:paraId="01F877CD" w14:textId="77777777" w:rsidR="005C113C" w:rsidRPr="005C113C" w:rsidRDefault="005C113C" w:rsidP="005C113C">
            <w:pPr>
              <w:rPr>
                <w:rFonts w:ascii="Times New Roman" w:eastAsia="Times New Roman" w:hAnsi="Times New Roman" w:cs="Times New Roman"/>
                <w:color w:val="000000" w:themeColor="text1"/>
              </w:rPr>
            </w:pPr>
          </w:p>
        </w:tc>
        <w:tc>
          <w:tcPr>
            <w:tcW w:w="1336" w:type="dxa"/>
            <w:tcBorders>
              <w:top w:val="nil"/>
              <w:left w:val="nil"/>
              <w:bottom w:val="nil"/>
              <w:right w:val="nil"/>
            </w:tcBorders>
            <w:shd w:val="clear" w:color="auto" w:fill="auto"/>
            <w:noWrap/>
            <w:vAlign w:val="bottom"/>
            <w:hideMark/>
          </w:tcPr>
          <w:p w14:paraId="3418B15D" w14:textId="77777777" w:rsidR="005C113C" w:rsidRPr="005C113C" w:rsidRDefault="005C113C" w:rsidP="005C113C">
            <w:pPr>
              <w:rPr>
                <w:rFonts w:ascii="Times New Roman" w:eastAsia="Times New Roman" w:hAnsi="Times New Roman" w:cs="Times New Roman"/>
                <w:color w:val="000000" w:themeColor="text1"/>
              </w:rPr>
            </w:pPr>
          </w:p>
        </w:tc>
        <w:tc>
          <w:tcPr>
            <w:tcW w:w="620" w:type="dxa"/>
            <w:tcBorders>
              <w:top w:val="nil"/>
              <w:left w:val="nil"/>
              <w:bottom w:val="nil"/>
              <w:right w:val="nil"/>
            </w:tcBorders>
            <w:shd w:val="clear" w:color="auto" w:fill="auto"/>
            <w:noWrap/>
            <w:vAlign w:val="bottom"/>
            <w:hideMark/>
          </w:tcPr>
          <w:p w14:paraId="325917FA" w14:textId="77777777" w:rsidR="005C113C" w:rsidRPr="005C113C" w:rsidRDefault="005C113C" w:rsidP="005C113C">
            <w:pPr>
              <w:rPr>
                <w:rFonts w:ascii="Times New Roman" w:eastAsia="Times New Roman" w:hAnsi="Times New Roman" w:cs="Times New Roman"/>
                <w:color w:val="000000" w:themeColor="text1"/>
              </w:rPr>
            </w:pPr>
          </w:p>
        </w:tc>
        <w:tc>
          <w:tcPr>
            <w:tcW w:w="1615" w:type="dxa"/>
            <w:tcBorders>
              <w:top w:val="nil"/>
              <w:left w:val="nil"/>
              <w:bottom w:val="nil"/>
              <w:right w:val="nil"/>
            </w:tcBorders>
            <w:shd w:val="clear" w:color="auto" w:fill="auto"/>
            <w:noWrap/>
            <w:vAlign w:val="bottom"/>
            <w:hideMark/>
          </w:tcPr>
          <w:p w14:paraId="1EF99E79" w14:textId="77777777" w:rsidR="005C113C" w:rsidRPr="005C113C" w:rsidRDefault="005C113C" w:rsidP="005C113C">
            <w:pPr>
              <w:rPr>
                <w:rFonts w:ascii="Times New Roman" w:eastAsia="Times New Roman" w:hAnsi="Times New Roman" w:cs="Times New Roman"/>
                <w:color w:val="000000" w:themeColor="text1"/>
              </w:rPr>
            </w:pPr>
          </w:p>
        </w:tc>
        <w:tc>
          <w:tcPr>
            <w:tcW w:w="3588" w:type="dxa"/>
            <w:tcBorders>
              <w:top w:val="nil"/>
              <w:left w:val="nil"/>
              <w:bottom w:val="nil"/>
              <w:right w:val="nil"/>
            </w:tcBorders>
            <w:shd w:val="clear" w:color="auto" w:fill="auto"/>
            <w:noWrap/>
            <w:vAlign w:val="bottom"/>
            <w:hideMark/>
          </w:tcPr>
          <w:p w14:paraId="69415AD3" w14:textId="77777777" w:rsidR="005C113C" w:rsidRPr="005C113C" w:rsidRDefault="005C113C" w:rsidP="005C113C">
            <w:pPr>
              <w:rPr>
                <w:rFonts w:ascii="Times New Roman" w:eastAsia="Times New Roman" w:hAnsi="Times New Roman" w:cs="Times New Roman"/>
                <w:color w:val="000000" w:themeColor="text1"/>
              </w:rPr>
            </w:pPr>
          </w:p>
        </w:tc>
        <w:tc>
          <w:tcPr>
            <w:tcW w:w="1417" w:type="dxa"/>
            <w:tcBorders>
              <w:top w:val="nil"/>
              <w:left w:val="nil"/>
              <w:bottom w:val="nil"/>
              <w:right w:val="nil"/>
            </w:tcBorders>
            <w:shd w:val="clear" w:color="auto" w:fill="auto"/>
            <w:noWrap/>
            <w:vAlign w:val="bottom"/>
            <w:hideMark/>
          </w:tcPr>
          <w:p w14:paraId="0B464CD0" w14:textId="77777777" w:rsidR="005C113C" w:rsidRPr="005C113C" w:rsidRDefault="005C113C" w:rsidP="005C113C">
            <w:pPr>
              <w:rPr>
                <w:rFonts w:ascii="Times New Roman" w:eastAsia="Times New Roman" w:hAnsi="Times New Roman" w:cs="Times New Roman"/>
                <w:color w:val="000000" w:themeColor="text1"/>
              </w:rPr>
            </w:pPr>
          </w:p>
        </w:tc>
      </w:tr>
      <w:tr w:rsidR="005C113C" w:rsidRPr="005C113C" w14:paraId="7B970FA2" w14:textId="77777777" w:rsidTr="007F192F">
        <w:trPr>
          <w:trHeight w:val="440"/>
        </w:trPr>
        <w:tc>
          <w:tcPr>
            <w:tcW w:w="2400" w:type="dxa"/>
            <w:tcBorders>
              <w:top w:val="nil"/>
              <w:left w:val="nil"/>
              <w:bottom w:val="nil"/>
              <w:right w:val="nil"/>
            </w:tcBorders>
            <w:shd w:val="clear" w:color="auto" w:fill="auto"/>
            <w:noWrap/>
            <w:vAlign w:val="bottom"/>
            <w:hideMark/>
          </w:tcPr>
          <w:p w14:paraId="714661B9"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IGRP39</w:t>
            </w:r>
          </w:p>
        </w:tc>
        <w:tc>
          <w:tcPr>
            <w:tcW w:w="1933" w:type="dxa"/>
            <w:tcBorders>
              <w:top w:val="nil"/>
              <w:left w:val="nil"/>
              <w:bottom w:val="nil"/>
              <w:right w:val="nil"/>
            </w:tcBorders>
            <w:shd w:val="clear" w:color="auto" w:fill="auto"/>
            <w:noWrap/>
            <w:vAlign w:val="bottom"/>
            <w:hideMark/>
          </w:tcPr>
          <w:p w14:paraId="341FFCE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TRAV25</w:t>
            </w:r>
          </w:p>
        </w:tc>
        <w:tc>
          <w:tcPr>
            <w:tcW w:w="2691" w:type="dxa"/>
            <w:tcBorders>
              <w:top w:val="nil"/>
              <w:left w:val="nil"/>
              <w:bottom w:val="nil"/>
              <w:right w:val="nil"/>
            </w:tcBorders>
            <w:shd w:val="clear" w:color="auto" w:fill="auto"/>
            <w:noWrap/>
            <w:vAlign w:val="bottom"/>
            <w:hideMark/>
          </w:tcPr>
          <w:p w14:paraId="4A3700B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CAGQTGANNLFF</w:t>
            </w:r>
          </w:p>
        </w:tc>
        <w:tc>
          <w:tcPr>
            <w:tcW w:w="1336" w:type="dxa"/>
            <w:tcBorders>
              <w:top w:val="nil"/>
              <w:left w:val="nil"/>
              <w:bottom w:val="nil"/>
              <w:right w:val="nil"/>
            </w:tcBorders>
            <w:shd w:val="clear" w:color="auto" w:fill="auto"/>
            <w:noWrap/>
            <w:vAlign w:val="bottom"/>
            <w:hideMark/>
          </w:tcPr>
          <w:p w14:paraId="3B23468B"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TRAJ36</w:t>
            </w:r>
          </w:p>
        </w:tc>
        <w:tc>
          <w:tcPr>
            <w:tcW w:w="620" w:type="dxa"/>
            <w:tcBorders>
              <w:top w:val="nil"/>
              <w:left w:val="nil"/>
              <w:bottom w:val="nil"/>
              <w:right w:val="nil"/>
            </w:tcBorders>
            <w:shd w:val="clear" w:color="auto" w:fill="auto"/>
            <w:noWrap/>
            <w:vAlign w:val="bottom"/>
            <w:hideMark/>
          </w:tcPr>
          <w:p w14:paraId="53562912"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2B728AE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TRBV4-3</w:t>
            </w:r>
          </w:p>
        </w:tc>
        <w:tc>
          <w:tcPr>
            <w:tcW w:w="3588" w:type="dxa"/>
            <w:tcBorders>
              <w:top w:val="nil"/>
              <w:left w:val="nil"/>
              <w:bottom w:val="nil"/>
              <w:right w:val="nil"/>
            </w:tcBorders>
            <w:shd w:val="clear" w:color="auto" w:fill="auto"/>
            <w:noWrap/>
            <w:vAlign w:val="bottom"/>
            <w:hideMark/>
          </w:tcPr>
          <w:p w14:paraId="64489BC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CASSQEVGTVPNQPQHF-</w:t>
            </w:r>
          </w:p>
        </w:tc>
        <w:tc>
          <w:tcPr>
            <w:tcW w:w="1417" w:type="dxa"/>
            <w:tcBorders>
              <w:top w:val="nil"/>
              <w:left w:val="nil"/>
              <w:bottom w:val="nil"/>
              <w:right w:val="nil"/>
            </w:tcBorders>
            <w:shd w:val="clear" w:color="auto" w:fill="auto"/>
            <w:noWrap/>
            <w:vAlign w:val="bottom"/>
            <w:hideMark/>
          </w:tcPr>
          <w:p w14:paraId="508E3BC0"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TRBJ1-5</w:t>
            </w:r>
          </w:p>
        </w:tc>
      </w:tr>
      <w:tr w:rsidR="005C113C" w:rsidRPr="005C113C" w14:paraId="5CAD5B6B" w14:textId="77777777" w:rsidTr="007F192F">
        <w:trPr>
          <w:trHeight w:val="440"/>
        </w:trPr>
        <w:tc>
          <w:tcPr>
            <w:tcW w:w="2400" w:type="dxa"/>
            <w:tcBorders>
              <w:top w:val="nil"/>
              <w:left w:val="nil"/>
              <w:bottom w:val="nil"/>
              <w:right w:val="nil"/>
            </w:tcBorders>
            <w:shd w:val="clear" w:color="auto" w:fill="auto"/>
            <w:noWrap/>
            <w:vAlign w:val="bottom"/>
            <w:hideMark/>
          </w:tcPr>
          <w:p w14:paraId="6D3FC6B7"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42B746E7"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TRAV16</w:t>
            </w:r>
          </w:p>
        </w:tc>
        <w:tc>
          <w:tcPr>
            <w:tcW w:w="2691" w:type="dxa"/>
            <w:tcBorders>
              <w:top w:val="nil"/>
              <w:left w:val="nil"/>
              <w:bottom w:val="nil"/>
              <w:right w:val="nil"/>
            </w:tcBorders>
            <w:shd w:val="clear" w:color="auto" w:fill="auto"/>
            <w:noWrap/>
            <w:vAlign w:val="bottom"/>
            <w:hideMark/>
          </w:tcPr>
          <w:p w14:paraId="0C27DF7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t>
            </w:r>
            <w:r w:rsidRPr="005C113C">
              <w:rPr>
                <w:rFonts w:ascii="Courier" w:eastAsia="Times New Roman" w:hAnsi="Courier" w:cs="Calibri"/>
                <w:b/>
                <w:bCs/>
                <w:color w:val="000000" w:themeColor="text1"/>
              </w:rPr>
              <w:t>L</w:t>
            </w:r>
            <w:r w:rsidRPr="005C113C">
              <w:rPr>
                <w:rFonts w:ascii="Courier" w:eastAsia="Times New Roman" w:hAnsi="Courier" w:cs="Calibri"/>
                <w:color w:val="000000" w:themeColor="text1"/>
              </w:rPr>
              <w:t>QTGANNLFF</w:t>
            </w:r>
          </w:p>
        </w:tc>
        <w:tc>
          <w:tcPr>
            <w:tcW w:w="1336" w:type="dxa"/>
            <w:tcBorders>
              <w:top w:val="nil"/>
              <w:left w:val="nil"/>
              <w:bottom w:val="nil"/>
              <w:right w:val="nil"/>
            </w:tcBorders>
            <w:shd w:val="clear" w:color="auto" w:fill="auto"/>
            <w:noWrap/>
            <w:vAlign w:val="bottom"/>
            <w:hideMark/>
          </w:tcPr>
          <w:p w14:paraId="70B4A002"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TRAJ36</w:t>
            </w:r>
          </w:p>
        </w:tc>
        <w:tc>
          <w:tcPr>
            <w:tcW w:w="620" w:type="dxa"/>
            <w:tcBorders>
              <w:top w:val="nil"/>
              <w:left w:val="nil"/>
              <w:bottom w:val="nil"/>
              <w:right w:val="nil"/>
            </w:tcBorders>
            <w:shd w:val="clear" w:color="auto" w:fill="auto"/>
            <w:noWrap/>
            <w:vAlign w:val="bottom"/>
            <w:hideMark/>
          </w:tcPr>
          <w:p w14:paraId="5C6B6D61"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204FF76F" w14:textId="77777777" w:rsidR="005C113C" w:rsidRPr="005C113C" w:rsidRDefault="005C113C" w:rsidP="005C113C">
            <w:pPr>
              <w:rPr>
                <w:rFonts w:ascii="Times New Roman" w:eastAsia="Times New Roman" w:hAnsi="Times New Roman" w:cs="Times New Roman"/>
                <w:color w:val="000000" w:themeColor="text1"/>
              </w:rPr>
            </w:pPr>
          </w:p>
        </w:tc>
        <w:tc>
          <w:tcPr>
            <w:tcW w:w="3588" w:type="dxa"/>
            <w:tcBorders>
              <w:top w:val="nil"/>
              <w:left w:val="nil"/>
              <w:bottom w:val="nil"/>
              <w:right w:val="nil"/>
            </w:tcBorders>
            <w:shd w:val="clear" w:color="auto" w:fill="auto"/>
            <w:noWrap/>
            <w:vAlign w:val="bottom"/>
            <w:hideMark/>
          </w:tcPr>
          <w:p w14:paraId="36D424F5" w14:textId="77777777" w:rsidR="005C113C" w:rsidRPr="005C113C" w:rsidRDefault="005C113C" w:rsidP="005C113C">
            <w:pPr>
              <w:rPr>
                <w:rFonts w:ascii="Times New Roman" w:eastAsia="Times New Roman" w:hAnsi="Times New Roman" w:cs="Times New Roman"/>
                <w:color w:val="000000" w:themeColor="text1"/>
              </w:rPr>
            </w:pPr>
          </w:p>
        </w:tc>
        <w:tc>
          <w:tcPr>
            <w:tcW w:w="1417" w:type="dxa"/>
            <w:tcBorders>
              <w:top w:val="nil"/>
              <w:left w:val="nil"/>
              <w:bottom w:val="nil"/>
              <w:right w:val="nil"/>
            </w:tcBorders>
            <w:shd w:val="clear" w:color="auto" w:fill="auto"/>
            <w:noWrap/>
            <w:vAlign w:val="bottom"/>
            <w:hideMark/>
          </w:tcPr>
          <w:p w14:paraId="039A975C" w14:textId="77777777" w:rsidR="005C113C" w:rsidRPr="005C113C" w:rsidRDefault="005C113C" w:rsidP="005C113C">
            <w:pPr>
              <w:rPr>
                <w:rFonts w:ascii="Times New Roman" w:eastAsia="Times New Roman" w:hAnsi="Times New Roman" w:cs="Times New Roman"/>
                <w:color w:val="000000" w:themeColor="text1"/>
              </w:rPr>
            </w:pPr>
          </w:p>
        </w:tc>
      </w:tr>
      <w:tr w:rsidR="005C113C" w:rsidRPr="005C113C" w14:paraId="1ECD5716" w14:textId="77777777" w:rsidTr="007F192F">
        <w:trPr>
          <w:trHeight w:val="440"/>
        </w:trPr>
        <w:tc>
          <w:tcPr>
            <w:tcW w:w="2400" w:type="dxa"/>
            <w:tcBorders>
              <w:top w:val="nil"/>
              <w:left w:val="nil"/>
              <w:bottom w:val="nil"/>
              <w:right w:val="nil"/>
            </w:tcBorders>
            <w:shd w:val="clear" w:color="auto" w:fill="auto"/>
            <w:noWrap/>
            <w:vAlign w:val="bottom"/>
            <w:hideMark/>
          </w:tcPr>
          <w:p w14:paraId="0198FE27" w14:textId="77777777" w:rsidR="005C113C" w:rsidRPr="005C113C" w:rsidRDefault="005C113C" w:rsidP="005C113C">
            <w:pPr>
              <w:rPr>
                <w:rFonts w:ascii="Times New Roman" w:eastAsia="Times New Roman" w:hAnsi="Times New Roman" w:cs="Times New Roman"/>
                <w:color w:val="000000" w:themeColor="text1"/>
              </w:rPr>
            </w:pPr>
          </w:p>
        </w:tc>
        <w:tc>
          <w:tcPr>
            <w:tcW w:w="1933" w:type="dxa"/>
            <w:tcBorders>
              <w:top w:val="nil"/>
              <w:left w:val="nil"/>
              <w:bottom w:val="nil"/>
              <w:right w:val="nil"/>
            </w:tcBorders>
            <w:shd w:val="clear" w:color="auto" w:fill="auto"/>
            <w:noWrap/>
            <w:vAlign w:val="bottom"/>
            <w:hideMark/>
          </w:tcPr>
          <w:p w14:paraId="655ACF52"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TRAV13-1</w:t>
            </w:r>
          </w:p>
        </w:tc>
        <w:tc>
          <w:tcPr>
            <w:tcW w:w="2691" w:type="dxa"/>
            <w:tcBorders>
              <w:top w:val="nil"/>
              <w:left w:val="nil"/>
              <w:bottom w:val="nil"/>
              <w:right w:val="nil"/>
            </w:tcBorders>
            <w:shd w:val="clear" w:color="auto" w:fill="auto"/>
            <w:noWrap/>
            <w:vAlign w:val="bottom"/>
            <w:hideMark/>
          </w:tcPr>
          <w:p w14:paraId="67D05C9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t>
            </w:r>
            <w:r w:rsidRPr="005C113C">
              <w:rPr>
                <w:rFonts w:ascii="Courier" w:eastAsia="Times New Roman" w:hAnsi="Courier" w:cs="Calibri"/>
                <w:b/>
                <w:bCs/>
                <w:color w:val="000000" w:themeColor="text1"/>
              </w:rPr>
              <w:t>T</w:t>
            </w:r>
            <w:r w:rsidRPr="005C113C">
              <w:rPr>
                <w:rFonts w:ascii="Courier" w:eastAsia="Times New Roman" w:hAnsi="Courier" w:cs="Calibri"/>
                <w:color w:val="000000" w:themeColor="text1"/>
              </w:rPr>
              <w:t>QTGANNLFF</w:t>
            </w:r>
          </w:p>
        </w:tc>
        <w:tc>
          <w:tcPr>
            <w:tcW w:w="1336" w:type="dxa"/>
            <w:tcBorders>
              <w:top w:val="nil"/>
              <w:left w:val="nil"/>
              <w:bottom w:val="nil"/>
              <w:right w:val="nil"/>
            </w:tcBorders>
            <w:shd w:val="clear" w:color="auto" w:fill="auto"/>
            <w:noWrap/>
            <w:vAlign w:val="bottom"/>
            <w:hideMark/>
          </w:tcPr>
          <w:p w14:paraId="3F7E314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TRAJ36</w:t>
            </w:r>
          </w:p>
        </w:tc>
        <w:tc>
          <w:tcPr>
            <w:tcW w:w="620" w:type="dxa"/>
            <w:tcBorders>
              <w:top w:val="nil"/>
              <w:left w:val="nil"/>
              <w:bottom w:val="nil"/>
              <w:right w:val="nil"/>
            </w:tcBorders>
            <w:shd w:val="clear" w:color="auto" w:fill="auto"/>
            <w:noWrap/>
            <w:vAlign w:val="bottom"/>
            <w:hideMark/>
          </w:tcPr>
          <w:p w14:paraId="673551C0"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038E0E3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TRBV9</w:t>
            </w:r>
          </w:p>
        </w:tc>
        <w:tc>
          <w:tcPr>
            <w:tcW w:w="3588" w:type="dxa"/>
            <w:tcBorders>
              <w:top w:val="nil"/>
              <w:left w:val="nil"/>
              <w:bottom w:val="nil"/>
              <w:right w:val="nil"/>
            </w:tcBorders>
            <w:shd w:val="clear" w:color="auto" w:fill="auto"/>
            <w:noWrap/>
            <w:vAlign w:val="bottom"/>
            <w:hideMark/>
          </w:tcPr>
          <w:p w14:paraId="7BC50BA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w:t>
            </w:r>
            <w:r w:rsidRPr="005C113C">
              <w:rPr>
                <w:rFonts w:ascii="Courier" w:eastAsia="Times New Roman" w:hAnsi="Courier" w:cs="Calibri"/>
                <w:b/>
                <w:bCs/>
                <w:color w:val="000000" w:themeColor="text1"/>
              </w:rPr>
              <w:t>VGR---SSYNEQF</w:t>
            </w:r>
            <w:r w:rsidRPr="005C113C">
              <w:rPr>
                <w:rFonts w:ascii="Courier" w:eastAsia="Times New Roman" w:hAnsi="Courier" w:cs="Calibri"/>
                <w:color w:val="000000" w:themeColor="text1"/>
              </w:rPr>
              <w:t>F</w:t>
            </w:r>
          </w:p>
        </w:tc>
        <w:tc>
          <w:tcPr>
            <w:tcW w:w="1417" w:type="dxa"/>
            <w:tcBorders>
              <w:top w:val="nil"/>
              <w:left w:val="nil"/>
              <w:bottom w:val="nil"/>
              <w:right w:val="nil"/>
            </w:tcBorders>
            <w:shd w:val="clear" w:color="auto" w:fill="auto"/>
            <w:noWrap/>
            <w:vAlign w:val="bottom"/>
            <w:hideMark/>
          </w:tcPr>
          <w:p w14:paraId="515E040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TRBJ2-1</w:t>
            </w:r>
          </w:p>
        </w:tc>
      </w:tr>
      <w:tr w:rsidR="005C113C" w:rsidRPr="005C113C" w14:paraId="009AE1C3" w14:textId="77777777" w:rsidTr="007F192F">
        <w:trPr>
          <w:trHeight w:val="440"/>
        </w:trPr>
        <w:tc>
          <w:tcPr>
            <w:tcW w:w="2400" w:type="dxa"/>
            <w:tcBorders>
              <w:top w:val="nil"/>
              <w:left w:val="nil"/>
              <w:bottom w:val="nil"/>
              <w:right w:val="nil"/>
            </w:tcBorders>
            <w:shd w:val="clear" w:color="auto" w:fill="auto"/>
            <w:noWrap/>
            <w:vAlign w:val="bottom"/>
            <w:hideMark/>
          </w:tcPr>
          <w:p w14:paraId="4692B8F7"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05CEAAA2"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TRAV24</w:t>
            </w:r>
          </w:p>
        </w:tc>
        <w:tc>
          <w:tcPr>
            <w:tcW w:w="2691" w:type="dxa"/>
            <w:tcBorders>
              <w:top w:val="nil"/>
              <w:left w:val="nil"/>
              <w:bottom w:val="nil"/>
              <w:right w:val="nil"/>
            </w:tcBorders>
            <w:shd w:val="clear" w:color="auto" w:fill="auto"/>
            <w:noWrap/>
            <w:vAlign w:val="bottom"/>
            <w:hideMark/>
          </w:tcPr>
          <w:p w14:paraId="6474C69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t>
            </w:r>
            <w:r w:rsidRPr="005C113C">
              <w:rPr>
                <w:rFonts w:ascii="Courier" w:eastAsia="Times New Roman" w:hAnsi="Courier" w:cs="Calibri"/>
                <w:b/>
                <w:bCs/>
                <w:color w:val="000000" w:themeColor="text1"/>
              </w:rPr>
              <w:t>S</w:t>
            </w:r>
            <w:r w:rsidRPr="005C113C">
              <w:rPr>
                <w:rFonts w:ascii="Courier" w:eastAsia="Times New Roman" w:hAnsi="Courier" w:cs="Calibri"/>
                <w:color w:val="000000" w:themeColor="text1"/>
              </w:rPr>
              <w:t>QTGANNLFF</w:t>
            </w:r>
          </w:p>
        </w:tc>
        <w:tc>
          <w:tcPr>
            <w:tcW w:w="1336" w:type="dxa"/>
            <w:tcBorders>
              <w:top w:val="nil"/>
              <w:left w:val="nil"/>
              <w:bottom w:val="nil"/>
              <w:right w:val="nil"/>
            </w:tcBorders>
            <w:shd w:val="clear" w:color="auto" w:fill="auto"/>
            <w:noWrap/>
            <w:vAlign w:val="bottom"/>
            <w:hideMark/>
          </w:tcPr>
          <w:p w14:paraId="6EF38278"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TRAJ36</w:t>
            </w:r>
          </w:p>
        </w:tc>
        <w:tc>
          <w:tcPr>
            <w:tcW w:w="620" w:type="dxa"/>
            <w:tcBorders>
              <w:top w:val="nil"/>
              <w:left w:val="nil"/>
              <w:bottom w:val="nil"/>
              <w:right w:val="nil"/>
            </w:tcBorders>
            <w:shd w:val="clear" w:color="auto" w:fill="auto"/>
            <w:noWrap/>
            <w:vAlign w:val="bottom"/>
            <w:hideMark/>
          </w:tcPr>
          <w:p w14:paraId="0EE119DA"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6CA9752B"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TRBV4-1</w:t>
            </w:r>
          </w:p>
        </w:tc>
        <w:tc>
          <w:tcPr>
            <w:tcW w:w="3588" w:type="dxa"/>
            <w:tcBorders>
              <w:top w:val="nil"/>
              <w:left w:val="nil"/>
              <w:bottom w:val="nil"/>
              <w:right w:val="nil"/>
            </w:tcBorders>
            <w:shd w:val="clear" w:color="auto" w:fill="auto"/>
            <w:noWrap/>
            <w:vAlign w:val="bottom"/>
            <w:hideMark/>
          </w:tcPr>
          <w:p w14:paraId="3C00DC92"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w:t>
            </w:r>
            <w:r w:rsidRPr="005C113C">
              <w:rPr>
                <w:rFonts w:ascii="Courier" w:eastAsia="Times New Roman" w:hAnsi="Courier" w:cs="Calibri"/>
                <w:b/>
                <w:bCs/>
                <w:color w:val="000000" w:themeColor="text1"/>
              </w:rPr>
              <w:t>QDPLTSGRGNEQF</w:t>
            </w:r>
            <w:r w:rsidRPr="005C113C">
              <w:rPr>
                <w:rFonts w:ascii="Courier" w:eastAsia="Times New Roman" w:hAnsi="Courier" w:cs="Calibri"/>
                <w:color w:val="000000" w:themeColor="text1"/>
              </w:rPr>
              <w:t>F</w:t>
            </w:r>
          </w:p>
        </w:tc>
        <w:tc>
          <w:tcPr>
            <w:tcW w:w="1417" w:type="dxa"/>
            <w:tcBorders>
              <w:top w:val="nil"/>
              <w:left w:val="nil"/>
              <w:bottom w:val="nil"/>
              <w:right w:val="nil"/>
            </w:tcBorders>
            <w:shd w:val="clear" w:color="auto" w:fill="auto"/>
            <w:noWrap/>
            <w:vAlign w:val="bottom"/>
            <w:hideMark/>
          </w:tcPr>
          <w:p w14:paraId="081AA0E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TRBJ2-1</w:t>
            </w:r>
          </w:p>
        </w:tc>
      </w:tr>
      <w:tr w:rsidR="005C113C" w:rsidRPr="005C113C" w14:paraId="37EC5743" w14:textId="77777777" w:rsidTr="007F192F">
        <w:trPr>
          <w:trHeight w:val="440"/>
        </w:trPr>
        <w:tc>
          <w:tcPr>
            <w:tcW w:w="2400" w:type="dxa"/>
            <w:tcBorders>
              <w:top w:val="nil"/>
              <w:left w:val="nil"/>
              <w:bottom w:val="nil"/>
              <w:right w:val="nil"/>
            </w:tcBorders>
            <w:shd w:val="clear" w:color="auto" w:fill="auto"/>
            <w:noWrap/>
            <w:vAlign w:val="bottom"/>
            <w:hideMark/>
          </w:tcPr>
          <w:p w14:paraId="50D39948"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60AC35C6" w14:textId="77777777" w:rsidR="005C113C" w:rsidRPr="005C113C" w:rsidRDefault="005C113C" w:rsidP="005C113C">
            <w:pPr>
              <w:rPr>
                <w:rFonts w:ascii="Times New Roman" w:eastAsia="Times New Roman" w:hAnsi="Times New Roman" w:cs="Times New Roman"/>
                <w:color w:val="000000" w:themeColor="text1"/>
              </w:rPr>
            </w:pPr>
          </w:p>
        </w:tc>
        <w:tc>
          <w:tcPr>
            <w:tcW w:w="2691" w:type="dxa"/>
            <w:tcBorders>
              <w:top w:val="nil"/>
              <w:left w:val="nil"/>
              <w:bottom w:val="nil"/>
              <w:right w:val="nil"/>
            </w:tcBorders>
            <w:shd w:val="clear" w:color="auto" w:fill="auto"/>
            <w:noWrap/>
            <w:vAlign w:val="bottom"/>
            <w:hideMark/>
          </w:tcPr>
          <w:p w14:paraId="4997D155" w14:textId="77777777" w:rsidR="005C113C" w:rsidRPr="005C113C" w:rsidRDefault="005C113C" w:rsidP="005C113C">
            <w:pPr>
              <w:rPr>
                <w:rFonts w:ascii="Times New Roman" w:eastAsia="Times New Roman" w:hAnsi="Times New Roman" w:cs="Times New Roman"/>
                <w:color w:val="000000" w:themeColor="text1"/>
              </w:rPr>
            </w:pPr>
          </w:p>
        </w:tc>
        <w:tc>
          <w:tcPr>
            <w:tcW w:w="1336" w:type="dxa"/>
            <w:tcBorders>
              <w:top w:val="nil"/>
              <w:left w:val="nil"/>
              <w:bottom w:val="nil"/>
              <w:right w:val="nil"/>
            </w:tcBorders>
            <w:shd w:val="clear" w:color="auto" w:fill="auto"/>
            <w:noWrap/>
            <w:vAlign w:val="bottom"/>
            <w:hideMark/>
          </w:tcPr>
          <w:p w14:paraId="60469300" w14:textId="77777777" w:rsidR="005C113C" w:rsidRPr="005C113C" w:rsidRDefault="005C113C" w:rsidP="005C113C">
            <w:pPr>
              <w:rPr>
                <w:rFonts w:ascii="Times New Roman" w:eastAsia="Times New Roman" w:hAnsi="Times New Roman" w:cs="Times New Roman"/>
                <w:color w:val="000000" w:themeColor="text1"/>
              </w:rPr>
            </w:pPr>
          </w:p>
        </w:tc>
        <w:tc>
          <w:tcPr>
            <w:tcW w:w="620" w:type="dxa"/>
            <w:tcBorders>
              <w:top w:val="nil"/>
              <w:left w:val="nil"/>
              <w:bottom w:val="nil"/>
              <w:right w:val="nil"/>
            </w:tcBorders>
            <w:shd w:val="clear" w:color="auto" w:fill="auto"/>
            <w:noWrap/>
            <w:vAlign w:val="bottom"/>
            <w:hideMark/>
          </w:tcPr>
          <w:p w14:paraId="0E826123" w14:textId="77777777" w:rsidR="005C113C" w:rsidRPr="005C113C" w:rsidRDefault="005C113C" w:rsidP="005C113C">
            <w:pPr>
              <w:rPr>
                <w:rFonts w:ascii="Times New Roman" w:eastAsia="Times New Roman" w:hAnsi="Times New Roman" w:cs="Times New Roman"/>
                <w:color w:val="000000" w:themeColor="text1"/>
              </w:rPr>
            </w:pPr>
          </w:p>
        </w:tc>
        <w:tc>
          <w:tcPr>
            <w:tcW w:w="1615" w:type="dxa"/>
            <w:tcBorders>
              <w:top w:val="nil"/>
              <w:left w:val="nil"/>
              <w:bottom w:val="nil"/>
              <w:right w:val="nil"/>
            </w:tcBorders>
            <w:shd w:val="clear" w:color="auto" w:fill="auto"/>
            <w:noWrap/>
            <w:vAlign w:val="bottom"/>
            <w:hideMark/>
          </w:tcPr>
          <w:p w14:paraId="3AD5320A" w14:textId="77777777" w:rsidR="005C113C" w:rsidRPr="005C113C" w:rsidRDefault="005C113C" w:rsidP="005C113C">
            <w:pPr>
              <w:rPr>
                <w:rFonts w:ascii="Times New Roman" w:eastAsia="Times New Roman" w:hAnsi="Times New Roman" w:cs="Times New Roman"/>
                <w:color w:val="000000" w:themeColor="text1"/>
              </w:rPr>
            </w:pPr>
          </w:p>
        </w:tc>
        <w:tc>
          <w:tcPr>
            <w:tcW w:w="3588" w:type="dxa"/>
            <w:tcBorders>
              <w:top w:val="nil"/>
              <w:left w:val="nil"/>
              <w:bottom w:val="nil"/>
              <w:right w:val="nil"/>
            </w:tcBorders>
            <w:shd w:val="clear" w:color="auto" w:fill="auto"/>
            <w:noWrap/>
            <w:vAlign w:val="bottom"/>
            <w:hideMark/>
          </w:tcPr>
          <w:p w14:paraId="1FED778F" w14:textId="77777777" w:rsidR="005C113C" w:rsidRPr="005C113C" w:rsidRDefault="005C113C" w:rsidP="005C113C">
            <w:pPr>
              <w:rPr>
                <w:rFonts w:ascii="Times New Roman" w:eastAsia="Times New Roman" w:hAnsi="Times New Roman" w:cs="Times New Roman"/>
                <w:color w:val="000000" w:themeColor="text1"/>
              </w:rPr>
            </w:pPr>
          </w:p>
        </w:tc>
        <w:tc>
          <w:tcPr>
            <w:tcW w:w="1417" w:type="dxa"/>
            <w:tcBorders>
              <w:top w:val="nil"/>
              <w:left w:val="nil"/>
              <w:bottom w:val="nil"/>
              <w:right w:val="nil"/>
            </w:tcBorders>
            <w:shd w:val="clear" w:color="auto" w:fill="auto"/>
            <w:noWrap/>
            <w:vAlign w:val="bottom"/>
            <w:hideMark/>
          </w:tcPr>
          <w:p w14:paraId="74107F30" w14:textId="77777777" w:rsidR="005C113C" w:rsidRPr="005C113C" w:rsidRDefault="005C113C" w:rsidP="005C113C">
            <w:pPr>
              <w:rPr>
                <w:rFonts w:ascii="Times New Roman" w:eastAsia="Times New Roman" w:hAnsi="Times New Roman" w:cs="Times New Roman"/>
                <w:color w:val="000000" w:themeColor="text1"/>
              </w:rPr>
            </w:pPr>
          </w:p>
        </w:tc>
      </w:tr>
      <w:tr w:rsidR="005C113C" w:rsidRPr="005C113C" w14:paraId="6E987B71" w14:textId="77777777" w:rsidTr="007F192F">
        <w:trPr>
          <w:trHeight w:val="440"/>
        </w:trPr>
        <w:tc>
          <w:tcPr>
            <w:tcW w:w="2400" w:type="dxa"/>
            <w:tcBorders>
              <w:top w:val="nil"/>
              <w:left w:val="nil"/>
              <w:right w:val="nil"/>
            </w:tcBorders>
            <w:shd w:val="clear" w:color="auto" w:fill="auto"/>
            <w:noWrap/>
            <w:vAlign w:val="bottom"/>
            <w:hideMark/>
          </w:tcPr>
          <w:p w14:paraId="00DC84E1"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ZNP1</w:t>
            </w:r>
          </w:p>
        </w:tc>
        <w:tc>
          <w:tcPr>
            <w:tcW w:w="1933" w:type="dxa"/>
            <w:tcBorders>
              <w:top w:val="nil"/>
              <w:left w:val="nil"/>
              <w:right w:val="nil"/>
            </w:tcBorders>
            <w:shd w:val="clear" w:color="auto" w:fill="auto"/>
            <w:noWrap/>
            <w:vAlign w:val="bottom"/>
            <w:hideMark/>
          </w:tcPr>
          <w:p w14:paraId="26E24F8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TRAV13-1</w:t>
            </w:r>
          </w:p>
        </w:tc>
        <w:tc>
          <w:tcPr>
            <w:tcW w:w="2691" w:type="dxa"/>
            <w:tcBorders>
              <w:top w:val="nil"/>
              <w:left w:val="nil"/>
              <w:right w:val="nil"/>
            </w:tcBorders>
            <w:shd w:val="clear" w:color="auto" w:fill="auto"/>
            <w:noWrap/>
            <w:vAlign w:val="bottom"/>
            <w:hideMark/>
          </w:tcPr>
          <w:p w14:paraId="5312CDA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CAASGANSGYALNF</w:t>
            </w:r>
          </w:p>
        </w:tc>
        <w:tc>
          <w:tcPr>
            <w:tcW w:w="1336" w:type="dxa"/>
            <w:tcBorders>
              <w:top w:val="nil"/>
              <w:left w:val="nil"/>
              <w:right w:val="nil"/>
            </w:tcBorders>
            <w:shd w:val="clear" w:color="auto" w:fill="auto"/>
            <w:noWrap/>
            <w:vAlign w:val="bottom"/>
            <w:hideMark/>
          </w:tcPr>
          <w:p w14:paraId="1369826A"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TRAJ41</w:t>
            </w:r>
          </w:p>
        </w:tc>
        <w:tc>
          <w:tcPr>
            <w:tcW w:w="620" w:type="dxa"/>
            <w:tcBorders>
              <w:top w:val="nil"/>
              <w:left w:val="nil"/>
              <w:right w:val="nil"/>
            </w:tcBorders>
            <w:shd w:val="clear" w:color="auto" w:fill="auto"/>
            <w:noWrap/>
            <w:vAlign w:val="bottom"/>
            <w:hideMark/>
          </w:tcPr>
          <w:p w14:paraId="51BCD168"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right w:val="nil"/>
            </w:tcBorders>
            <w:shd w:val="clear" w:color="auto" w:fill="auto"/>
            <w:noWrap/>
            <w:vAlign w:val="bottom"/>
            <w:hideMark/>
          </w:tcPr>
          <w:p w14:paraId="53BA65C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TRBV30</w:t>
            </w:r>
          </w:p>
        </w:tc>
        <w:tc>
          <w:tcPr>
            <w:tcW w:w="3588" w:type="dxa"/>
            <w:tcBorders>
              <w:top w:val="nil"/>
              <w:left w:val="nil"/>
              <w:right w:val="nil"/>
            </w:tcBorders>
            <w:shd w:val="clear" w:color="auto" w:fill="auto"/>
            <w:noWrap/>
            <w:vAlign w:val="bottom"/>
            <w:hideMark/>
          </w:tcPr>
          <w:p w14:paraId="30DEC1A8"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CAWSAQGETQYF</w:t>
            </w:r>
          </w:p>
        </w:tc>
        <w:tc>
          <w:tcPr>
            <w:tcW w:w="1417" w:type="dxa"/>
            <w:tcBorders>
              <w:top w:val="nil"/>
              <w:left w:val="nil"/>
              <w:right w:val="nil"/>
            </w:tcBorders>
            <w:shd w:val="clear" w:color="auto" w:fill="auto"/>
            <w:noWrap/>
            <w:vAlign w:val="bottom"/>
            <w:hideMark/>
          </w:tcPr>
          <w:p w14:paraId="6CB81F5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TRBJ2-5</w:t>
            </w:r>
          </w:p>
        </w:tc>
      </w:tr>
      <w:tr w:rsidR="005C113C" w:rsidRPr="005C113C" w14:paraId="3A740A9B" w14:textId="77777777" w:rsidTr="007F192F">
        <w:trPr>
          <w:trHeight w:val="369"/>
        </w:trPr>
        <w:tc>
          <w:tcPr>
            <w:tcW w:w="2400" w:type="dxa"/>
            <w:tcBorders>
              <w:top w:val="nil"/>
              <w:left w:val="nil"/>
              <w:bottom w:val="single" w:sz="4" w:space="0" w:color="auto"/>
              <w:right w:val="nil"/>
            </w:tcBorders>
            <w:shd w:val="clear" w:color="auto" w:fill="auto"/>
            <w:noWrap/>
            <w:vAlign w:val="bottom"/>
            <w:hideMark/>
          </w:tcPr>
          <w:p w14:paraId="6AC488AC"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single" w:sz="4" w:space="0" w:color="auto"/>
              <w:right w:val="nil"/>
            </w:tcBorders>
            <w:shd w:val="clear" w:color="auto" w:fill="auto"/>
            <w:noWrap/>
            <w:vAlign w:val="bottom"/>
            <w:hideMark/>
          </w:tcPr>
          <w:p w14:paraId="10BC1A9C"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TRAV8-4</w:t>
            </w:r>
          </w:p>
        </w:tc>
        <w:tc>
          <w:tcPr>
            <w:tcW w:w="2691" w:type="dxa"/>
            <w:tcBorders>
              <w:top w:val="nil"/>
              <w:left w:val="nil"/>
              <w:bottom w:val="single" w:sz="4" w:space="0" w:color="auto"/>
              <w:right w:val="nil"/>
            </w:tcBorders>
            <w:shd w:val="clear" w:color="auto" w:fill="auto"/>
            <w:noWrap/>
            <w:vAlign w:val="bottom"/>
            <w:hideMark/>
          </w:tcPr>
          <w:p w14:paraId="1B558A59"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t>
            </w:r>
            <w:r w:rsidRPr="005C113C">
              <w:rPr>
                <w:rFonts w:ascii="Courier" w:eastAsia="Times New Roman" w:hAnsi="Courier" w:cs="Calibri"/>
                <w:b/>
                <w:bCs/>
                <w:color w:val="000000" w:themeColor="text1"/>
              </w:rPr>
              <w:t>V</w:t>
            </w:r>
            <w:r w:rsidRPr="005C113C">
              <w:rPr>
                <w:rFonts w:ascii="Courier" w:eastAsia="Times New Roman" w:hAnsi="Courier" w:cs="Calibri"/>
                <w:color w:val="000000" w:themeColor="text1"/>
              </w:rPr>
              <w:t>SGANSGYALNF</w:t>
            </w:r>
          </w:p>
        </w:tc>
        <w:tc>
          <w:tcPr>
            <w:tcW w:w="1336" w:type="dxa"/>
            <w:tcBorders>
              <w:top w:val="nil"/>
              <w:left w:val="nil"/>
              <w:bottom w:val="single" w:sz="4" w:space="0" w:color="auto"/>
              <w:right w:val="nil"/>
            </w:tcBorders>
            <w:shd w:val="clear" w:color="auto" w:fill="auto"/>
            <w:noWrap/>
            <w:vAlign w:val="bottom"/>
            <w:hideMark/>
          </w:tcPr>
          <w:p w14:paraId="3BA92A3C"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TRAJ41</w:t>
            </w:r>
          </w:p>
        </w:tc>
        <w:tc>
          <w:tcPr>
            <w:tcW w:w="620" w:type="dxa"/>
            <w:tcBorders>
              <w:top w:val="nil"/>
              <w:left w:val="nil"/>
              <w:bottom w:val="single" w:sz="4" w:space="0" w:color="auto"/>
              <w:right w:val="nil"/>
            </w:tcBorders>
            <w:shd w:val="clear" w:color="auto" w:fill="auto"/>
            <w:noWrap/>
            <w:vAlign w:val="bottom"/>
            <w:hideMark/>
          </w:tcPr>
          <w:p w14:paraId="63C61896"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single" w:sz="4" w:space="0" w:color="auto"/>
              <w:right w:val="nil"/>
            </w:tcBorders>
            <w:shd w:val="clear" w:color="auto" w:fill="auto"/>
            <w:noWrap/>
            <w:vAlign w:val="bottom"/>
            <w:hideMark/>
          </w:tcPr>
          <w:p w14:paraId="41AA15B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TRBV30</w:t>
            </w:r>
          </w:p>
        </w:tc>
        <w:tc>
          <w:tcPr>
            <w:tcW w:w="3588" w:type="dxa"/>
            <w:tcBorders>
              <w:top w:val="nil"/>
              <w:left w:val="nil"/>
              <w:bottom w:val="single" w:sz="4" w:space="0" w:color="auto"/>
              <w:right w:val="nil"/>
            </w:tcBorders>
            <w:shd w:val="clear" w:color="auto" w:fill="auto"/>
            <w:noWrap/>
            <w:vAlign w:val="bottom"/>
            <w:hideMark/>
          </w:tcPr>
          <w:p w14:paraId="350F3A6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w:t>
            </w:r>
            <w:r w:rsidRPr="005C113C">
              <w:rPr>
                <w:rFonts w:ascii="Courier" w:eastAsia="Times New Roman" w:hAnsi="Courier" w:cs="Calibri"/>
                <w:b/>
                <w:bCs/>
                <w:color w:val="000000" w:themeColor="text1"/>
              </w:rPr>
              <w:t>ESGTRGNYGYT</w:t>
            </w:r>
            <w:r w:rsidRPr="005C113C">
              <w:rPr>
                <w:rFonts w:ascii="Courier" w:eastAsia="Times New Roman" w:hAnsi="Courier" w:cs="Calibri"/>
                <w:color w:val="000000" w:themeColor="text1"/>
              </w:rPr>
              <w:t>F</w:t>
            </w:r>
          </w:p>
        </w:tc>
        <w:tc>
          <w:tcPr>
            <w:tcW w:w="1417" w:type="dxa"/>
            <w:tcBorders>
              <w:top w:val="nil"/>
              <w:left w:val="nil"/>
              <w:bottom w:val="single" w:sz="4" w:space="0" w:color="auto"/>
              <w:right w:val="nil"/>
            </w:tcBorders>
            <w:shd w:val="clear" w:color="auto" w:fill="auto"/>
            <w:noWrap/>
            <w:vAlign w:val="bottom"/>
            <w:hideMark/>
          </w:tcPr>
          <w:p w14:paraId="243FB0F2"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TRBJ1-2</w:t>
            </w:r>
          </w:p>
        </w:tc>
      </w:tr>
    </w:tbl>
    <w:p w14:paraId="2432CC32" w14:textId="67FEBBDC" w:rsidR="005C113C" w:rsidRPr="00B31E65" w:rsidRDefault="005C113C" w:rsidP="005C113C">
      <w:pPr>
        <w:rPr>
          <w:rFonts w:cstheme="minorHAnsi"/>
        </w:rPr>
      </w:pPr>
      <w:r w:rsidRPr="00B31E65">
        <w:rPr>
          <w:rFonts w:cstheme="minorHAnsi"/>
          <w:vertAlign w:val="superscript"/>
        </w:rPr>
        <w:t>A</w:t>
      </w:r>
      <w:r w:rsidRPr="00B31E65">
        <w:rPr>
          <w:rFonts w:cstheme="minorHAnsi"/>
        </w:rPr>
        <w:t xml:space="preserve"> Shown are amino acid sequence comparisons of TCRs having single mismatched </w:t>
      </w:r>
      <w:r w:rsidRPr="00B31E65">
        <w:rPr>
          <w:rFonts w:cstheme="minorHAnsi"/>
          <w:i/>
          <w:iCs/>
        </w:rPr>
        <w:t>TRA</w:t>
      </w:r>
      <w:r w:rsidRPr="00B31E65">
        <w:rPr>
          <w:rFonts w:cstheme="minorHAnsi"/>
        </w:rPr>
        <w:t xml:space="preserve"> junctions between IAR and PIT TCRs.</w:t>
      </w:r>
      <w:r w:rsidR="00193FF9">
        <w:rPr>
          <w:rFonts w:cstheme="minorHAnsi"/>
        </w:rPr>
        <w:t xml:space="preserve"> </w:t>
      </w:r>
      <w:r w:rsidRPr="00B31E65">
        <w:rPr>
          <w:rFonts w:cstheme="minorHAnsi"/>
        </w:rPr>
        <w:t xml:space="preserve">IAR TCRs of the indicated specificities were used as reference sequences. </w:t>
      </w:r>
    </w:p>
    <w:p w14:paraId="4BD05F79" w14:textId="77777777" w:rsidR="005C113C" w:rsidRPr="00B31E65" w:rsidRDefault="005C113C" w:rsidP="005C113C">
      <w:pPr>
        <w:rPr>
          <w:rFonts w:cstheme="minorHAnsi"/>
        </w:rPr>
      </w:pPr>
      <w:r w:rsidRPr="00B31E65">
        <w:rPr>
          <w:rFonts w:ascii="Courier New" w:hAnsi="Courier New" w:cs="Courier New"/>
          <w:b/>
          <w:bCs/>
          <w:color w:val="000000"/>
          <w:vertAlign w:val="superscript"/>
        </w:rPr>
        <w:t xml:space="preserve">B </w:t>
      </w:r>
      <w:r w:rsidRPr="00B31E65">
        <w:rPr>
          <w:rFonts w:cstheme="minorHAnsi"/>
        </w:rPr>
        <w:t>Bold font indicates a mismatch with the IAR reference sequence (top row of each pair).</w:t>
      </w:r>
    </w:p>
    <w:p w14:paraId="54C23FAD" w14:textId="77777777" w:rsidR="00856F9E" w:rsidRDefault="00856F9E" w:rsidP="00856F9E">
      <w:pPr>
        <w:spacing w:after="120" w:line="360" w:lineRule="auto"/>
        <w:rPr>
          <w:b/>
          <w:bCs/>
        </w:rPr>
      </w:pPr>
    </w:p>
    <w:p w14:paraId="56AC1C49" w14:textId="796BD762" w:rsidR="005C113C" w:rsidRDefault="005C113C">
      <w:pPr>
        <w:rPr>
          <w:b/>
          <w:bCs/>
        </w:rPr>
      </w:pPr>
      <w:r>
        <w:rPr>
          <w:b/>
          <w:bCs/>
        </w:rPr>
        <w:br w:type="page"/>
      </w:r>
    </w:p>
    <w:p w14:paraId="07762B00" w14:textId="77777777" w:rsidR="005C113C" w:rsidRPr="00B31E65" w:rsidRDefault="005C113C" w:rsidP="005C113C">
      <w:pPr>
        <w:rPr>
          <w:rFonts w:cstheme="minorHAnsi"/>
        </w:rPr>
      </w:pPr>
      <w:r w:rsidRPr="00B31E65">
        <w:rPr>
          <w:rFonts w:cstheme="minorHAnsi"/>
          <w:b/>
          <w:bCs/>
        </w:rPr>
        <w:lastRenderedPageBreak/>
        <w:t xml:space="preserve">Table 3. Mismatched </w:t>
      </w:r>
      <w:r w:rsidRPr="00B31E65">
        <w:rPr>
          <w:rFonts w:cstheme="minorHAnsi"/>
          <w:b/>
          <w:bCs/>
          <w:i/>
          <w:iCs/>
        </w:rPr>
        <w:t>TRB</w:t>
      </w:r>
      <w:r w:rsidRPr="00B31E65">
        <w:rPr>
          <w:rFonts w:cstheme="minorHAnsi"/>
          <w:b/>
          <w:bCs/>
        </w:rPr>
        <w:t xml:space="preserve"> chains from multi-specific TCRs with perfectly matched </w:t>
      </w:r>
      <w:r w:rsidRPr="00B31E65">
        <w:rPr>
          <w:rFonts w:cstheme="minorHAnsi"/>
          <w:b/>
          <w:bCs/>
          <w:i/>
          <w:iCs/>
        </w:rPr>
        <w:t>TRA</w:t>
      </w:r>
      <w:r w:rsidRPr="00B31E65">
        <w:rPr>
          <w:rFonts w:cstheme="minorHAnsi"/>
          <w:b/>
          <w:bCs/>
        </w:rPr>
        <w:t xml:space="preserve"> chains. </w:t>
      </w:r>
      <w:r w:rsidRPr="00B31E65">
        <w:rPr>
          <w:rFonts w:cstheme="minorHAnsi"/>
          <w:vertAlign w:val="superscript"/>
        </w:rPr>
        <w:t>A</w:t>
      </w:r>
    </w:p>
    <w:tbl>
      <w:tblPr>
        <w:tblW w:w="10980" w:type="dxa"/>
        <w:tblLook w:val="04A0" w:firstRow="1" w:lastRow="0" w:firstColumn="1" w:lastColumn="0" w:noHBand="0" w:noVBand="1"/>
      </w:tblPr>
      <w:tblGrid>
        <w:gridCol w:w="1513"/>
        <w:gridCol w:w="1801"/>
        <w:gridCol w:w="2141"/>
        <w:gridCol w:w="468"/>
        <w:gridCol w:w="1455"/>
        <w:gridCol w:w="2233"/>
        <w:gridCol w:w="1369"/>
      </w:tblGrid>
      <w:tr w:rsidR="005C113C" w:rsidRPr="005C113C" w14:paraId="24F6858B" w14:textId="77777777" w:rsidTr="007F192F">
        <w:trPr>
          <w:trHeight w:val="380"/>
        </w:trPr>
        <w:tc>
          <w:tcPr>
            <w:tcW w:w="1513" w:type="dxa"/>
            <w:tcBorders>
              <w:top w:val="nil"/>
              <w:left w:val="nil"/>
              <w:bottom w:val="single" w:sz="12" w:space="0" w:color="000000"/>
              <w:right w:val="single" w:sz="8" w:space="0" w:color="FFFFFF"/>
            </w:tcBorders>
            <w:shd w:val="clear" w:color="auto" w:fill="auto"/>
            <w:vAlign w:val="center"/>
            <w:hideMark/>
          </w:tcPr>
          <w:p w14:paraId="19DFDF84"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Clone ID</w:t>
            </w:r>
          </w:p>
        </w:tc>
        <w:tc>
          <w:tcPr>
            <w:tcW w:w="1801" w:type="dxa"/>
            <w:tcBorders>
              <w:top w:val="nil"/>
              <w:left w:val="nil"/>
              <w:bottom w:val="single" w:sz="12" w:space="0" w:color="000000"/>
              <w:right w:val="single" w:sz="8" w:space="0" w:color="FFFFFF"/>
            </w:tcBorders>
            <w:shd w:val="clear" w:color="auto" w:fill="auto"/>
            <w:vAlign w:val="center"/>
            <w:hideMark/>
          </w:tcPr>
          <w:p w14:paraId="3C8E809A"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 xml:space="preserve">Specificity </w:t>
            </w:r>
          </w:p>
        </w:tc>
        <w:tc>
          <w:tcPr>
            <w:tcW w:w="2141" w:type="dxa"/>
            <w:tcBorders>
              <w:top w:val="nil"/>
              <w:left w:val="nil"/>
              <w:bottom w:val="single" w:sz="12" w:space="0" w:color="000000"/>
              <w:right w:val="single" w:sz="8" w:space="0" w:color="FFFFFF"/>
            </w:tcBorders>
            <w:shd w:val="clear" w:color="auto" w:fill="auto"/>
            <w:vAlign w:val="center"/>
            <w:hideMark/>
          </w:tcPr>
          <w:p w14:paraId="41E86FE2"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Epitope</w:t>
            </w:r>
          </w:p>
        </w:tc>
        <w:tc>
          <w:tcPr>
            <w:tcW w:w="468" w:type="dxa"/>
            <w:tcBorders>
              <w:top w:val="nil"/>
              <w:left w:val="nil"/>
              <w:bottom w:val="single" w:sz="12" w:space="0" w:color="000000"/>
              <w:right w:val="single" w:sz="8" w:space="0" w:color="FFFFFF"/>
            </w:tcBorders>
            <w:shd w:val="clear" w:color="auto" w:fill="auto"/>
            <w:vAlign w:val="center"/>
            <w:hideMark/>
          </w:tcPr>
          <w:p w14:paraId="0D190613"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 </w:t>
            </w:r>
          </w:p>
        </w:tc>
        <w:tc>
          <w:tcPr>
            <w:tcW w:w="1455" w:type="dxa"/>
            <w:tcBorders>
              <w:top w:val="nil"/>
              <w:left w:val="nil"/>
              <w:bottom w:val="single" w:sz="12" w:space="0" w:color="000000"/>
              <w:right w:val="single" w:sz="8" w:space="0" w:color="FFFFFF"/>
            </w:tcBorders>
            <w:shd w:val="clear" w:color="auto" w:fill="auto"/>
            <w:vAlign w:val="center"/>
            <w:hideMark/>
          </w:tcPr>
          <w:p w14:paraId="140AB9A2"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i/>
                <w:iCs/>
                <w:color w:val="000000"/>
              </w:rPr>
              <w:t>TRBV</w:t>
            </w:r>
            <w:r w:rsidRPr="005C113C">
              <w:rPr>
                <w:rFonts w:ascii="Courier" w:eastAsia="Times New Roman" w:hAnsi="Courier" w:cs="Calibri"/>
                <w:b/>
                <w:bCs/>
                <w:color w:val="000000"/>
              </w:rPr>
              <w:t>-gene</w:t>
            </w:r>
          </w:p>
        </w:tc>
        <w:tc>
          <w:tcPr>
            <w:tcW w:w="2233" w:type="dxa"/>
            <w:tcBorders>
              <w:top w:val="nil"/>
              <w:left w:val="nil"/>
              <w:bottom w:val="single" w:sz="12" w:space="0" w:color="000000"/>
              <w:right w:val="single" w:sz="8" w:space="0" w:color="FFFFFF"/>
            </w:tcBorders>
            <w:shd w:val="clear" w:color="auto" w:fill="auto"/>
            <w:vAlign w:val="center"/>
            <w:hideMark/>
          </w:tcPr>
          <w:p w14:paraId="7A802E33"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Junction</w:t>
            </w:r>
          </w:p>
        </w:tc>
        <w:tc>
          <w:tcPr>
            <w:tcW w:w="1369" w:type="dxa"/>
            <w:tcBorders>
              <w:top w:val="nil"/>
              <w:left w:val="nil"/>
              <w:bottom w:val="single" w:sz="12" w:space="0" w:color="000000"/>
              <w:right w:val="single" w:sz="8" w:space="0" w:color="FFFFFF"/>
            </w:tcBorders>
            <w:shd w:val="clear" w:color="auto" w:fill="auto"/>
            <w:vAlign w:val="center"/>
            <w:hideMark/>
          </w:tcPr>
          <w:p w14:paraId="22795D21"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i/>
                <w:iCs/>
                <w:color w:val="000000"/>
              </w:rPr>
              <w:t>TRBJ</w:t>
            </w:r>
            <w:r w:rsidRPr="005C113C">
              <w:rPr>
                <w:rFonts w:ascii="Courier" w:eastAsia="Times New Roman" w:hAnsi="Courier" w:cs="Calibri"/>
                <w:b/>
                <w:bCs/>
                <w:color w:val="000000"/>
              </w:rPr>
              <w:t>-gene</w:t>
            </w:r>
          </w:p>
        </w:tc>
      </w:tr>
      <w:tr w:rsidR="005C113C" w:rsidRPr="005C113C" w14:paraId="3A60FEDE" w14:textId="77777777" w:rsidTr="007F192F">
        <w:trPr>
          <w:trHeight w:val="600"/>
        </w:trPr>
        <w:tc>
          <w:tcPr>
            <w:tcW w:w="1513" w:type="dxa"/>
            <w:tcBorders>
              <w:top w:val="nil"/>
              <w:left w:val="nil"/>
              <w:bottom w:val="nil"/>
              <w:right w:val="single" w:sz="8" w:space="0" w:color="FFFFFF"/>
            </w:tcBorders>
            <w:shd w:val="clear" w:color="auto" w:fill="auto"/>
            <w:vAlign w:val="center"/>
            <w:hideMark/>
          </w:tcPr>
          <w:p w14:paraId="206DF512"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Clone_81</w:t>
            </w:r>
          </w:p>
        </w:tc>
        <w:tc>
          <w:tcPr>
            <w:tcW w:w="1801" w:type="dxa"/>
            <w:tcBorders>
              <w:top w:val="nil"/>
              <w:left w:val="nil"/>
              <w:bottom w:val="nil"/>
              <w:right w:val="single" w:sz="8" w:space="0" w:color="FFFFFF"/>
            </w:tcBorders>
            <w:shd w:val="clear" w:color="auto" w:fill="auto"/>
            <w:vAlign w:val="center"/>
            <w:hideMark/>
          </w:tcPr>
          <w:p w14:paraId="355F89A2"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Islet</w:t>
            </w:r>
          </w:p>
        </w:tc>
        <w:tc>
          <w:tcPr>
            <w:tcW w:w="2141" w:type="dxa"/>
            <w:tcBorders>
              <w:top w:val="nil"/>
              <w:left w:val="nil"/>
              <w:bottom w:val="nil"/>
              <w:right w:val="single" w:sz="8" w:space="0" w:color="FFFFFF"/>
            </w:tcBorders>
            <w:shd w:val="clear" w:color="auto" w:fill="auto"/>
            <w:vAlign w:val="center"/>
            <w:hideMark/>
          </w:tcPr>
          <w:p w14:paraId="2D2FDA61"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GAD65 377-396</w:t>
            </w:r>
          </w:p>
        </w:tc>
        <w:tc>
          <w:tcPr>
            <w:tcW w:w="468" w:type="dxa"/>
            <w:tcBorders>
              <w:top w:val="nil"/>
              <w:left w:val="nil"/>
              <w:bottom w:val="nil"/>
              <w:right w:val="single" w:sz="8" w:space="0" w:color="FFFFFF"/>
            </w:tcBorders>
            <w:shd w:val="clear" w:color="auto" w:fill="auto"/>
            <w:vAlign w:val="center"/>
            <w:hideMark/>
          </w:tcPr>
          <w:p w14:paraId="1FD97C81"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 </w:t>
            </w:r>
          </w:p>
        </w:tc>
        <w:tc>
          <w:tcPr>
            <w:tcW w:w="1455" w:type="dxa"/>
            <w:tcBorders>
              <w:top w:val="nil"/>
              <w:left w:val="nil"/>
              <w:bottom w:val="nil"/>
              <w:right w:val="single" w:sz="8" w:space="0" w:color="FFFFFF"/>
            </w:tcBorders>
            <w:shd w:val="clear" w:color="auto" w:fill="auto"/>
            <w:vAlign w:val="center"/>
            <w:hideMark/>
          </w:tcPr>
          <w:p w14:paraId="758A1C5A"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TRBV12-4</w:t>
            </w:r>
          </w:p>
        </w:tc>
        <w:tc>
          <w:tcPr>
            <w:tcW w:w="2233" w:type="dxa"/>
            <w:tcBorders>
              <w:top w:val="nil"/>
              <w:left w:val="nil"/>
              <w:bottom w:val="nil"/>
              <w:right w:val="single" w:sz="8" w:space="0" w:color="FFFFFF"/>
            </w:tcBorders>
            <w:shd w:val="clear" w:color="auto" w:fill="auto"/>
            <w:vAlign w:val="center"/>
            <w:hideMark/>
          </w:tcPr>
          <w:p w14:paraId="4E6EB170"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CASS</w:t>
            </w:r>
            <w:r w:rsidRPr="005C113C">
              <w:rPr>
                <w:rFonts w:ascii="Courier" w:eastAsia="Times New Roman" w:hAnsi="Courier" w:cs="Calibri"/>
                <w:b/>
                <w:bCs/>
                <w:color w:val="000000"/>
              </w:rPr>
              <w:t>P</w:t>
            </w:r>
            <w:r w:rsidRPr="005C113C">
              <w:rPr>
                <w:rFonts w:ascii="Courier" w:eastAsia="Times New Roman" w:hAnsi="Courier" w:cs="Calibri"/>
                <w:color w:val="000000"/>
              </w:rPr>
              <w:t>QGGNTEAFF</w:t>
            </w:r>
          </w:p>
        </w:tc>
        <w:tc>
          <w:tcPr>
            <w:tcW w:w="1369" w:type="dxa"/>
            <w:tcBorders>
              <w:top w:val="nil"/>
              <w:left w:val="nil"/>
              <w:bottom w:val="nil"/>
              <w:right w:val="single" w:sz="8" w:space="0" w:color="FFFFFF"/>
            </w:tcBorders>
            <w:shd w:val="clear" w:color="auto" w:fill="auto"/>
            <w:vAlign w:val="center"/>
            <w:hideMark/>
          </w:tcPr>
          <w:p w14:paraId="079A0290"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TRBJ1-1</w:t>
            </w:r>
          </w:p>
        </w:tc>
      </w:tr>
      <w:tr w:rsidR="005C113C" w:rsidRPr="005C113C" w14:paraId="5DA25259" w14:textId="77777777" w:rsidTr="007F192F">
        <w:trPr>
          <w:trHeight w:val="600"/>
        </w:trPr>
        <w:tc>
          <w:tcPr>
            <w:tcW w:w="1513" w:type="dxa"/>
            <w:tcBorders>
              <w:top w:val="nil"/>
              <w:left w:val="nil"/>
              <w:right w:val="single" w:sz="8" w:space="0" w:color="FFFFFF"/>
            </w:tcBorders>
            <w:shd w:val="clear" w:color="auto" w:fill="auto"/>
            <w:vAlign w:val="center"/>
            <w:hideMark/>
          </w:tcPr>
          <w:p w14:paraId="361E5919"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Clone_566</w:t>
            </w:r>
          </w:p>
        </w:tc>
        <w:tc>
          <w:tcPr>
            <w:tcW w:w="1801" w:type="dxa"/>
            <w:tcBorders>
              <w:top w:val="nil"/>
              <w:left w:val="nil"/>
              <w:right w:val="single" w:sz="8" w:space="0" w:color="FFFFFF"/>
            </w:tcBorders>
            <w:shd w:val="clear" w:color="auto" w:fill="auto"/>
            <w:vAlign w:val="center"/>
            <w:hideMark/>
          </w:tcPr>
          <w:p w14:paraId="454CF4BD"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Islet</w:t>
            </w:r>
          </w:p>
        </w:tc>
        <w:tc>
          <w:tcPr>
            <w:tcW w:w="2141" w:type="dxa"/>
            <w:tcBorders>
              <w:top w:val="nil"/>
              <w:left w:val="nil"/>
              <w:right w:val="single" w:sz="8" w:space="0" w:color="FFFFFF"/>
            </w:tcBorders>
            <w:shd w:val="clear" w:color="auto" w:fill="auto"/>
            <w:vAlign w:val="center"/>
            <w:hideMark/>
          </w:tcPr>
          <w:p w14:paraId="3455DCA3"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GAD65 377-396</w:t>
            </w:r>
          </w:p>
        </w:tc>
        <w:tc>
          <w:tcPr>
            <w:tcW w:w="468" w:type="dxa"/>
            <w:tcBorders>
              <w:top w:val="nil"/>
              <w:left w:val="nil"/>
              <w:right w:val="single" w:sz="8" w:space="0" w:color="FFFFFF"/>
            </w:tcBorders>
            <w:shd w:val="clear" w:color="auto" w:fill="auto"/>
            <w:vAlign w:val="center"/>
            <w:hideMark/>
          </w:tcPr>
          <w:p w14:paraId="5CFE3B38"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 </w:t>
            </w:r>
          </w:p>
        </w:tc>
        <w:tc>
          <w:tcPr>
            <w:tcW w:w="1455" w:type="dxa"/>
            <w:tcBorders>
              <w:top w:val="nil"/>
              <w:left w:val="nil"/>
              <w:right w:val="single" w:sz="8" w:space="0" w:color="FFFFFF"/>
            </w:tcBorders>
            <w:shd w:val="clear" w:color="auto" w:fill="auto"/>
            <w:vAlign w:val="center"/>
            <w:hideMark/>
          </w:tcPr>
          <w:p w14:paraId="2032C3AA"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TRBV12-4</w:t>
            </w:r>
          </w:p>
        </w:tc>
        <w:tc>
          <w:tcPr>
            <w:tcW w:w="2233" w:type="dxa"/>
            <w:tcBorders>
              <w:top w:val="nil"/>
              <w:left w:val="nil"/>
              <w:right w:val="single" w:sz="8" w:space="0" w:color="FFFFFF"/>
            </w:tcBorders>
            <w:shd w:val="clear" w:color="auto" w:fill="auto"/>
            <w:vAlign w:val="center"/>
            <w:hideMark/>
          </w:tcPr>
          <w:p w14:paraId="56890EF2"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CASS</w:t>
            </w:r>
            <w:r w:rsidRPr="005C113C">
              <w:rPr>
                <w:rFonts w:ascii="Courier" w:eastAsia="Times New Roman" w:hAnsi="Courier" w:cs="Calibri"/>
                <w:b/>
                <w:bCs/>
                <w:color w:val="000000"/>
              </w:rPr>
              <w:t>V</w:t>
            </w:r>
            <w:r w:rsidRPr="005C113C">
              <w:rPr>
                <w:rFonts w:ascii="Courier" w:eastAsia="Times New Roman" w:hAnsi="Courier" w:cs="Calibri"/>
                <w:color w:val="000000"/>
              </w:rPr>
              <w:t>QGGNTEAFF</w:t>
            </w:r>
          </w:p>
        </w:tc>
        <w:tc>
          <w:tcPr>
            <w:tcW w:w="1369" w:type="dxa"/>
            <w:tcBorders>
              <w:top w:val="nil"/>
              <w:left w:val="nil"/>
              <w:right w:val="single" w:sz="8" w:space="0" w:color="FFFFFF"/>
            </w:tcBorders>
            <w:shd w:val="clear" w:color="auto" w:fill="auto"/>
            <w:vAlign w:val="center"/>
            <w:hideMark/>
          </w:tcPr>
          <w:p w14:paraId="630F50F9"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TRBJ1-1</w:t>
            </w:r>
          </w:p>
        </w:tc>
      </w:tr>
      <w:tr w:rsidR="005C113C" w:rsidRPr="005C113C" w14:paraId="3729B353" w14:textId="77777777" w:rsidTr="007F192F">
        <w:trPr>
          <w:trHeight w:val="600"/>
        </w:trPr>
        <w:tc>
          <w:tcPr>
            <w:tcW w:w="1513" w:type="dxa"/>
            <w:tcBorders>
              <w:top w:val="nil"/>
              <w:left w:val="nil"/>
              <w:bottom w:val="single" w:sz="8" w:space="0" w:color="000000" w:themeColor="text1"/>
              <w:right w:val="single" w:sz="8" w:space="0" w:color="FFFFFF"/>
            </w:tcBorders>
            <w:shd w:val="clear" w:color="auto" w:fill="auto"/>
            <w:vAlign w:val="center"/>
            <w:hideMark/>
          </w:tcPr>
          <w:p w14:paraId="373DFDC5" w14:textId="2E72F50A"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P196-1</w:t>
            </w:r>
          </w:p>
        </w:tc>
        <w:tc>
          <w:tcPr>
            <w:tcW w:w="1801" w:type="dxa"/>
            <w:tcBorders>
              <w:top w:val="nil"/>
              <w:left w:val="nil"/>
              <w:bottom w:val="single" w:sz="8" w:space="0" w:color="000000" w:themeColor="text1"/>
              <w:right w:val="single" w:sz="8" w:space="0" w:color="FFFFFF"/>
            </w:tcBorders>
            <w:shd w:val="clear" w:color="auto" w:fill="auto"/>
            <w:vAlign w:val="center"/>
            <w:hideMark/>
          </w:tcPr>
          <w:p w14:paraId="603D3572"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Influenza</w:t>
            </w:r>
          </w:p>
        </w:tc>
        <w:tc>
          <w:tcPr>
            <w:tcW w:w="2141" w:type="dxa"/>
            <w:tcBorders>
              <w:top w:val="nil"/>
              <w:left w:val="nil"/>
              <w:bottom w:val="single" w:sz="8" w:space="0" w:color="000000" w:themeColor="text1"/>
              <w:right w:val="single" w:sz="8" w:space="0" w:color="FFFFFF"/>
            </w:tcBorders>
            <w:shd w:val="clear" w:color="auto" w:fill="auto"/>
            <w:vAlign w:val="center"/>
            <w:hideMark/>
          </w:tcPr>
          <w:p w14:paraId="2738502D"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MP54 97–116</w:t>
            </w:r>
          </w:p>
        </w:tc>
        <w:tc>
          <w:tcPr>
            <w:tcW w:w="468" w:type="dxa"/>
            <w:tcBorders>
              <w:top w:val="nil"/>
              <w:left w:val="nil"/>
              <w:bottom w:val="single" w:sz="8" w:space="0" w:color="000000" w:themeColor="text1"/>
              <w:right w:val="single" w:sz="8" w:space="0" w:color="FFFFFF"/>
            </w:tcBorders>
            <w:shd w:val="clear" w:color="auto" w:fill="auto"/>
            <w:vAlign w:val="center"/>
            <w:hideMark/>
          </w:tcPr>
          <w:p w14:paraId="36688831"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 </w:t>
            </w:r>
          </w:p>
        </w:tc>
        <w:tc>
          <w:tcPr>
            <w:tcW w:w="1455" w:type="dxa"/>
            <w:tcBorders>
              <w:top w:val="nil"/>
              <w:left w:val="nil"/>
              <w:bottom w:val="single" w:sz="8" w:space="0" w:color="000000" w:themeColor="text1"/>
              <w:right w:val="single" w:sz="8" w:space="0" w:color="FFFFFF"/>
            </w:tcBorders>
            <w:shd w:val="clear" w:color="auto" w:fill="auto"/>
            <w:vAlign w:val="center"/>
            <w:hideMark/>
          </w:tcPr>
          <w:p w14:paraId="633DA254"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TRBV12-4</w:t>
            </w:r>
          </w:p>
        </w:tc>
        <w:tc>
          <w:tcPr>
            <w:tcW w:w="2233" w:type="dxa"/>
            <w:tcBorders>
              <w:top w:val="nil"/>
              <w:left w:val="nil"/>
              <w:bottom w:val="single" w:sz="8" w:space="0" w:color="000000" w:themeColor="text1"/>
              <w:right w:val="single" w:sz="8" w:space="0" w:color="FFFFFF"/>
            </w:tcBorders>
            <w:shd w:val="clear" w:color="auto" w:fill="auto"/>
            <w:vAlign w:val="center"/>
            <w:hideMark/>
          </w:tcPr>
          <w:p w14:paraId="4E896B3F"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CASS</w:t>
            </w:r>
            <w:r w:rsidRPr="005C113C">
              <w:rPr>
                <w:rFonts w:ascii="Courier" w:eastAsia="Times New Roman" w:hAnsi="Courier" w:cs="Calibri"/>
                <w:b/>
                <w:bCs/>
                <w:color w:val="000000"/>
              </w:rPr>
              <w:t>L</w:t>
            </w:r>
            <w:r w:rsidRPr="005C113C">
              <w:rPr>
                <w:rFonts w:ascii="Courier" w:eastAsia="Times New Roman" w:hAnsi="Courier" w:cs="Calibri"/>
                <w:color w:val="000000"/>
              </w:rPr>
              <w:t>QGGNTEAFF</w:t>
            </w:r>
          </w:p>
        </w:tc>
        <w:tc>
          <w:tcPr>
            <w:tcW w:w="1369" w:type="dxa"/>
            <w:tcBorders>
              <w:top w:val="nil"/>
              <w:left w:val="nil"/>
              <w:bottom w:val="single" w:sz="8" w:space="0" w:color="000000" w:themeColor="text1"/>
              <w:right w:val="single" w:sz="8" w:space="0" w:color="FFFFFF"/>
            </w:tcBorders>
            <w:shd w:val="clear" w:color="auto" w:fill="auto"/>
            <w:vAlign w:val="center"/>
            <w:hideMark/>
          </w:tcPr>
          <w:p w14:paraId="08E43DF6"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TRBJ1-1</w:t>
            </w:r>
          </w:p>
        </w:tc>
      </w:tr>
    </w:tbl>
    <w:p w14:paraId="582B6F8D" w14:textId="784B2E87" w:rsidR="005C113C" w:rsidRPr="00B31E65" w:rsidRDefault="005C113C" w:rsidP="005C113C">
      <w:pPr>
        <w:rPr>
          <w:rFonts w:cstheme="minorHAnsi"/>
        </w:rPr>
      </w:pPr>
      <w:r w:rsidRPr="00B31E65">
        <w:rPr>
          <w:rFonts w:cstheme="minorHAnsi"/>
          <w:vertAlign w:val="superscript"/>
        </w:rPr>
        <w:t>A</w:t>
      </w:r>
      <w:r w:rsidRPr="00B31E65">
        <w:rPr>
          <w:rFonts w:cstheme="minorHAnsi"/>
        </w:rPr>
        <w:t xml:space="preserve"> Shown are mismatched </w:t>
      </w:r>
      <w:r w:rsidRPr="00B31E65">
        <w:rPr>
          <w:rFonts w:cstheme="minorHAnsi"/>
          <w:i/>
          <w:iCs/>
        </w:rPr>
        <w:t>TRB</w:t>
      </w:r>
      <w:r w:rsidRPr="00B31E65">
        <w:rPr>
          <w:rFonts w:cstheme="minorHAnsi"/>
        </w:rPr>
        <w:t xml:space="preserve"> chain amino acid sequence comparisons of multi-specific TCRs that recognized both GAD65 and MP54 peptides. All TCRs had identical </w:t>
      </w:r>
      <w:r w:rsidRPr="00B31E65">
        <w:rPr>
          <w:rFonts w:cstheme="minorHAnsi"/>
          <w:i/>
          <w:iCs/>
        </w:rPr>
        <w:t>TRA</w:t>
      </w:r>
      <w:r w:rsidRPr="00B31E65">
        <w:rPr>
          <w:rFonts w:cstheme="minorHAnsi"/>
        </w:rPr>
        <w:t xml:space="preserve"> chains (TRAV29DV5-CAASRYSGGGADGLTF-TRAJ45). </w:t>
      </w:r>
      <w:r>
        <w:rPr>
          <w:rFonts w:cstheme="minorHAnsi"/>
        </w:rPr>
        <w:t xml:space="preserve">Sequences of GAD65 377-396 </w:t>
      </w:r>
      <w:r>
        <w:rPr>
          <w:rFonts w:cstheme="minorHAnsi"/>
        </w:rPr>
        <w:fldChar w:fldCharType="begin"/>
      </w:r>
      <w:r w:rsidR="00A86281">
        <w:rPr>
          <w:rFonts w:cstheme="minorHAnsi"/>
        </w:rPr>
        <w:instrText xml:space="preserve"> ADDIN ZOTERO_ITEM CSL_CITATION {"citationID":"xOxSFY7f","properties":{"formattedCitation":"\\super 54\\nosupersub{}","plainCitation":"54","noteIndex":0},"citationItems":[{"id":337,"uris":["http://zotero.org/users/522661/items/GWDXIGXJ"],"itemData":{"id":337,"type":"article-journal","abstract":"Type 1 diabetes is associated with T-cell responses to β-cell antigens such as GAD65. Single T-cell epitopes have been investigated for immune monitoring with some success, but multiple epitopes may be required to fully characterize responses in all subjects. We used a systematic approach to examine the diversity of the GAD65-specific T-cell repertoire in subjects with DRB1*04:01 haplotypes. Using class II tetramers, we observed responses to 15 GAD65 epitopes, including five novel epitopes. The majority were confirmed to be processed and presented. Upon stimulation with peptides, GAD-specific responses were equally broad in subjects with diabetes and healthy controls in the presence or absence of CD25(+) T cells, suggesting that a susceptible HLA is sufficient to generate a potentially autoreactive repertoire. Without depleting CD25(+) cells, GAD(113-132) and GAD(265-284) responses were significantly stronger in subjects with diabetes. Although nearly every individual responded to at least one GAD65 epitope, most were seen in less than half of the subjects tested, suggesting that multiple epitopes are recommended for immune monitoring.","container-title":"Immunology","DOI":"10.1111/imm.12034","ISSN":"1365-2567","issue":"3","journalAbbreviation":"Immunology","language":"eng","note":"PMID: 23228173\nPMCID: PMC3573280","page":"269-279","source":"PubMed","title":"CD4+ T cells recognize diverse epitopes within GAD65: implications for repertoire development and diabetes monitoring","title-short":"CD4+ T cells recognize diverse epitopes within GAD65","volume":"138","author":[{"family":"Yang","given":"Junbao"},{"family":"James","given":"Eddie A."},{"family":"Sanda","given":"Srinath"},{"family":"Greenbaum","given":"Carla"},{"family":"Kwok","given":"William W."}],"issued":{"date-parts":[["2013",3]]}}}],"schema":"https://github.com/citation-style-language/schema/raw/master/csl-citation.json"} </w:instrText>
      </w:r>
      <w:r>
        <w:rPr>
          <w:rFonts w:cstheme="minorHAnsi"/>
        </w:rPr>
        <w:fldChar w:fldCharType="separate"/>
      </w:r>
      <w:r w:rsidR="00A86281" w:rsidRPr="00A86281">
        <w:rPr>
          <w:rFonts w:ascii="Calibri" w:cs="Calibri"/>
          <w:vertAlign w:val="superscript"/>
        </w:rPr>
        <w:t>54</w:t>
      </w:r>
      <w:r>
        <w:rPr>
          <w:rFonts w:cstheme="minorHAnsi"/>
        </w:rPr>
        <w:fldChar w:fldCharType="end"/>
      </w:r>
      <w:r>
        <w:rPr>
          <w:rFonts w:cstheme="minorHAnsi"/>
        </w:rPr>
        <w:t xml:space="preserve"> (</w:t>
      </w:r>
      <w:r w:rsidRPr="00C943CB">
        <w:rPr>
          <w:rFonts w:cstheme="minorHAnsi"/>
        </w:rPr>
        <w:t>H</w:t>
      </w:r>
      <w:r w:rsidRPr="00CC3CE8">
        <w:rPr>
          <w:rFonts w:cstheme="minorHAnsi"/>
          <w:b/>
          <w:bCs/>
        </w:rPr>
        <w:t>KWKLSGVERAN</w:t>
      </w:r>
      <w:r w:rsidRPr="00C943CB">
        <w:rPr>
          <w:rFonts w:cstheme="minorHAnsi"/>
        </w:rPr>
        <w:t>SVTWNPHK</w:t>
      </w:r>
      <w:r>
        <w:rPr>
          <w:rFonts w:cstheme="minorHAnsi"/>
        </w:rPr>
        <w:t xml:space="preserve">, where bold font denotes core sequence complexed with the TCR) and MP74 97-116 </w:t>
      </w:r>
      <w:r>
        <w:rPr>
          <w:rFonts w:cstheme="minorHAnsi"/>
        </w:rPr>
        <w:fldChar w:fldCharType="begin"/>
      </w:r>
      <w:r w:rsidR="00A86281">
        <w:rPr>
          <w:rFonts w:cstheme="minorHAnsi"/>
        </w:rPr>
        <w:instrText xml:space="preserve"> ADDIN ZOTERO_ITEM CSL_CITATION {"citationID":"GzHl33rm","properties":{"formattedCitation":"\\super 55\\nosupersub{}","plainCitation":"55","noteIndex":0},"citationItems":[{"id":3371,"uris":["http://zotero.org/users/522661/items/9AGH6FVZ"],"itemData":{"id":3371,"type":"article-journal","abstract":"CONTEXT: Validated assays to measure autoantigen-specific T cell frequency and phenotypes are needed for assessing the risk of developing diabetes, monitoring disease progression, evaluating responses to treatment, and personalizing antigen-based therapies.\nOBJECTIVE: Towards this end, we performed a technical validation of a tetramer assay for HLA-DRA-DRB1*04:01, a class II allele that is strongly associated with susceptibility to T1D.\nMETHODS: HLA-DRA-DRB1*04:01-restricted T cells specific for immunodominant epitopes from islet cell antigens GAD65, IGRP, preproinsulin, and ZnT8, and a reference influenza epitope, were enumerated and phenotyped in a single staining tube with the tetramer assay. Single and multicenter testing was performed, using a clone-spiked specimen and replicate samples from T1D patients, with a target coefficient of variation (CV) &lt; 30%. The same assay was applied to an exploratory cross-sectional sample set with 24 T1D patients to evaluate the utility of the assay.\nRESULTS: Influenza-specific T cell measurements had mean CVs of 6% for the clone-spiked specimen and 11% for T1D samples in single-center testing, and 20% and 31%, respectively, for multicenter testing. Islet-specific T cell measurements in these same samples had mean CVs of 14% and 23% for single-center and 23% and 41% for multicenter testing. The cross-sectional study identified relationships between T cell frequencies and phenotype and disease duration, sex, and autoantibodies. A large fraction of the islet-specific T-cells exhibited a naïve phenotype.\nCONCLUSIONS: Our results demonstrated that the assay is reproducible and useful to characterize islet-specific T cells and identify correlations between T cell measures and clinical traits.","container-title":"The Journal of Clinical Endocrinology and Metabolism","DOI":"10.1210/clinem/dgad434","ISSN":"1945-7197","journalAbbreviation":"J Clin Endocrinol Metab","language":"eng","note":"PMID: 37474341","page":"dgad434","source":"PubMed","title":"Technical Validation and Utility of an HLA Class II Tetramer Assay for Type 1 Diabetes: A Multicenter Study","title-short":"Technical Validation and Utility of an HLA Class II Tetramer Assay for Type 1 Diabetes","author":[{"family":"Ettinger","given":"Ruth A."},{"family":"Buitinga","given":"Mijke"},{"family":"Vandamme","given":"Céline"},{"family":"Afonso","given":"Georgia"},{"family":"Gomez","given":"Rebecca"},{"family":"Arribas-Layton","given":"David"},{"family":"Bissenova","given":"Samal"},{"family":"Speake","given":"Cate"},{"family":"Reijonen","given":"Helena"},{"family":"Kinnunen","given":"Tuure"},{"family":"Overbergh","given":"Lut"},{"family":"Mallone","given":"Roberto"},{"family":"Kwok","given":"William W."},{"family":"James","given":"Eddie A."}],"issued":{"date-parts":[["2023",7,20]]}}}],"schema":"https://github.com/citation-style-language/schema/raw/master/csl-citation.json"} </w:instrText>
      </w:r>
      <w:r>
        <w:rPr>
          <w:rFonts w:cstheme="minorHAnsi"/>
        </w:rPr>
        <w:fldChar w:fldCharType="separate"/>
      </w:r>
      <w:r w:rsidR="00A86281" w:rsidRPr="00A86281">
        <w:rPr>
          <w:rFonts w:ascii="Calibri" w:cs="Calibri"/>
          <w:vertAlign w:val="superscript"/>
        </w:rPr>
        <w:t>55</w:t>
      </w:r>
      <w:r>
        <w:rPr>
          <w:rFonts w:cstheme="minorHAnsi"/>
        </w:rPr>
        <w:fldChar w:fldCharType="end"/>
      </w:r>
      <w:r>
        <w:rPr>
          <w:rFonts w:cstheme="minorHAnsi"/>
        </w:rPr>
        <w:t xml:space="preserve"> (</w:t>
      </w:r>
      <w:r w:rsidRPr="00C943CB">
        <w:rPr>
          <w:rFonts w:cstheme="minorHAnsi"/>
        </w:rPr>
        <w:t>VKLYR</w:t>
      </w:r>
      <w:r w:rsidRPr="00CC3CE8">
        <w:rPr>
          <w:rFonts w:cstheme="minorHAnsi"/>
          <w:b/>
          <w:bCs/>
        </w:rPr>
        <w:t>KLKREITFHGA</w:t>
      </w:r>
      <w:r w:rsidRPr="00C943CB">
        <w:rPr>
          <w:rFonts w:cstheme="minorHAnsi"/>
        </w:rPr>
        <w:t>KEIS</w:t>
      </w:r>
      <w:r>
        <w:rPr>
          <w:rFonts w:cstheme="minorHAnsi"/>
        </w:rPr>
        <w:t>) peptides showed minimal sequence similarity by multiple sequence alignment.</w:t>
      </w:r>
    </w:p>
    <w:p w14:paraId="1563564F" w14:textId="77777777" w:rsidR="005C113C" w:rsidRPr="00B31E65" w:rsidRDefault="005C113C" w:rsidP="005C113C">
      <w:pPr>
        <w:rPr>
          <w:rFonts w:cstheme="minorHAnsi"/>
        </w:rPr>
      </w:pPr>
      <w:r w:rsidRPr="00B31E65">
        <w:rPr>
          <w:rFonts w:ascii="Courier New" w:hAnsi="Courier New" w:cs="Courier New"/>
          <w:b/>
          <w:bCs/>
          <w:color w:val="000000"/>
          <w:vertAlign w:val="superscript"/>
        </w:rPr>
        <w:t xml:space="preserve">B </w:t>
      </w:r>
      <w:r w:rsidRPr="00B31E65">
        <w:rPr>
          <w:rFonts w:cstheme="minorHAnsi"/>
        </w:rPr>
        <w:t xml:space="preserve">Bold font indicates mismatches between the three </w:t>
      </w:r>
      <w:r w:rsidRPr="00B31E65">
        <w:rPr>
          <w:rFonts w:cstheme="minorHAnsi"/>
          <w:i/>
          <w:iCs/>
        </w:rPr>
        <w:t>TRB</w:t>
      </w:r>
      <w:r w:rsidRPr="00B31E65">
        <w:rPr>
          <w:rFonts w:cstheme="minorHAnsi"/>
        </w:rPr>
        <w:t xml:space="preserve"> chains.</w:t>
      </w:r>
    </w:p>
    <w:p w14:paraId="3932D299" w14:textId="77777777" w:rsidR="00856F9E" w:rsidRDefault="00856F9E" w:rsidP="00856F9E">
      <w:pPr>
        <w:spacing w:after="120" w:line="360" w:lineRule="auto"/>
        <w:rPr>
          <w:b/>
          <w:bCs/>
        </w:rPr>
      </w:pPr>
    </w:p>
    <w:p w14:paraId="19B9EB3A" w14:textId="77777777" w:rsidR="00856F9E" w:rsidRDefault="00856F9E" w:rsidP="00856F9E">
      <w:pPr>
        <w:spacing w:after="120" w:line="360" w:lineRule="auto"/>
        <w:rPr>
          <w:b/>
          <w:bCs/>
        </w:rPr>
      </w:pPr>
    </w:p>
    <w:p w14:paraId="6D94728A" w14:textId="77777777" w:rsidR="00856F9E" w:rsidRDefault="00856F9E" w:rsidP="00856F9E">
      <w:pPr>
        <w:spacing w:after="120" w:line="360" w:lineRule="auto"/>
        <w:rPr>
          <w:b/>
          <w:bCs/>
        </w:rPr>
      </w:pPr>
    </w:p>
    <w:p w14:paraId="2205AF2A" w14:textId="77777777" w:rsidR="00856F9E" w:rsidRDefault="00856F9E" w:rsidP="00856F9E">
      <w:pPr>
        <w:spacing w:after="120" w:line="360" w:lineRule="auto"/>
        <w:rPr>
          <w:b/>
          <w:bCs/>
        </w:rPr>
      </w:pPr>
    </w:p>
    <w:p w14:paraId="78806053" w14:textId="77777777" w:rsidR="00856F9E" w:rsidRDefault="00856F9E" w:rsidP="00856F9E">
      <w:pPr>
        <w:spacing w:after="120" w:line="360" w:lineRule="auto"/>
        <w:rPr>
          <w:b/>
          <w:bCs/>
        </w:rPr>
      </w:pPr>
    </w:p>
    <w:p w14:paraId="103ED161" w14:textId="77777777" w:rsidR="00856F9E" w:rsidRDefault="00856F9E" w:rsidP="00856F9E">
      <w:pPr>
        <w:spacing w:after="120" w:line="360" w:lineRule="auto"/>
        <w:rPr>
          <w:b/>
          <w:bCs/>
        </w:rPr>
        <w:sectPr w:rsidR="00856F9E" w:rsidSect="002601C5">
          <w:pgSz w:w="15840" w:h="12240" w:orient="landscape"/>
          <w:pgMar w:top="1440" w:right="1440" w:bottom="1440" w:left="1440" w:header="720" w:footer="720" w:gutter="0"/>
          <w:lnNumType w:countBy="1" w:restart="continuous"/>
          <w:cols w:space="720"/>
          <w:docGrid w:linePitch="360"/>
        </w:sectPr>
      </w:pPr>
    </w:p>
    <w:p w14:paraId="21D323E9" w14:textId="6A3E8FE7" w:rsidR="003E08EC" w:rsidRDefault="003E08EC" w:rsidP="00F133FB">
      <w:pPr>
        <w:spacing w:after="120" w:line="360" w:lineRule="auto"/>
        <w:rPr>
          <w:b/>
          <w:bCs/>
        </w:rPr>
      </w:pPr>
      <w:r w:rsidRPr="003E08EC">
        <w:rPr>
          <w:b/>
          <w:bCs/>
        </w:rPr>
        <w:lastRenderedPageBreak/>
        <w:t>Figure</w:t>
      </w:r>
      <w:r w:rsidR="00C04E8B">
        <w:rPr>
          <w:b/>
          <w:bCs/>
        </w:rPr>
        <w:t xml:space="preserve"> legends</w:t>
      </w:r>
      <w:r w:rsidRPr="003E08EC">
        <w:rPr>
          <w:b/>
          <w:bCs/>
        </w:rPr>
        <w:t>.</w:t>
      </w:r>
    </w:p>
    <w:p w14:paraId="1E3AC0B7" w14:textId="37190CA4" w:rsidR="003E08EC" w:rsidRDefault="003E08EC" w:rsidP="006A2658">
      <w:pPr>
        <w:spacing w:after="120" w:line="360" w:lineRule="auto"/>
      </w:pPr>
      <w:r w:rsidRPr="00F133FB">
        <w:rPr>
          <w:b/>
          <w:bCs/>
        </w:rPr>
        <w:t xml:space="preserve">Figure 1. </w:t>
      </w:r>
      <w:r w:rsidR="00F133FB" w:rsidRPr="00F133FB">
        <w:rPr>
          <w:b/>
          <w:bCs/>
        </w:rPr>
        <w:t>IAR T and PIT TCR</w:t>
      </w:r>
      <w:r w:rsidR="00F133FB" w:rsidRPr="00F133FB">
        <w:rPr>
          <w:b/>
          <w:bCs/>
          <w:i/>
          <w:iCs/>
        </w:rPr>
        <w:t xml:space="preserve"> </w:t>
      </w:r>
      <w:r w:rsidR="00F133FB" w:rsidRPr="00F133FB">
        <w:rPr>
          <w:b/>
          <w:bCs/>
        </w:rPr>
        <w:t xml:space="preserve">sequence matching. </w:t>
      </w:r>
      <w:r w:rsidR="00F133FB">
        <w:t xml:space="preserve">A) </w:t>
      </w:r>
      <w:r w:rsidR="00D706B1">
        <w:t>Numbers of</w:t>
      </w:r>
      <w:r w:rsidR="00D706B1" w:rsidDel="00D706B1">
        <w:t xml:space="preserve"> </w:t>
      </w:r>
      <w:r w:rsidR="00D706B1">
        <w:t>p</w:t>
      </w:r>
      <w:r w:rsidR="00F133FB">
        <w:t xml:space="preserve">erfectly matched IAR T cell TCR </w:t>
      </w:r>
      <w:r w:rsidR="00FE04E9" w:rsidRPr="00E250E9">
        <w:rPr>
          <w:i/>
          <w:iCs/>
        </w:rPr>
        <w:t>TRA</w:t>
      </w:r>
      <w:r w:rsidR="00FE04E9">
        <w:t xml:space="preserve"> and </w:t>
      </w:r>
      <w:r w:rsidR="00FE04E9" w:rsidRPr="00E250E9">
        <w:rPr>
          <w:i/>
          <w:iCs/>
        </w:rPr>
        <w:t>TRB</w:t>
      </w:r>
      <w:r w:rsidR="00FE04E9">
        <w:t xml:space="preserve"> </w:t>
      </w:r>
      <w:r w:rsidR="00F133FB">
        <w:t xml:space="preserve">junctions </w:t>
      </w:r>
      <w:r w:rsidR="00D706B1">
        <w:t xml:space="preserve">from Cohort 1 </w:t>
      </w:r>
      <w:r w:rsidR="00F133FB">
        <w:t>in PIT TCRs</w:t>
      </w:r>
      <w:r w:rsidR="003438E2">
        <w:t>.</w:t>
      </w:r>
      <w:r w:rsidR="00FE04E9">
        <w:t xml:space="preserve"> </w:t>
      </w:r>
      <w:r w:rsidR="00F133FB">
        <w:t xml:space="preserve">B) </w:t>
      </w:r>
      <w:r w:rsidR="00D706B1">
        <w:t xml:space="preserve">Numbers of </w:t>
      </w:r>
      <w:r w:rsidR="00F133FB">
        <w:t xml:space="preserve">PIT-matched </w:t>
      </w:r>
      <w:r w:rsidR="00A14B42">
        <w:t>versus</w:t>
      </w:r>
      <w:r w:rsidR="00F133FB">
        <w:t xml:space="preserve"> non-matched </w:t>
      </w:r>
      <w:r w:rsidR="003438E2" w:rsidRPr="00B36EAE">
        <w:rPr>
          <w:i/>
          <w:iCs/>
        </w:rPr>
        <w:t>TRA</w:t>
      </w:r>
      <w:r w:rsidR="003438E2">
        <w:t xml:space="preserve"> </w:t>
      </w:r>
      <w:r w:rsidR="00F133FB">
        <w:t xml:space="preserve">junctions from </w:t>
      </w:r>
      <w:r w:rsidR="00A14C2B">
        <w:t>Cohort 1</w:t>
      </w:r>
      <w:r w:rsidR="001A6724">
        <w:t xml:space="preserve"> </w:t>
      </w:r>
      <w:r w:rsidR="00F133FB">
        <w:t>IAR</w:t>
      </w:r>
      <w:r w:rsidR="00A14C2B">
        <w:t xml:space="preserve"> T</w:t>
      </w:r>
      <w:r w:rsidR="00FE04E9">
        <w:t xml:space="preserve"> cell</w:t>
      </w:r>
      <w:r w:rsidR="00A14C2B">
        <w:t xml:space="preserve"> </w:t>
      </w:r>
      <w:r w:rsidR="00D706B1">
        <w:t xml:space="preserve">TCRs compared </w:t>
      </w:r>
      <w:r w:rsidR="00FE04E9">
        <w:t xml:space="preserve">with </w:t>
      </w:r>
      <w:r w:rsidR="00F133FB">
        <w:t>HC</w:t>
      </w:r>
      <w:r w:rsidR="00D54D2E">
        <w:t>,</w:t>
      </w:r>
      <w:r w:rsidR="00F133FB">
        <w:t xml:space="preserve"> and COVID-19</w:t>
      </w:r>
      <w:r w:rsidR="007755AA">
        <w:t xml:space="preserve"> </w:t>
      </w:r>
      <w:r w:rsidR="00FE04E9">
        <w:t xml:space="preserve">patient </w:t>
      </w:r>
      <w:r w:rsidR="00D706B1">
        <w:t>TCRs</w:t>
      </w:r>
      <w:r w:rsidR="00FE04E9">
        <w:t xml:space="preserve"> </w:t>
      </w:r>
      <w:r w:rsidR="00FE04E9">
        <w:fldChar w:fldCharType="begin"/>
      </w:r>
      <w:r w:rsidR="00B310E4">
        <w:instrText xml:space="preserve"> ADDIN ZOTERO_ITEM CSL_CITATION {"citationID":"aanql5gu7e","properties":{"formattedCitation":"\\super 20\\nosupersub{}","plainCitation":"20","noteIndex":0},"citationItems":[{"id":1428,"uris":["http://zotero.org/users/522661/items/9EDV48K3"],"itemData":{"id":1428,"type":"article-journal","abstract":"We present an integrated analysis of the clinical measurements, immune cells, and plasma multi-omics of 139 COVID-19 patients representing all levels of disease severity, from serial blood draws collected during the first week of infection following diagnosis. We identify a major shift between mild and moderate disease, at which point elevated inflammatory signaling is accompanied by the loss of specific classes of metabolites and metabolic processes. Within this stressed plasma environment at moderate disease, multiple unusual immune cell phenotypes emerge and amplify with increasing disease severity. We condensed over 120,000 immune features into a single axis to capture how different immune cell classes coordinate in response to SARS-CoV-2. This immune-response axis independently aligns with the major plasma composition changes, with clinical metrics of blood clotting, and with the sharp transition between mild and moderate disease. This study suggests that moderate disease may provide the most effective setting for therapeutic intervention.","container-title":"Cell","DOI":"10.1016/j.cell.2020.10.037","ISSN":"1097-4172","issue":"6","journalAbbreviation":"Cell","language":"eng","note":"PMID: 33171100\nPMCID: PMC7598382","page":"1479-1495.e20","source":"PubMed","title":"Multi-Omics Resolves a Sharp Disease-State Shift between Mild and Moderate COVID-19","volume":"183","author":[{"family":"Su","given":"Yapeng"},{"family":"Chen","given":"Daniel"},{"family":"Yuan","given":"Dan"},{"family":"Lausted","given":"Christopher"},{"family":"Choi","given":"Jongchan"},{"family":"Dai","given":"Chengzhen L."},{"family":"Voillet","given":"Valentin"},{"family":"Duvvuri","given":"Venkata R."},{"family":"Scherler","given":"Kelsey"},{"family":"Troisch","given":"Pamela"},{"family":"Baloni","given":"Priyanka"},{"family":"Qin","given":"Guangrong"},{"family":"Smith","given":"Brett"},{"family":"Kornilov","given":"Sergey A."},{"family":"Rostomily","given":"Clifford"},{"family":"Xu","given":"Alex"},{"family":"Li","given":"Jing"},{"family":"Dong","given":"Shen"},{"family":"Rothchild","given":"Alissa"},{"family":"Zhou","given":"Jing"},{"family":"Murray","given":"Kim"},{"family":"Edmark","given":"Rick"},{"family":"Hong","given":"Sunga"},{"family":"Heath","given":"John E."},{"family":"Earls","given":"John"},{"family":"Zhang","given":"Rongyu"},{"family":"Xie","given":"Jingyi"},{"family":"Li","given":"Sarah"},{"family":"Roper","given":"Ryan"},{"family":"Jones","given":"Lesley"},{"family":"Zhou","given":"Yong"},{"family":"Rowen","given":"Lee"},{"family":"Liu","given":"Rachel"},{"family":"Mackay","given":"Sean"},{"family":"O'Mahony","given":"D. Shane"},{"family":"Dale","given":"Christopher R."},{"family":"Wallick","given":"Julie A."},{"family":"Algren","given":"Heather A."},{"family":"Zager","given":"Michael A."},{"literal":"ISB-Swedish COVID19 Biobanking Unit"},{"family":"Wei","given":"Wei"},{"family":"Price","given":"Nathan D."},{"family":"Huang","given":"Sui"},{"family":"Subramanian","given":"Naeha"},{"family":"Wang","given":"Kai"},{"family":"Magis","given":"Andrew T."},{"family":"Hadlock","given":"Jenn J."},{"family":"Hood","given":"Leroy"},{"family":"Aderem","given":"Alan"},{"family":"Bluestone","given":"Jeffrey A."},{"family":"Lanier","given":"Lewis L."},{"family":"Greenberg","given":"Philip D."},{"family":"Gottardo","given":"Raphael"},{"family":"Davis","given":"Mark M."},{"family":"Goldman","given":"Jason D."},{"family":"Heath","given":"James R."}],"issued":{"date-parts":[["2020",12,10]]}}}],"schema":"https://github.com/citation-style-language/schema/raw/master/csl-citation.json"} </w:instrText>
      </w:r>
      <w:r w:rsidR="00FE04E9">
        <w:fldChar w:fldCharType="separate"/>
      </w:r>
      <w:r w:rsidR="00B310E4" w:rsidRPr="00B310E4">
        <w:rPr>
          <w:rFonts w:ascii="Calibri" w:cs="Calibri"/>
          <w:vertAlign w:val="superscript"/>
        </w:rPr>
        <w:t>20</w:t>
      </w:r>
      <w:r w:rsidR="00FE04E9">
        <w:fldChar w:fldCharType="end"/>
      </w:r>
      <w:r w:rsidR="00A14C2B">
        <w:t xml:space="preserve">. </w:t>
      </w:r>
      <w:r w:rsidR="00D706B1">
        <w:t>Presented are log</w:t>
      </w:r>
      <w:r w:rsidR="00D706B1" w:rsidRPr="007B0465">
        <w:rPr>
          <w:vertAlign w:val="subscript"/>
        </w:rPr>
        <w:t>2</w:t>
      </w:r>
      <w:r w:rsidR="00D706B1">
        <w:t xml:space="preserve"> odds ratios calculated by </w:t>
      </w:r>
      <w:r w:rsidR="00F133FB">
        <w:t>Fischer’s exact test. Error bars</w:t>
      </w:r>
      <w:r w:rsidR="0009615A">
        <w:t xml:space="preserve">, </w:t>
      </w:r>
      <w:r w:rsidR="00F133FB">
        <w:t>95% confidence intervals. Dotted vertical line</w:t>
      </w:r>
      <w:r w:rsidR="0009615A">
        <w:t xml:space="preserve">, </w:t>
      </w:r>
      <w:r w:rsidR="00F133FB">
        <w:t>log</w:t>
      </w:r>
      <w:r w:rsidR="00F133FB" w:rsidRPr="00B36EAE">
        <w:rPr>
          <w:vertAlign w:val="subscript"/>
        </w:rPr>
        <w:t>2</w:t>
      </w:r>
      <w:r w:rsidR="00F133FB">
        <w:t xml:space="preserve"> odds ratios of </w:t>
      </w:r>
      <w:r w:rsidR="001A6724">
        <w:t>identity</w:t>
      </w:r>
      <w:r w:rsidR="00F133FB">
        <w:t xml:space="preserve">. C) </w:t>
      </w:r>
      <w:r w:rsidR="00D706B1">
        <w:t>Numbers of</w:t>
      </w:r>
      <w:r w:rsidR="00036161">
        <w:t xml:space="preserve"> </w:t>
      </w:r>
      <w:r w:rsidR="007755AA">
        <w:t xml:space="preserve">PIT matches in </w:t>
      </w:r>
      <w:r w:rsidR="007755AA" w:rsidRPr="00F133FB">
        <w:rPr>
          <w:i/>
          <w:iCs/>
        </w:rPr>
        <w:t>TRA</w:t>
      </w:r>
      <w:r w:rsidR="007755AA">
        <w:t xml:space="preserve"> junctions from Cohort 1 </w:t>
      </w:r>
      <w:r w:rsidR="00F133FB">
        <w:t xml:space="preserve">IAR </w:t>
      </w:r>
      <w:r w:rsidR="007755AA">
        <w:t xml:space="preserve">T </w:t>
      </w:r>
      <w:r w:rsidR="00D706B1">
        <w:t xml:space="preserve">versus </w:t>
      </w:r>
      <w:r w:rsidR="007755AA">
        <w:t xml:space="preserve">matches from </w:t>
      </w:r>
      <w:r w:rsidR="008A6C6A">
        <w:t xml:space="preserve">a subset of </w:t>
      </w:r>
      <w:r w:rsidR="00F133FB">
        <w:t xml:space="preserve">HC </w:t>
      </w:r>
      <w:r w:rsidR="007755AA">
        <w:t xml:space="preserve">donors </w:t>
      </w:r>
      <w:r w:rsidR="008A6C6A">
        <w:fldChar w:fldCharType="begin"/>
      </w:r>
      <w:r w:rsidR="00B310E4">
        <w:instrText xml:space="preserve"> ADDIN ZOTERO_ITEM CSL_CITATION {"citationID":"a1b9f3acfhv","properties":{"formattedCitation":"\\super 20\\nosupersub{}","plainCitation":"20","noteIndex":0},"citationItems":[{"id":1428,"uris":["http://zotero.org/users/522661/items/9EDV48K3"],"itemData":{"id":1428,"type":"article-journal","abstract":"We present an integrated analysis of the clinical measurements, immune cells, and plasma multi-omics of 139 COVID-19 patients representing all levels of disease severity, from serial blood draws collected during the first week of infection following diagnosis. We identify a major shift between mild and moderate disease, at which point elevated inflammatory signaling is accompanied by the loss of specific classes of metabolites and metabolic processes. Within this stressed plasma environment at moderate disease, multiple unusual immune cell phenotypes emerge and amplify with increasing disease severity. We condensed over 120,000 immune features into a single axis to capture how different immune cell classes coordinate in response to SARS-CoV-2. This immune-response axis independently aligns with the major plasma composition changes, with clinical metrics of blood clotting, and with the sharp transition between mild and moderate disease. This study suggests that moderate disease may provide the most effective setting for therapeutic intervention.","container-title":"Cell","DOI":"10.1016/j.cell.2020.10.037","ISSN":"1097-4172","issue":"6","journalAbbreviation":"Cell","language":"eng","note":"PMID: 33171100\nPMCID: PMC7598382","page":"1479-1495.e20","source":"PubMed","title":"Multi-Omics Resolves a Sharp Disease-State Shift between Mild and Moderate COVID-19","volume":"183","author":[{"family":"Su","given":"Yapeng"},{"family":"Chen","given":"Daniel"},{"family":"Yuan","given":"Dan"},{"family":"Lausted","given":"Christopher"},{"family":"Choi","given":"Jongchan"},{"family":"Dai","given":"Chengzhen L."},{"family":"Voillet","given":"Valentin"},{"family":"Duvvuri","given":"Venkata R."},{"family":"Scherler","given":"Kelsey"},{"family":"Troisch","given":"Pamela"},{"family":"Baloni","given":"Priyanka"},{"family":"Qin","given":"Guangrong"},{"family":"Smith","given":"Brett"},{"family":"Kornilov","given":"Sergey A."},{"family":"Rostomily","given":"Clifford"},{"family":"Xu","given":"Alex"},{"family":"Li","given":"Jing"},{"family":"Dong","given":"Shen"},{"family":"Rothchild","given":"Alissa"},{"family":"Zhou","given":"Jing"},{"family":"Murray","given":"Kim"},{"family":"Edmark","given":"Rick"},{"family":"Hong","given":"Sunga"},{"family":"Heath","given":"John E."},{"family":"Earls","given":"John"},{"family":"Zhang","given":"Rongyu"},{"family":"Xie","given":"Jingyi"},{"family":"Li","given":"Sarah"},{"family":"Roper","given":"Ryan"},{"family":"Jones","given":"Lesley"},{"family":"Zhou","given":"Yong"},{"family":"Rowen","given":"Lee"},{"family":"Liu","given":"Rachel"},{"family":"Mackay","given":"Sean"},{"family":"O'Mahony","given":"D. Shane"},{"family":"Dale","given":"Christopher R."},{"family":"Wallick","given":"Julie A."},{"family":"Algren","given":"Heather A."},{"family":"Zager","given":"Michael A."},{"literal":"ISB-Swedish COVID19 Biobanking Unit"},{"family":"Wei","given":"Wei"},{"family":"Price","given":"Nathan D."},{"family":"Huang","given":"Sui"},{"family":"Subramanian","given":"Naeha"},{"family":"Wang","given":"Kai"},{"family":"Magis","given":"Andrew T."},{"family":"Hadlock","given":"Jenn J."},{"family":"Hood","given":"Leroy"},{"family":"Aderem","given":"Alan"},{"family":"Bluestone","given":"Jeffrey A."},{"family":"Lanier","given":"Lewis L."},{"family":"Greenberg","given":"Philip D."},{"family":"Gottardo","given":"Raphael"},{"family":"Davis","given":"Mark M."},{"family":"Goldman","given":"Jason D."},{"family":"Heath","given":"James R."}],"issued":{"date-parts":[["2020",12,10]]}}}],"schema":"https://github.com/citation-style-language/schema/raw/master/csl-citation.json"} </w:instrText>
      </w:r>
      <w:r w:rsidR="008A6C6A">
        <w:fldChar w:fldCharType="separate"/>
      </w:r>
      <w:r w:rsidR="00B310E4" w:rsidRPr="00B310E4">
        <w:rPr>
          <w:rFonts w:ascii="Calibri" w:cs="Calibri"/>
          <w:vertAlign w:val="superscript"/>
        </w:rPr>
        <w:t>20</w:t>
      </w:r>
      <w:r w:rsidR="008A6C6A">
        <w:fldChar w:fldCharType="end"/>
      </w:r>
      <w:r w:rsidR="001A6724">
        <w:t xml:space="preserve">, </w:t>
      </w:r>
      <w:r w:rsidR="008A6C6A">
        <w:t>randomly size-matched to Cohort 1</w:t>
      </w:r>
      <w:r w:rsidR="001A6724">
        <w:t>,</w:t>
      </w:r>
      <w:r w:rsidR="008A6C6A">
        <w:t xml:space="preserve"> </w:t>
      </w:r>
      <w:r w:rsidR="00F133FB">
        <w:t xml:space="preserve">over a range of mismatch values. </w:t>
      </w:r>
      <w:r w:rsidR="00165029">
        <w:t>D</w:t>
      </w:r>
      <w:r w:rsidR="00F133FB">
        <w:t>ot sizes, number of sequence pair</w:t>
      </w:r>
      <w:r w:rsidR="00D54D2E">
        <w:t xml:space="preserve"> matches</w:t>
      </w:r>
      <w:r w:rsidR="00F133FB">
        <w:t xml:space="preserve"> with the indicated </w:t>
      </w:r>
      <w:r w:rsidR="001A6724">
        <w:t>numbers of mismatches (</w:t>
      </w:r>
      <w:proofErr w:type="spellStart"/>
      <w:r w:rsidR="00F133FB">
        <w:t>Levenshtein</w:t>
      </w:r>
      <w:proofErr w:type="spellEnd"/>
      <w:r w:rsidR="00F133FB">
        <w:t xml:space="preserve"> index </w:t>
      </w:r>
      <w:proofErr w:type="gramStart"/>
      <w:r w:rsidR="00F133FB">
        <w:t xml:space="preserve">values </w:t>
      </w:r>
      <w:r w:rsidR="001A6724">
        <w:t>)</w:t>
      </w:r>
      <w:proofErr w:type="gramEnd"/>
      <w:r w:rsidR="00F133FB">
        <w:t xml:space="preserve">. </w:t>
      </w:r>
      <w:r w:rsidR="00153123">
        <w:t xml:space="preserve">Diagonal line, </w:t>
      </w:r>
      <w:r w:rsidR="00165029">
        <w:t>equivalency</w:t>
      </w:r>
      <w:r w:rsidR="002E5CC0">
        <w:t xml:space="preserve"> line</w:t>
      </w:r>
      <w:r w:rsidR="00F133FB">
        <w:t>. Blue line, best fit line</w:t>
      </w:r>
      <w:r w:rsidR="002E5CC0">
        <w:t xml:space="preserve"> </w:t>
      </w:r>
      <w:r w:rsidR="00165029">
        <w:t xml:space="preserve">from </w:t>
      </w:r>
      <w:r w:rsidR="00F133FB">
        <w:t xml:space="preserve">linear modeling. Gray shading, 95% confidence intervals. D) PIT matches </w:t>
      </w:r>
      <w:r w:rsidR="00036161">
        <w:t xml:space="preserve">by </w:t>
      </w:r>
      <w:r w:rsidR="00A14B42" w:rsidRPr="00A14B42">
        <w:t xml:space="preserve">different </w:t>
      </w:r>
      <w:r w:rsidR="00A14B42" w:rsidRPr="00A14B42">
        <w:rPr>
          <w:i/>
          <w:iCs/>
        </w:rPr>
        <w:t>TRA</w:t>
      </w:r>
      <w:r w:rsidR="00A14B42">
        <w:t xml:space="preserve"> </w:t>
      </w:r>
      <w:r w:rsidR="00A14B42" w:rsidRPr="00A14B42">
        <w:t>junction segments</w:t>
      </w:r>
      <w:r w:rsidR="002E5CC0">
        <w:t xml:space="preserve"> in </w:t>
      </w:r>
      <w:r w:rsidR="00D706B1">
        <w:t xml:space="preserve">from </w:t>
      </w:r>
      <w:r w:rsidR="00036161">
        <w:t xml:space="preserve">Cohort 1 </w:t>
      </w:r>
      <w:r w:rsidR="00D706B1" w:rsidRPr="00B36EAE">
        <w:t>T cells</w:t>
      </w:r>
      <w:r w:rsidR="002E5CC0">
        <w:t xml:space="preserve"> (N = </w:t>
      </w:r>
      <w:r w:rsidR="00036161">
        <w:t>1,389</w:t>
      </w:r>
      <w:r w:rsidR="00D706B1">
        <w:t xml:space="preserve"> </w:t>
      </w:r>
      <w:r w:rsidR="00D706B1" w:rsidRPr="00B36EAE">
        <w:rPr>
          <w:i/>
          <w:iCs/>
        </w:rPr>
        <w:t>TRA</w:t>
      </w:r>
      <w:r w:rsidR="00D706B1">
        <w:t xml:space="preserve"> junctions</w:t>
      </w:r>
      <w:r w:rsidR="002E5CC0">
        <w:t>)</w:t>
      </w:r>
      <w:r w:rsidR="00F133FB">
        <w:t>. Lv0</w:t>
      </w:r>
      <w:r w:rsidR="002E5CC0">
        <w:t xml:space="preserve"> and Lv1, </w:t>
      </w:r>
      <w:proofErr w:type="spellStart"/>
      <w:r w:rsidR="00F133FB">
        <w:t>Levenshtein</w:t>
      </w:r>
      <w:proofErr w:type="spellEnd"/>
      <w:r w:rsidR="00F133FB">
        <w:t xml:space="preserve"> index </w:t>
      </w:r>
      <w:r w:rsidR="002E5CC0">
        <w:t>values</w:t>
      </w:r>
      <w:r w:rsidR="00D706B1">
        <w:t>:</w:t>
      </w:r>
      <w:r w:rsidR="00FE23A7">
        <w:t xml:space="preserve"> </w:t>
      </w:r>
      <w:r w:rsidR="002E5CC0">
        <w:t xml:space="preserve">0 (N = 47) and 1 (N = 1,342), respectively. </w:t>
      </w:r>
      <w:r w:rsidR="00F133FB">
        <w:t xml:space="preserve">E) </w:t>
      </w:r>
      <w:r w:rsidR="001A6724">
        <w:t xml:space="preserve">MEME plots </w:t>
      </w:r>
      <w:r w:rsidR="006A2658">
        <w:t>represent</w:t>
      </w:r>
      <w:r w:rsidR="001A6724">
        <w:t>ing</w:t>
      </w:r>
      <w:r w:rsidR="006A2658">
        <w:t xml:space="preserve"> three groups of </w:t>
      </w:r>
      <w:r w:rsidR="00E12A8E">
        <w:t xml:space="preserve">PIT-matching IAR </w:t>
      </w:r>
      <w:r w:rsidR="006A2658">
        <w:t>sequences</w:t>
      </w:r>
      <w:r w:rsidR="001A6724">
        <w:t xml:space="preserve"> T</w:t>
      </w:r>
      <w:r w:rsidR="00D706B1">
        <w:t>he topmost</w:t>
      </w:r>
      <w:r w:rsidR="00E12A8E">
        <w:t xml:space="preserve"> TCR in each group </w:t>
      </w:r>
      <w:r w:rsidR="001379FD">
        <w:t>recognized</w:t>
      </w:r>
      <w:r w:rsidR="00D706B1">
        <w:t xml:space="preserve"> </w:t>
      </w:r>
      <w:r w:rsidR="00E250E9">
        <w:fldChar w:fldCharType="begin"/>
      </w:r>
      <w:r w:rsidR="00B310E4">
        <w:instrText xml:space="preserve"> ADDIN ZOTERO_ITEM CSL_CITATION {"citationID":"a1k5j6f9t5f","properties":{"formattedCitation":"\\super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E250E9">
        <w:fldChar w:fldCharType="separate"/>
      </w:r>
      <w:r w:rsidR="00B310E4" w:rsidRPr="00B310E4">
        <w:rPr>
          <w:rFonts w:ascii="Calibri" w:cs="Calibri"/>
          <w:vertAlign w:val="superscript"/>
        </w:rPr>
        <w:t>16</w:t>
      </w:r>
      <w:r w:rsidR="00E250E9">
        <w:fldChar w:fldCharType="end"/>
      </w:r>
      <w:r w:rsidR="001A6724">
        <w:t xml:space="preserve"> </w:t>
      </w:r>
      <w:r w:rsidR="006A2658">
        <w:t xml:space="preserve">the </w:t>
      </w:r>
      <w:r w:rsidR="002E5CC0">
        <w:t>indicated</w:t>
      </w:r>
      <w:r w:rsidR="006A2658">
        <w:t xml:space="preserve"> </w:t>
      </w:r>
      <w:r w:rsidR="00E12A8E">
        <w:t xml:space="preserve">autoantigen </w:t>
      </w:r>
      <w:r w:rsidR="006A2658">
        <w:t>epitopes</w:t>
      </w:r>
      <w:r w:rsidR="002E5CC0">
        <w:t xml:space="preserve">: </w:t>
      </w:r>
      <w:r w:rsidR="006A2658">
        <w:t>GAD65 113-132</w:t>
      </w:r>
      <w:r w:rsidR="002E5CC0">
        <w:t xml:space="preserve"> (N = </w:t>
      </w:r>
      <w:r w:rsidR="006A2658">
        <w:t>4 TCRs</w:t>
      </w:r>
      <w:r w:rsidR="002E5CC0">
        <w:t>)</w:t>
      </w:r>
      <w:r w:rsidR="006A2658">
        <w:t xml:space="preserve">; IGRP 305-324, </w:t>
      </w:r>
      <w:r w:rsidR="002E5CC0">
        <w:t>(N=2)</w:t>
      </w:r>
      <w:r w:rsidR="006A2658">
        <w:t>; and ZNT8 1-20</w:t>
      </w:r>
      <w:r w:rsidR="002E5CC0">
        <w:t xml:space="preserve"> (N = 2).</w:t>
      </w:r>
      <w:r w:rsidR="006A2658">
        <w:t xml:space="preserve"> F) </w:t>
      </w:r>
      <w:r w:rsidR="00165029">
        <w:t>F</w:t>
      </w:r>
      <w:r w:rsidR="006A2658">
        <w:t xml:space="preserve">requencies of PIT-matched and non-matched </w:t>
      </w:r>
      <w:r w:rsidR="006A2658" w:rsidRPr="006A2658">
        <w:rPr>
          <w:i/>
          <w:iCs/>
        </w:rPr>
        <w:t>TRA</w:t>
      </w:r>
      <w:r w:rsidR="006A2658">
        <w:t xml:space="preserve"> </w:t>
      </w:r>
      <w:r w:rsidR="006A2658" w:rsidRPr="006A2658">
        <w:t xml:space="preserve">junction numbers </w:t>
      </w:r>
      <w:r w:rsidR="008A44A8">
        <w:t xml:space="preserve">in </w:t>
      </w:r>
      <w:r w:rsidR="002E5CC0">
        <w:t xml:space="preserve">IAR T cells </w:t>
      </w:r>
      <w:r w:rsidR="00A14B42" w:rsidRPr="006A2658">
        <w:t>by disease group</w:t>
      </w:r>
      <w:r w:rsidR="006A2658" w:rsidRPr="006A2658">
        <w:t>.</w:t>
      </w:r>
      <w:r w:rsidR="006A2658">
        <w:t xml:space="preserve"> </w:t>
      </w:r>
      <w:r w:rsidR="00B36EAE" w:rsidRPr="00B36EAE">
        <w:rPr>
          <w:i/>
          <w:iCs/>
        </w:rPr>
        <w:t>TRA</w:t>
      </w:r>
      <w:r w:rsidR="00B36EAE">
        <w:t xml:space="preserve"> chains from </w:t>
      </w:r>
      <w:r w:rsidR="004E01D2">
        <w:t xml:space="preserve">combined </w:t>
      </w:r>
      <w:r w:rsidR="00B36EAE">
        <w:t>C</w:t>
      </w:r>
      <w:r w:rsidR="004E01D2">
        <w:t xml:space="preserve">ohort 1 and </w:t>
      </w:r>
      <w:r w:rsidR="00B36EAE">
        <w:t xml:space="preserve">Cohort </w:t>
      </w:r>
      <w:r w:rsidR="004E01D2">
        <w:t>2</w:t>
      </w:r>
      <w:r w:rsidR="001A6724">
        <w:t xml:space="preserve"> </w:t>
      </w:r>
      <w:r w:rsidR="001379FD">
        <w:t>were subset</w:t>
      </w:r>
      <w:r w:rsidR="004E01D2">
        <w:t xml:space="preserve"> to HLA-DRB1*04 donors</w:t>
      </w:r>
      <w:r w:rsidR="00A45415">
        <w:t xml:space="preserve">, </w:t>
      </w:r>
      <w:r w:rsidR="00B36EAE">
        <w:t xml:space="preserve">and further </w:t>
      </w:r>
      <w:r w:rsidR="00A45415">
        <w:t xml:space="preserve">separated </w:t>
      </w:r>
      <w:r w:rsidR="001A6724">
        <w:t xml:space="preserve">by </w:t>
      </w:r>
      <w:r w:rsidR="00B36EAE">
        <w:t xml:space="preserve">expanded and non-expanded cells </w:t>
      </w:r>
      <w:r w:rsidR="00A45415">
        <w:t>(</w:t>
      </w:r>
      <w:r w:rsidR="008A44A8" w:rsidRPr="008A44A8">
        <w:t>467</w:t>
      </w:r>
      <w:r w:rsidR="00D72ED3">
        <w:t xml:space="preserve"> expanded </w:t>
      </w:r>
      <w:r w:rsidR="00B36EAE">
        <w:t>and 1347 non-expanded</w:t>
      </w:r>
      <w:r w:rsidR="002E5CC0">
        <w:t xml:space="preserve"> </w:t>
      </w:r>
      <w:r w:rsidR="00D72ED3">
        <w:t>cells</w:t>
      </w:r>
      <w:r w:rsidR="00A45415">
        <w:t>)</w:t>
      </w:r>
      <w:r w:rsidR="00CE1958">
        <w:t xml:space="preserve">. </w:t>
      </w:r>
      <w:r w:rsidR="00D72ED3">
        <w:t>There were 12, 15, 145, 55 and 240</w:t>
      </w:r>
      <w:r w:rsidR="008A44A8">
        <w:t xml:space="preserve"> </w:t>
      </w:r>
      <w:r w:rsidR="00D72ED3">
        <w:t xml:space="preserve">cells from </w:t>
      </w:r>
      <w:r w:rsidR="008A44A8">
        <w:t>1</w:t>
      </w:r>
      <w:r w:rsidR="00B36EAE">
        <w:t>3</w:t>
      </w:r>
      <w:r w:rsidR="0076220E">
        <w:t xml:space="preserve"> HC</w:t>
      </w:r>
      <w:r w:rsidR="008A44A8">
        <w:t xml:space="preserve">, </w:t>
      </w:r>
      <w:r w:rsidR="00B36EAE">
        <w:t xml:space="preserve">4 </w:t>
      </w:r>
      <w:r w:rsidR="0076220E">
        <w:t>1AAb</w:t>
      </w:r>
      <w:r w:rsidR="008A44A8">
        <w:t>,3</w:t>
      </w:r>
      <w:r w:rsidR="0076220E">
        <w:t xml:space="preserve"> 2AAb</w:t>
      </w:r>
      <w:r w:rsidR="008A44A8">
        <w:t>,</w:t>
      </w:r>
      <w:r w:rsidR="008D1A19">
        <w:t xml:space="preserve"> </w:t>
      </w:r>
      <w:r w:rsidR="008A44A8">
        <w:t>1</w:t>
      </w:r>
      <w:r w:rsidR="00B36EAE">
        <w:t>1</w:t>
      </w:r>
      <w:r w:rsidR="008A44A8">
        <w:t xml:space="preserve"> </w:t>
      </w:r>
      <w:r w:rsidR="0076220E">
        <w:t xml:space="preserve">newT1D, </w:t>
      </w:r>
      <w:r w:rsidR="008A44A8">
        <w:t>and 1</w:t>
      </w:r>
      <w:r w:rsidR="00B36EAE">
        <w:t>2</w:t>
      </w:r>
      <w:r w:rsidR="008D1A19">
        <w:t xml:space="preserve"> </w:t>
      </w:r>
      <w:r w:rsidR="0076220E">
        <w:t>T1D</w:t>
      </w:r>
      <w:r w:rsidR="008A44A8">
        <w:t xml:space="preserve"> donors, respectively. </w:t>
      </w:r>
      <w:r w:rsidR="00E97240">
        <w:t>D</w:t>
      </w:r>
      <w:r w:rsidR="006A2658" w:rsidRPr="003F7639">
        <w:t xml:space="preserve">ifferences </w:t>
      </w:r>
      <w:r w:rsidR="00165029">
        <w:t>were</w:t>
      </w:r>
      <w:r w:rsidR="006A2658" w:rsidRPr="003F7639">
        <w:t xml:space="preserve"> assessed </w:t>
      </w:r>
      <w:r w:rsidR="006A2658">
        <w:t xml:space="preserve">using </w:t>
      </w:r>
      <w:r w:rsidR="006A2658" w:rsidRPr="003F7639">
        <w:t>Fisher</w:t>
      </w:r>
      <w:r w:rsidR="00834B01">
        <w:t>’</w:t>
      </w:r>
      <w:r w:rsidR="006A2658" w:rsidRPr="003F7639">
        <w:t>s exact</w:t>
      </w:r>
      <w:r w:rsidR="006A2658">
        <w:t xml:space="preserve"> test</w:t>
      </w:r>
      <w:r w:rsidR="006A2658" w:rsidRPr="003F7639">
        <w:t>.</w:t>
      </w:r>
      <w:r w:rsidR="006A2658">
        <w:t xml:space="preserve"> </w:t>
      </w:r>
      <w:r w:rsidR="006A2658" w:rsidRPr="007D3841">
        <w:t>**</w:t>
      </w:r>
      <w:r w:rsidR="006A2658">
        <w:t xml:space="preserve">, </w:t>
      </w:r>
      <w:proofErr w:type="spellStart"/>
      <w:r w:rsidR="00D72ED3">
        <w:t>pAdj</w:t>
      </w:r>
      <w:proofErr w:type="spellEnd"/>
      <w:r w:rsidR="00D72ED3">
        <w:t xml:space="preserve"> </w:t>
      </w:r>
      <w:r w:rsidR="006A2658">
        <w:t xml:space="preserve">&lt;1e-2; </w:t>
      </w:r>
      <w:r w:rsidR="006A2658" w:rsidRPr="007D3841">
        <w:t>*</w:t>
      </w:r>
      <w:r w:rsidR="006A2658">
        <w:t xml:space="preserve">, </w:t>
      </w:r>
      <w:proofErr w:type="spellStart"/>
      <w:r w:rsidR="00D72ED3">
        <w:t>pAdj</w:t>
      </w:r>
      <w:proofErr w:type="spellEnd"/>
      <w:r w:rsidR="00D72ED3">
        <w:t xml:space="preserve"> </w:t>
      </w:r>
      <w:r w:rsidR="006A2658">
        <w:t>&lt;</w:t>
      </w:r>
      <w:r w:rsidR="00D72ED3">
        <w:t>5</w:t>
      </w:r>
      <w:r w:rsidR="006A2658">
        <w:t>e-</w:t>
      </w:r>
      <w:r w:rsidR="00D72ED3">
        <w:t xml:space="preserve">2. Comparisons not indicated </w:t>
      </w:r>
      <w:r w:rsidR="00E97240">
        <w:t>did</w:t>
      </w:r>
      <w:r w:rsidR="00D72ED3">
        <w:t xml:space="preserve"> not </w:t>
      </w:r>
      <w:r w:rsidR="00E97240">
        <w:t xml:space="preserve">differ </w:t>
      </w:r>
      <w:r w:rsidR="00D72ED3">
        <w:t>significant</w:t>
      </w:r>
      <w:r w:rsidR="00E97240">
        <w:t>ly</w:t>
      </w:r>
      <w:r w:rsidR="00D72ED3">
        <w:t>.</w:t>
      </w:r>
      <w:r w:rsidR="00193FF9">
        <w:t xml:space="preserve"> </w:t>
      </w:r>
    </w:p>
    <w:p w14:paraId="35C32268" w14:textId="29610032" w:rsidR="001F635B" w:rsidRDefault="001F635B" w:rsidP="006A2658">
      <w:pPr>
        <w:spacing w:after="120" w:line="360" w:lineRule="auto"/>
        <w:rPr>
          <w:b/>
          <w:bCs/>
        </w:rPr>
      </w:pPr>
    </w:p>
    <w:p w14:paraId="2358A89D" w14:textId="13379FD5" w:rsidR="00DD5F3D" w:rsidRDefault="0009615A" w:rsidP="006A2658">
      <w:pPr>
        <w:spacing w:after="120" w:line="360" w:lineRule="auto"/>
      </w:pPr>
      <w:r w:rsidRPr="00F133FB">
        <w:rPr>
          <w:b/>
          <w:bCs/>
        </w:rPr>
        <w:t xml:space="preserve">Figure </w:t>
      </w:r>
      <w:r>
        <w:rPr>
          <w:b/>
          <w:bCs/>
        </w:rPr>
        <w:t>2</w:t>
      </w:r>
      <w:r w:rsidRPr="00F133FB">
        <w:rPr>
          <w:b/>
          <w:bCs/>
        </w:rPr>
        <w:t xml:space="preserve">. </w:t>
      </w:r>
      <w:r>
        <w:rPr>
          <w:b/>
          <w:bCs/>
        </w:rPr>
        <w:t>PIT-match</w:t>
      </w:r>
      <w:r w:rsidR="00DD5F3D">
        <w:rPr>
          <w:b/>
          <w:bCs/>
        </w:rPr>
        <w:t>ed</w:t>
      </w:r>
      <w:r>
        <w:rPr>
          <w:b/>
          <w:bCs/>
        </w:rPr>
        <w:t xml:space="preserve"> </w:t>
      </w:r>
      <w:r w:rsidRPr="0009615A">
        <w:rPr>
          <w:b/>
          <w:bCs/>
          <w:i/>
          <w:iCs/>
        </w:rPr>
        <w:t>TRA</w:t>
      </w:r>
      <w:r>
        <w:rPr>
          <w:b/>
          <w:bCs/>
        </w:rPr>
        <w:t xml:space="preserve"> </w:t>
      </w:r>
      <w:r w:rsidR="00A77923">
        <w:rPr>
          <w:b/>
          <w:bCs/>
        </w:rPr>
        <w:t>junctions</w:t>
      </w:r>
      <w:r w:rsidR="00DD5F3D">
        <w:rPr>
          <w:b/>
          <w:bCs/>
        </w:rPr>
        <w:t xml:space="preserve"> </w:t>
      </w:r>
      <w:r w:rsidR="006010EC">
        <w:rPr>
          <w:b/>
          <w:bCs/>
        </w:rPr>
        <w:t xml:space="preserve">are </w:t>
      </w:r>
      <w:r w:rsidR="00DD5F3D">
        <w:rPr>
          <w:b/>
          <w:bCs/>
        </w:rPr>
        <w:t xml:space="preserve">shorter and more hydrophobic than </w:t>
      </w:r>
      <w:r w:rsidR="000867EC">
        <w:rPr>
          <w:b/>
          <w:bCs/>
        </w:rPr>
        <w:t xml:space="preserve">PIT </w:t>
      </w:r>
      <w:r w:rsidR="00DD5F3D">
        <w:rPr>
          <w:b/>
          <w:bCs/>
        </w:rPr>
        <w:t>non-matched junctions</w:t>
      </w:r>
      <w:r w:rsidRPr="00F133FB">
        <w:rPr>
          <w:b/>
          <w:bCs/>
        </w:rPr>
        <w:t>.</w:t>
      </w:r>
      <w:r>
        <w:rPr>
          <w:b/>
          <w:bCs/>
        </w:rPr>
        <w:t xml:space="preserve"> </w:t>
      </w:r>
      <w:r w:rsidR="00E97240">
        <w:t>D</w:t>
      </w:r>
      <w:r w:rsidR="00A77923">
        <w:t>istribution</w:t>
      </w:r>
      <w:r w:rsidR="00DD5F3D">
        <w:t>s</w:t>
      </w:r>
      <w:r w:rsidR="00A77923">
        <w:t xml:space="preserve"> of </w:t>
      </w:r>
      <w:r w:rsidR="00DD5F3D" w:rsidRPr="00DD5F3D">
        <w:rPr>
          <w:i/>
          <w:iCs/>
        </w:rPr>
        <w:t>TRA</w:t>
      </w:r>
      <w:r w:rsidR="00DD5F3D">
        <w:t xml:space="preserve"> and </w:t>
      </w:r>
      <w:r w:rsidR="00DD5F3D" w:rsidRPr="00DD5F3D">
        <w:rPr>
          <w:i/>
          <w:iCs/>
        </w:rPr>
        <w:t>TRB</w:t>
      </w:r>
      <w:r w:rsidR="00DD5F3D">
        <w:t xml:space="preserve"> </w:t>
      </w:r>
      <w:r w:rsidR="00E97240">
        <w:t xml:space="preserve">junction </w:t>
      </w:r>
      <w:r w:rsidR="00DD5F3D">
        <w:t xml:space="preserve">lengths (A and B) and hydrophobicity (C and D) calculated from </w:t>
      </w:r>
      <w:r w:rsidR="00346265">
        <w:t xml:space="preserve">amino acid </w:t>
      </w:r>
      <w:r w:rsidR="00E97240">
        <w:t xml:space="preserve">sequences of </w:t>
      </w:r>
      <w:r w:rsidR="00E97240" w:rsidRPr="002601C5">
        <w:rPr>
          <w:i/>
          <w:iCs/>
        </w:rPr>
        <w:t>TRA</w:t>
      </w:r>
      <w:r w:rsidR="00E97240">
        <w:t xml:space="preserve"> </w:t>
      </w:r>
      <w:r w:rsidR="00DD5F3D">
        <w:t xml:space="preserve">(A and C) and </w:t>
      </w:r>
      <w:r w:rsidR="00DD5F3D" w:rsidRPr="00DD5F3D">
        <w:rPr>
          <w:i/>
          <w:iCs/>
        </w:rPr>
        <w:t>TRB</w:t>
      </w:r>
      <w:r w:rsidR="00DD5F3D">
        <w:t xml:space="preserve"> junctions (B and D). The s</w:t>
      </w:r>
      <w:r w:rsidR="00DD5F3D" w:rsidRPr="003F7639">
        <w:t xml:space="preserve">ignificance of differences was assessed </w:t>
      </w:r>
      <w:r w:rsidR="00DD5F3D">
        <w:t xml:space="preserve">using </w:t>
      </w:r>
      <w:r w:rsidR="00DD5F3D" w:rsidRPr="00153123">
        <w:t>Kolmogorov-Smirnov test</w:t>
      </w:r>
      <w:r w:rsidR="00DD5F3D">
        <w:t>s</w:t>
      </w:r>
      <w:r w:rsidR="00DD5F3D" w:rsidRPr="003F7639">
        <w:t>.</w:t>
      </w:r>
      <w:r w:rsidR="00DD5F3D">
        <w:t xml:space="preserve"> </w:t>
      </w:r>
      <w:r w:rsidR="00DD5F3D" w:rsidRPr="007D3841">
        <w:t>**</w:t>
      </w:r>
      <w:r w:rsidR="00DD5F3D">
        <w:t xml:space="preserve">**, </w:t>
      </w:r>
      <w:proofErr w:type="spellStart"/>
      <w:r w:rsidR="00FB60F3">
        <w:t>pAdj</w:t>
      </w:r>
      <w:proofErr w:type="spellEnd"/>
      <w:r w:rsidR="00FB60F3">
        <w:t xml:space="preserve"> </w:t>
      </w:r>
      <w:r w:rsidR="00DD5F3D">
        <w:t xml:space="preserve">&lt;1e-4; </w:t>
      </w:r>
      <w:r w:rsidR="00FA0D07" w:rsidRPr="007D3841">
        <w:t>**</w:t>
      </w:r>
      <w:r w:rsidR="00FA0D07">
        <w:t xml:space="preserve">, </w:t>
      </w:r>
      <w:proofErr w:type="spellStart"/>
      <w:r w:rsidR="00FA0D07">
        <w:t>pAdj</w:t>
      </w:r>
      <w:proofErr w:type="spellEnd"/>
      <w:r w:rsidR="00FA0D07">
        <w:t xml:space="preserve"> &lt;1e-2; </w:t>
      </w:r>
      <w:r w:rsidR="00DD5F3D">
        <w:t>NS, not significant</w:t>
      </w:r>
      <w:r w:rsidR="00DD5F3D" w:rsidRPr="003F7639">
        <w:t>.</w:t>
      </w:r>
      <w:r w:rsidR="00DD5F3D">
        <w:t xml:space="preserve"> Solid vertical line, median value from PIT-matched junctions; dashed vertical line, median value from PIT-non-matched junctions.</w:t>
      </w:r>
    </w:p>
    <w:p w14:paraId="399F45AD" w14:textId="5B1505CE" w:rsidR="001F635B" w:rsidRDefault="001F635B" w:rsidP="00E66321">
      <w:pPr>
        <w:spacing w:after="120" w:line="360" w:lineRule="auto"/>
        <w:rPr>
          <w:b/>
          <w:bCs/>
        </w:rPr>
      </w:pPr>
    </w:p>
    <w:p w14:paraId="35B27D65" w14:textId="2FD8CC32" w:rsidR="00834B01" w:rsidRPr="00CA74F6" w:rsidRDefault="00834B01" w:rsidP="00E66321">
      <w:pPr>
        <w:spacing w:after="120" w:line="360" w:lineRule="auto"/>
        <w:rPr>
          <w:rFonts w:ascii="Calibri" w:hAnsi="Calibri" w:cs="Calibri"/>
          <w:color w:val="000000"/>
        </w:rPr>
      </w:pPr>
      <w:r w:rsidRPr="00F133FB">
        <w:rPr>
          <w:b/>
          <w:bCs/>
        </w:rPr>
        <w:t xml:space="preserve">Figure </w:t>
      </w:r>
      <w:r w:rsidR="00EB1FCD">
        <w:rPr>
          <w:b/>
          <w:bCs/>
        </w:rPr>
        <w:t>3</w:t>
      </w:r>
      <w:r w:rsidRPr="00F133FB">
        <w:rPr>
          <w:b/>
          <w:bCs/>
        </w:rPr>
        <w:t xml:space="preserve">. </w:t>
      </w:r>
      <w:r w:rsidRPr="00E66321">
        <w:rPr>
          <w:rFonts w:ascii="Calibri" w:eastAsia="Times New Roman" w:hAnsi="Calibri" w:cs="Calibri"/>
          <w:b/>
          <w:bCs/>
          <w:color w:val="000000"/>
        </w:rPr>
        <w:t>Increased ratio</w:t>
      </w:r>
      <w:r w:rsidR="00934CCE" w:rsidRPr="00E66321">
        <w:rPr>
          <w:rFonts w:ascii="Calibri" w:eastAsia="Times New Roman" w:hAnsi="Calibri" w:cs="Calibri"/>
          <w:b/>
          <w:bCs/>
          <w:color w:val="000000"/>
        </w:rPr>
        <w:t>s</w:t>
      </w:r>
      <w:r w:rsidRPr="00E66321">
        <w:rPr>
          <w:rFonts w:ascii="Calibri" w:eastAsia="Times New Roman" w:hAnsi="Calibri" w:cs="Calibri"/>
          <w:b/>
          <w:bCs/>
          <w:color w:val="000000"/>
        </w:rPr>
        <w:t xml:space="preserve"> of </w:t>
      </w:r>
      <w:r w:rsidR="003D2FBA">
        <w:rPr>
          <w:rFonts w:ascii="Calibri" w:eastAsia="Times New Roman" w:hAnsi="Calibri" w:cs="Calibri"/>
          <w:b/>
          <w:bCs/>
          <w:color w:val="000000"/>
        </w:rPr>
        <w:t>germline-encoded</w:t>
      </w:r>
      <w:r w:rsidRPr="00E66321">
        <w:rPr>
          <w:rFonts w:ascii="Calibri" w:eastAsia="Times New Roman" w:hAnsi="Calibri" w:cs="Calibri"/>
          <w:b/>
          <w:bCs/>
          <w:color w:val="000000"/>
        </w:rPr>
        <w:t xml:space="preserve"> </w:t>
      </w:r>
      <w:r w:rsidR="00934CCE">
        <w:rPr>
          <w:rFonts w:ascii="Calibri" w:eastAsia="Times New Roman" w:hAnsi="Calibri" w:cs="Calibri"/>
          <w:b/>
          <w:bCs/>
          <w:color w:val="000000"/>
        </w:rPr>
        <w:t>to</w:t>
      </w:r>
      <w:r w:rsidR="00934CCE" w:rsidRPr="00E66321">
        <w:rPr>
          <w:rFonts w:ascii="Calibri" w:eastAsia="Times New Roman" w:hAnsi="Calibri" w:cs="Calibri"/>
          <w:b/>
          <w:bCs/>
          <w:color w:val="000000"/>
        </w:rPr>
        <w:t xml:space="preserve"> recombined peptide contact</w:t>
      </w:r>
      <w:r w:rsidR="00934CCE">
        <w:rPr>
          <w:rFonts w:ascii="Calibri" w:eastAsia="Times New Roman" w:hAnsi="Calibri" w:cs="Calibri"/>
          <w:b/>
          <w:bCs/>
          <w:color w:val="000000"/>
        </w:rPr>
        <w:t xml:space="preserve">s </w:t>
      </w:r>
      <w:r w:rsidR="00934CCE" w:rsidRPr="00E66321">
        <w:rPr>
          <w:rFonts w:ascii="Calibri" w:eastAsia="Times New Roman" w:hAnsi="Calibri" w:cs="Calibri"/>
          <w:b/>
          <w:bCs/>
          <w:color w:val="000000"/>
        </w:rPr>
        <w:t>in PIT-matched TCRs.</w:t>
      </w:r>
      <w:r w:rsidR="00934CCE">
        <w:rPr>
          <w:rFonts w:ascii="Calibri" w:eastAsia="Times New Roman" w:hAnsi="Calibri" w:cs="Calibri"/>
          <w:color w:val="000000"/>
        </w:rPr>
        <w:t xml:space="preserve"> A) </w:t>
      </w:r>
      <w:r w:rsidRPr="00CA74F6">
        <w:rPr>
          <w:rFonts w:ascii="Calibri" w:eastAsia="Times New Roman" w:hAnsi="Calibri" w:cs="Calibri"/>
          <w:color w:val="000000"/>
        </w:rPr>
        <w:t xml:space="preserve">Gaussian Surface </w:t>
      </w:r>
      <w:r>
        <w:rPr>
          <w:rFonts w:ascii="Calibri" w:eastAsia="Times New Roman" w:hAnsi="Calibri" w:cs="Calibri"/>
          <w:color w:val="000000"/>
        </w:rPr>
        <w:t>representation</w:t>
      </w:r>
      <w:r w:rsidRPr="00CA74F6">
        <w:rPr>
          <w:rFonts w:ascii="Calibri" w:eastAsia="Times New Roman" w:hAnsi="Calibri" w:cs="Calibri"/>
          <w:color w:val="000000"/>
        </w:rPr>
        <w:t xml:space="preserve"> of </w:t>
      </w:r>
      <w:r>
        <w:rPr>
          <w:rFonts w:ascii="Calibri" w:eastAsia="Times New Roman" w:hAnsi="Calibri" w:cs="Calibri"/>
          <w:color w:val="000000"/>
        </w:rPr>
        <w:t xml:space="preserve">a </w:t>
      </w:r>
      <w:r w:rsidRPr="00CA74F6">
        <w:rPr>
          <w:rFonts w:ascii="Calibri" w:eastAsia="Times New Roman" w:hAnsi="Calibri" w:cs="Calibri"/>
          <w:color w:val="000000"/>
        </w:rPr>
        <w:t>model</w:t>
      </w:r>
      <w:r>
        <w:rPr>
          <w:rFonts w:ascii="Calibri" w:eastAsia="Times New Roman" w:hAnsi="Calibri" w:cs="Calibri"/>
          <w:color w:val="000000"/>
        </w:rPr>
        <w:t xml:space="preserve"> of</w:t>
      </w:r>
      <w:r w:rsidRPr="00CA74F6">
        <w:rPr>
          <w:rFonts w:ascii="Calibri" w:eastAsia="Times New Roman" w:hAnsi="Calibri" w:cs="Calibri"/>
          <w:color w:val="000000"/>
        </w:rPr>
        <w:t xml:space="preserve"> Clone</w:t>
      </w:r>
      <w:r w:rsidR="00A07F8F">
        <w:rPr>
          <w:rFonts w:ascii="Calibri" w:eastAsia="Times New Roman" w:hAnsi="Calibri" w:cs="Calibri"/>
          <w:color w:val="000000"/>
        </w:rPr>
        <w:t xml:space="preserve"> </w:t>
      </w:r>
      <w:r w:rsidRPr="00CA74F6">
        <w:rPr>
          <w:rFonts w:ascii="Calibri" w:eastAsia="Times New Roman" w:hAnsi="Calibri" w:cs="Calibri"/>
          <w:color w:val="000000"/>
        </w:rPr>
        <w:t>6</w:t>
      </w:r>
      <w:r w:rsidR="00A07F8F">
        <w:rPr>
          <w:rFonts w:ascii="Calibri" w:eastAsia="Times New Roman" w:hAnsi="Calibri" w:cs="Calibri"/>
          <w:color w:val="000000"/>
        </w:rPr>
        <w:t>40</w:t>
      </w:r>
      <w:r>
        <w:rPr>
          <w:rFonts w:ascii="Calibri" w:eastAsia="Times New Roman" w:hAnsi="Calibri" w:cs="Calibri"/>
          <w:color w:val="000000"/>
        </w:rPr>
        <w:t>,</w:t>
      </w:r>
      <w:r w:rsidRPr="00CA74F6">
        <w:rPr>
          <w:rFonts w:ascii="Calibri" w:eastAsia="Times New Roman" w:hAnsi="Calibri" w:cs="Calibri"/>
          <w:color w:val="000000"/>
        </w:rPr>
        <w:t xml:space="preserve"> </w:t>
      </w:r>
      <w:r>
        <w:rPr>
          <w:rFonts w:ascii="Calibri" w:eastAsia="Times New Roman" w:hAnsi="Calibri" w:cs="Calibri"/>
          <w:color w:val="000000"/>
        </w:rPr>
        <w:t xml:space="preserve">a </w:t>
      </w:r>
      <w:r w:rsidRPr="00CA74F6">
        <w:rPr>
          <w:rFonts w:ascii="Calibri" w:eastAsia="Times New Roman" w:hAnsi="Calibri" w:cs="Calibri"/>
          <w:color w:val="000000"/>
        </w:rPr>
        <w:t xml:space="preserve">PIT-matching </w:t>
      </w:r>
      <w:r>
        <w:rPr>
          <w:rFonts w:ascii="Calibri" w:eastAsia="Times New Roman" w:hAnsi="Calibri" w:cs="Calibri"/>
          <w:color w:val="000000"/>
        </w:rPr>
        <w:t>TCR with</w:t>
      </w:r>
      <w:r w:rsidRPr="00CA74F6">
        <w:rPr>
          <w:rFonts w:ascii="Calibri" w:eastAsia="Times New Roman" w:hAnsi="Calibri" w:cs="Calibri"/>
          <w:color w:val="000000"/>
        </w:rPr>
        <w:t xml:space="preserve"> a 10 AA </w:t>
      </w:r>
      <w:r w:rsidRPr="00CA74F6">
        <w:rPr>
          <w:rFonts w:ascii="Calibri" w:eastAsia="Times New Roman" w:hAnsi="Calibri" w:cs="Calibri"/>
          <w:i/>
          <w:iCs/>
          <w:color w:val="000000"/>
        </w:rPr>
        <w:t>TRA</w:t>
      </w:r>
      <w:r w:rsidRPr="00CA74F6">
        <w:rPr>
          <w:rFonts w:ascii="Calibri" w:eastAsia="Times New Roman" w:hAnsi="Calibri" w:cs="Calibri"/>
          <w:color w:val="000000"/>
        </w:rPr>
        <w:t xml:space="preserve"> junction (7 CDR contacts) paired with a 12 AA </w:t>
      </w:r>
      <w:r w:rsidRPr="00CA74F6">
        <w:rPr>
          <w:rFonts w:ascii="Calibri" w:eastAsia="Times New Roman" w:hAnsi="Calibri" w:cs="Calibri"/>
          <w:i/>
          <w:iCs/>
          <w:color w:val="000000"/>
        </w:rPr>
        <w:t>TRB</w:t>
      </w:r>
      <w:r w:rsidRPr="00CA74F6">
        <w:rPr>
          <w:rFonts w:ascii="Calibri" w:eastAsia="Times New Roman" w:hAnsi="Calibri" w:cs="Calibri"/>
          <w:color w:val="000000"/>
        </w:rPr>
        <w:t xml:space="preserve"> junction (8 </w:t>
      </w:r>
      <w:r w:rsidR="000E0636">
        <w:rPr>
          <w:rFonts w:ascii="Calibri" w:eastAsia="Times New Roman" w:hAnsi="Calibri" w:cs="Calibri"/>
          <w:color w:val="000000"/>
        </w:rPr>
        <w:t xml:space="preserve">CDR </w:t>
      </w:r>
      <w:r w:rsidRPr="00CA74F6">
        <w:rPr>
          <w:rFonts w:ascii="Calibri" w:eastAsia="Times New Roman" w:hAnsi="Calibri" w:cs="Calibri"/>
          <w:color w:val="000000"/>
        </w:rPr>
        <w:t>contacts)</w:t>
      </w:r>
      <w:r w:rsidR="00934CCE">
        <w:rPr>
          <w:rFonts w:ascii="Calibri" w:eastAsia="Times New Roman" w:hAnsi="Calibri" w:cs="Calibri"/>
          <w:color w:val="000000"/>
        </w:rPr>
        <w:t xml:space="preserve">, that binds the GAD65 </w:t>
      </w:r>
      <w:r w:rsidR="00934CCE" w:rsidRPr="00934CCE">
        <w:rPr>
          <w:rFonts w:ascii="Calibri" w:eastAsia="Times New Roman" w:hAnsi="Calibri" w:cs="Calibri"/>
          <w:color w:val="000000"/>
        </w:rPr>
        <w:t>113-132</w:t>
      </w:r>
      <w:r w:rsidR="00934CCE">
        <w:rPr>
          <w:rFonts w:ascii="Calibri" w:eastAsia="Times New Roman" w:hAnsi="Calibri" w:cs="Calibri"/>
          <w:color w:val="000000"/>
        </w:rPr>
        <w:t xml:space="preserve"> peptide</w:t>
      </w:r>
      <w:r w:rsidR="00E97240">
        <w:rPr>
          <w:rFonts w:ascii="Calibri" w:eastAsia="Times New Roman" w:hAnsi="Calibri" w:cs="Calibri"/>
          <w:color w:val="000000"/>
        </w:rPr>
        <w:t xml:space="preserve"> </w:t>
      </w:r>
      <w:r w:rsidR="00E97240">
        <w:rPr>
          <w:rFonts w:ascii="Calibri" w:eastAsia="Times New Roman" w:hAnsi="Calibri" w:cs="Calibri"/>
          <w:color w:val="000000"/>
        </w:rPr>
        <w:fldChar w:fldCharType="begin"/>
      </w:r>
      <w:r w:rsidR="00A86281">
        <w:rPr>
          <w:rFonts w:ascii="Calibri" w:eastAsia="Times New Roman" w:hAnsi="Calibri" w:cs="Calibri"/>
          <w:color w:val="000000"/>
        </w:rPr>
        <w:instrText xml:space="preserve"> ADDIN ZOTERO_ITEM CSL_CITATION {"citationID":"a17k49mcfqr","properties":{"formattedCitation":"\\super 56\\nosupersub{}","plainCitation":"56","noteIndex":0},"citationItems":[{"id":1431,"uris":["http://zotero.org/users/522661/items/ZBBLQN7J"],"itemData":{"id":1431,"type":"article-journal","abstract":"Human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34806648\nPMCID: PMC8663791","page":"e151349","source":"PubMed","title":"Autoreactive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E97240">
        <w:rPr>
          <w:rFonts w:ascii="Calibri" w:eastAsia="Times New Roman" w:hAnsi="Calibri" w:cs="Calibri"/>
          <w:color w:val="000000"/>
        </w:rPr>
        <w:fldChar w:fldCharType="separate"/>
      </w:r>
      <w:r w:rsidR="00A86281" w:rsidRPr="00A86281">
        <w:rPr>
          <w:rFonts w:ascii="Calibri" w:hAnsi="Calibri" w:cs="Calibri"/>
          <w:color w:val="000000"/>
          <w:vertAlign w:val="superscript"/>
        </w:rPr>
        <w:t>56</w:t>
      </w:r>
      <w:r w:rsidR="00E97240">
        <w:rPr>
          <w:rFonts w:ascii="Calibri" w:eastAsia="Times New Roman" w:hAnsi="Calibri" w:cs="Calibri"/>
          <w:color w:val="000000"/>
        </w:rPr>
        <w:fldChar w:fldCharType="end"/>
      </w:r>
      <w:r w:rsidR="00934CCE">
        <w:rPr>
          <w:rFonts w:ascii="Calibri" w:eastAsia="Times New Roman" w:hAnsi="Calibri" w:cs="Calibri"/>
          <w:color w:val="000000"/>
        </w:rPr>
        <w:t xml:space="preserve"> presented by </w:t>
      </w:r>
      <w:r w:rsidR="000E0636">
        <w:rPr>
          <w:rFonts w:ascii="Calibri" w:eastAsia="Times New Roman" w:hAnsi="Calibri" w:cs="Calibri"/>
          <w:color w:val="000000"/>
        </w:rPr>
        <w:t xml:space="preserve">the </w:t>
      </w:r>
      <w:r w:rsidR="00934CCE">
        <w:rPr>
          <w:rFonts w:ascii="Calibri" w:eastAsia="Times New Roman" w:hAnsi="Calibri" w:cs="Calibri"/>
          <w:color w:val="000000"/>
        </w:rPr>
        <w:t xml:space="preserve">HLA </w:t>
      </w:r>
      <w:r w:rsidR="000E0636">
        <w:rPr>
          <w:rFonts w:ascii="Calibri" w:eastAsia="Times New Roman" w:hAnsi="Calibri" w:cs="Calibri"/>
          <w:color w:val="000000"/>
        </w:rPr>
        <w:t>DRB1</w:t>
      </w:r>
      <w:r w:rsidR="00934CCE">
        <w:rPr>
          <w:rFonts w:ascii="Calibri" w:eastAsia="Times New Roman" w:hAnsi="Calibri" w:cs="Calibri"/>
          <w:color w:val="000000"/>
        </w:rPr>
        <w:t xml:space="preserve">*0401 class II molecule </w:t>
      </w:r>
      <w:r w:rsidR="00934CCE" w:rsidRPr="00CA74F6">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{"citationID":"a1h79pbhsue","properties":{"formattedCitation":"\\super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934CCE" w:rsidRPr="00CA74F6">
        <w:rPr>
          <w:rFonts w:ascii="Calibri" w:eastAsia="Times New Roman" w:hAnsi="Calibri" w:cs="Calibri"/>
          <w:color w:val="000000"/>
        </w:rPr>
        <w:fldChar w:fldCharType="separate"/>
      </w:r>
      <w:r w:rsidR="00583190" w:rsidRPr="00583190">
        <w:rPr>
          <w:rFonts w:ascii="Calibri" w:hAnsi="Calibri" w:cs="Calibri"/>
          <w:color w:val="000000"/>
          <w:vertAlign w:val="superscript"/>
        </w:rPr>
        <w:t>16</w:t>
      </w:r>
      <w:r w:rsidR="00934CCE" w:rsidRPr="00CA74F6">
        <w:rPr>
          <w:rFonts w:ascii="Calibri" w:eastAsia="Times New Roman" w:hAnsi="Calibri" w:cs="Calibri"/>
          <w:color w:val="000000"/>
        </w:rPr>
        <w:fldChar w:fldCharType="end"/>
      </w:r>
      <w:r w:rsidRPr="00CA74F6">
        <w:rPr>
          <w:rFonts w:ascii="Calibri" w:eastAsia="Times New Roman" w:hAnsi="Calibri" w:cs="Calibri"/>
          <w:color w:val="000000"/>
        </w:rPr>
        <w:t>.</w:t>
      </w:r>
      <w:r>
        <w:rPr>
          <w:rFonts w:ascii="Calibri" w:eastAsia="Times New Roman" w:hAnsi="Calibri" w:cs="Calibri"/>
          <w:color w:val="000000"/>
        </w:rPr>
        <w:t xml:space="preserve"> The viewing plane is from the interface with the MHC molecules, which together with the peptide</w:t>
      </w:r>
      <w:r w:rsidR="00934CCE">
        <w:rPr>
          <w:rFonts w:ascii="Calibri" w:eastAsia="Times New Roman" w:hAnsi="Calibri" w:cs="Calibri"/>
          <w:color w:val="000000"/>
        </w:rPr>
        <w:t>,</w:t>
      </w:r>
      <w:r>
        <w:rPr>
          <w:rFonts w:ascii="Calibri" w:eastAsia="Times New Roman" w:hAnsi="Calibri" w:cs="Calibri"/>
          <w:color w:val="000000"/>
        </w:rPr>
        <w:t xml:space="preserve"> have been removed from the </w:t>
      </w:r>
      <w:r w:rsidR="00934CCE">
        <w:rPr>
          <w:rFonts w:ascii="Calibri" w:eastAsia="Times New Roman" w:hAnsi="Calibri" w:cs="Calibri"/>
          <w:color w:val="000000"/>
        </w:rPr>
        <w:t>representation</w:t>
      </w:r>
      <w:r>
        <w:rPr>
          <w:rFonts w:ascii="Calibri" w:eastAsia="Times New Roman" w:hAnsi="Calibri" w:cs="Calibri"/>
          <w:color w:val="000000"/>
        </w:rPr>
        <w:t xml:space="preserve"> for clarity. Labels </w:t>
      </w:r>
      <w:r w:rsidR="00CD4E70">
        <w:rPr>
          <w:rFonts w:ascii="Calibri" w:eastAsia="Times New Roman" w:hAnsi="Calibri" w:cs="Calibri"/>
          <w:color w:val="000000"/>
        </w:rPr>
        <w:t>indicate</w:t>
      </w:r>
      <w:r>
        <w:rPr>
          <w:rFonts w:ascii="Calibri" w:eastAsia="Times New Roman" w:hAnsi="Calibri" w:cs="Calibri"/>
          <w:color w:val="000000"/>
        </w:rPr>
        <w:t xml:space="preserve"> the CDR loops, with letters denoting the chai</w:t>
      </w:r>
      <w:r w:rsidR="00934CCE">
        <w:rPr>
          <w:rFonts w:ascii="Calibri" w:eastAsia="Times New Roman" w:hAnsi="Calibri" w:cs="Calibri"/>
          <w:color w:val="000000"/>
        </w:rPr>
        <w:t>n</w:t>
      </w:r>
      <w:r w:rsidR="000E0636">
        <w:rPr>
          <w:rFonts w:ascii="Calibri" w:eastAsia="Times New Roman" w:hAnsi="Calibri" w:cs="Calibri"/>
          <w:color w:val="000000"/>
        </w:rPr>
        <w:t xml:space="preserve"> (α or β</w:t>
      </w:r>
      <w:proofErr w:type="gramStart"/>
      <w:r w:rsidR="000E0636">
        <w:rPr>
          <w:rFonts w:ascii="Calibri" w:eastAsia="Times New Roman" w:hAnsi="Calibri" w:cs="Calibri"/>
          <w:color w:val="000000"/>
        </w:rPr>
        <w:t>)</w:t>
      </w:r>
      <w:r w:rsidR="00E97240">
        <w:rPr>
          <w:rFonts w:ascii="Calibri" w:eastAsia="Times New Roman" w:hAnsi="Calibri" w:cs="Calibri"/>
          <w:color w:val="000000"/>
        </w:rPr>
        <w:t>;</w:t>
      </w:r>
      <w:proofErr w:type="gramEnd"/>
      <w:r>
        <w:rPr>
          <w:rFonts w:ascii="Calibri" w:eastAsia="Times New Roman" w:hAnsi="Calibri" w:cs="Calibri"/>
          <w:color w:val="000000"/>
        </w:rPr>
        <w:t xml:space="preserve"> and numbers, the </w:t>
      </w:r>
      <w:r w:rsidR="000E0636">
        <w:rPr>
          <w:rFonts w:ascii="Calibri" w:eastAsia="Times New Roman" w:hAnsi="Calibri" w:cs="Calibri"/>
          <w:color w:val="000000"/>
        </w:rPr>
        <w:t xml:space="preserve">CDR </w:t>
      </w:r>
      <w:r>
        <w:rPr>
          <w:rFonts w:ascii="Calibri" w:eastAsia="Times New Roman" w:hAnsi="Calibri" w:cs="Calibri"/>
          <w:color w:val="000000"/>
        </w:rPr>
        <w:t xml:space="preserve">loop. Numbers in parentheses are the number of </w:t>
      </w:r>
      <w:r w:rsidR="00E97240">
        <w:rPr>
          <w:rFonts w:ascii="Calibri" w:eastAsia="Times New Roman" w:hAnsi="Calibri" w:cs="Calibri"/>
          <w:color w:val="000000"/>
        </w:rPr>
        <w:t xml:space="preserve">predicted </w:t>
      </w:r>
      <w:r>
        <w:rPr>
          <w:rFonts w:ascii="Calibri" w:eastAsia="Times New Roman" w:hAnsi="Calibri" w:cs="Calibri"/>
          <w:color w:val="000000"/>
        </w:rPr>
        <w:t xml:space="preserve">peptide contacts </w:t>
      </w:r>
      <w:r w:rsidR="00CD4E70">
        <w:rPr>
          <w:rFonts w:ascii="Calibri" w:eastAsia="Times New Roman" w:hAnsi="Calibri" w:cs="Calibri"/>
          <w:color w:val="000000"/>
        </w:rPr>
        <w:t>with</w:t>
      </w:r>
      <w:r>
        <w:rPr>
          <w:rFonts w:ascii="Calibri" w:eastAsia="Times New Roman" w:hAnsi="Calibri" w:cs="Calibri"/>
          <w:color w:val="000000"/>
        </w:rPr>
        <w:t xml:space="preserve"> the </w:t>
      </w:r>
      <w:r w:rsidR="000E0636">
        <w:rPr>
          <w:rFonts w:ascii="Calibri" w:eastAsia="Times New Roman" w:hAnsi="Calibri" w:cs="Calibri"/>
          <w:color w:val="000000"/>
        </w:rPr>
        <w:t xml:space="preserve">CDR </w:t>
      </w:r>
      <w:r>
        <w:rPr>
          <w:rFonts w:ascii="Calibri" w:eastAsia="Times New Roman" w:hAnsi="Calibri" w:cs="Calibri"/>
          <w:color w:val="000000"/>
        </w:rPr>
        <w:t xml:space="preserve">loop. B) A </w:t>
      </w:r>
      <w:r w:rsidRPr="00CA74F6">
        <w:rPr>
          <w:rFonts w:ascii="Calibri" w:eastAsia="Times New Roman" w:hAnsi="Calibri" w:cs="Calibri"/>
          <w:color w:val="000000"/>
        </w:rPr>
        <w:t>model</w:t>
      </w:r>
      <w:r>
        <w:rPr>
          <w:rFonts w:ascii="Calibri" w:eastAsia="Times New Roman" w:hAnsi="Calibri" w:cs="Calibri"/>
          <w:color w:val="000000"/>
        </w:rPr>
        <w:t xml:space="preserve"> of</w:t>
      </w:r>
      <w:r w:rsidRPr="00CA74F6">
        <w:rPr>
          <w:rFonts w:ascii="Calibri" w:eastAsia="Times New Roman" w:hAnsi="Calibri" w:cs="Calibri"/>
          <w:color w:val="000000"/>
        </w:rPr>
        <w:t xml:space="preserve"> </w:t>
      </w:r>
      <w:r w:rsidR="005B1BBF">
        <w:rPr>
          <w:rFonts w:ascii="Calibri" w:eastAsia="Times New Roman" w:hAnsi="Calibri" w:cs="Calibri"/>
          <w:color w:val="000000"/>
        </w:rPr>
        <w:t xml:space="preserve">Clone </w:t>
      </w:r>
      <w:r w:rsidRPr="00CA74F6">
        <w:rPr>
          <w:rFonts w:ascii="Calibri" w:eastAsia="Times New Roman" w:hAnsi="Calibri" w:cs="Calibri"/>
          <w:color w:val="000000"/>
        </w:rPr>
        <w:t>2</w:t>
      </w:r>
      <w:r w:rsidR="00CD4E70">
        <w:rPr>
          <w:rFonts w:ascii="Calibri" w:eastAsia="Times New Roman" w:hAnsi="Calibri" w:cs="Calibri"/>
          <w:color w:val="000000"/>
        </w:rPr>
        <w:t>3</w:t>
      </w:r>
      <w:r w:rsidRPr="00CA74F6">
        <w:rPr>
          <w:rFonts w:ascii="Calibri" w:eastAsia="Times New Roman" w:hAnsi="Calibri" w:cs="Calibri"/>
          <w:color w:val="000000"/>
        </w:rPr>
        <w:t>53</w:t>
      </w:r>
      <w:r>
        <w:rPr>
          <w:rFonts w:ascii="Calibri" w:eastAsia="Times New Roman" w:hAnsi="Calibri" w:cs="Calibri"/>
          <w:color w:val="000000"/>
        </w:rPr>
        <w:t xml:space="preserve">, a </w:t>
      </w:r>
      <w:r w:rsidRPr="00CA74F6">
        <w:rPr>
          <w:rFonts w:ascii="Calibri" w:eastAsia="Times New Roman" w:hAnsi="Calibri" w:cs="Calibri"/>
          <w:color w:val="000000"/>
        </w:rPr>
        <w:t xml:space="preserve">PIT-non-matching </w:t>
      </w:r>
      <w:r>
        <w:rPr>
          <w:rFonts w:ascii="Calibri" w:eastAsia="Times New Roman" w:hAnsi="Calibri" w:cs="Calibri"/>
          <w:color w:val="000000"/>
        </w:rPr>
        <w:t>TCR with</w:t>
      </w:r>
      <w:r w:rsidRPr="00CA74F6">
        <w:rPr>
          <w:rFonts w:ascii="Calibri" w:eastAsia="Times New Roman" w:hAnsi="Calibri" w:cs="Calibri"/>
          <w:color w:val="000000"/>
        </w:rPr>
        <w:t xml:space="preserve"> a 17AA </w:t>
      </w:r>
      <w:r w:rsidRPr="00CA74F6">
        <w:rPr>
          <w:rFonts w:ascii="Calibri" w:eastAsia="Times New Roman" w:hAnsi="Calibri" w:cs="Calibri"/>
          <w:i/>
          <w:iCs/>
          <w:color w:val="000000"/>
        </w:rPr>
        <w:t>TRA</w:t>
      </w:r>
      <w:r w:rsidRPr="00CA74F6">
        <w:rPr>
          <w:rFonts w:ascii="Calibri" w:eastAsia="Times New Roman" w:hAnsi="Calibri" w:cs="Calibri"/>
          <w:color w:val="000000"/>
        </w:rPr>
        <w:t xml:space="preserve"> junction (7 </w:t>
      </w:r>
      <w:r w:rsidR="000E0636">
        <w:rPr>
          <w:rFonts w:ascii="Calibri" w:eastAsia="Times New Roman" w:hAnsi="Calibri" w:cs="Calibri"/>
          <w:color w:val="000000"/>
        </w:rPr>
        <w:t xml:space="preserve">CDR </w:t>
      </w:r>
      <w:r w:rsidRPr="00CA74F6">
        <w:rPr>
          <w:rFonts w:ascii="Calibri" w:eastAsia="Times New Roman" w:hAnsi="Calibri" w:cs="Calibri"/>
          <w:color w:val="000000"/>
        </w:rPr>
        <w:t xml:space="preserve">contacts) paired with a 14 AA </w:t>
      </w:r>
      <w:r w:rsidRPr="00CA74F6">
        <w:rPr>
          <w:rFonts w:ascii="Calibri" w:eastAsia="Times New Roman" w:hAnsi="Calibri" w:cs="Calibri"/>
          <w:i/>
          <w:iCs/>
          <w:color w:val="000000"/>
        </w:rPr>
        <w:t>TRB</w:t>
      </w:r>
      <w:r w:rsidRPr="00CA74F6">
        <w:rPr>
          <w:rFonts w:ascii="Calibri" w:eastAsia="Times New Roman" w:hAnsi="Calibri" w:cs="Calibri"/>
          <w:color w:val="000000"/>
        </w:rPr>
        <w:t xml:space="preserve"> junction (8 </w:t>
      </w:r>
      <w:r w:rsidR="000E0636">
        <w:rPr>
          <w:rFonts w:ascii="Calibri" w:eastAsia="Times New Roman" w:hAnsi="Calibri" w:cs="Calibri"/>
          <w:color w:val="000000"/>
        </w:rPr>
        <w:t xml:space="preserve">CDR </w:t>
      </w:r>
      <w:r w:rsidRPr="00CA74F6">
        <w:rPr>
          <w:rFonts w:ascii="Calibri" w:eastAsia="Times New Roman" w:hAnsi="Calibri" w:cs="Calibri"/>
          <w:color w:val="000000"/>
        </w:rPr>
        <w:t>contacts)</w:t>
      </w:r>
      <w:r w:rsidR="00934CCE">
        <w:rPr>
          <w:rFonts w:ascii="Calibri" w:eastAsia="Times New Roman" w:hAnsi="Calibri" w:cs="Calibri"/>
          <w:color w:val="000000"/>
        </w:rPr>
        <w:t xml:space="preserve">, that binds the </w:t>
      </w:r>
      <w:r w:rsidR="00934CCE" w:rsidRPr="00934CCE">
        <w:rPr>
          <w:rFonts w:ascii="Calibri" w:eastAsia="Times New Roman" w:hAnsi="Calibri" w:cs="Calibri"/>
          <w:color w:val="000000"/>
        </w:rPr>
        <w:t>IGRP305-324</w:t>
      </w:r>
      <w:r w:rsidR="00934CCE">
        <w:rPr>
          <w:rFonts w:ascii="Calibri" w:eastAsia="Times New Roman" w:hAnsi="Calibri" w:cs="Calibri"/>
          <w:color w:val="000000"/>
        </w:rPr>
        <w:t xml:space="preserve"> peptide presented by </w:t>
      </w:r>
      <w:r w:rsidR="000E0636">
        <w:rPr>
          <w:rFonts w:ascii="Calibri" w:eastAsia="Times New Roman" w:hAnsi="Calibri" w:cs="Calibri"/>
          <w:color w:val="000000"/>
        </w:rPr>
        <w:t xml:space="preserve">the </w:t>
      </w:r>
      <w:r w:rsidR="00934CCE">
        <w:rPr>
          <w:rFonts w:ascii="Calibri" w:eastAsia="Times New Roman" w:hAnsi="Calibri" w:cs="Calibri"/>
          <w:color w:val="000000"/>
        </w:rPr>
        <w:t xml:space="preserve">HLA </w:t>
      </w:r>
      <w:r w:rsidR="000E0636">
        <w:rPr>
          <w:rFonts w:ascii="Calibri" w:eastAsia="Times New Roman" w:hAnsi="Calibri" w:cs="Calibri"/>
          <w:color w:val="000000"/>
        </w:rPr>
        <w:t>DRB1</w:t>
      </w:r>
      <w:r w:rsidR="00934CCE">
        <w:rPr>
          <w:rFonts w:ascii="Calibri" w:eastAsia="Times New Roman" w:hAnsi="Calibri" w:cs="Calibri"/>
          <w:color w:val="000000"/>
        </w:rPr>
        <w:t>*0401 class II molecule</w:t>
      </w:r>
      <w:r w:rsidRPr="00CA74F6">
        <w:rPr>
          <w:rFonts w:ascii="Calibri" w:eastAsia="Times New Roman" w:hAnsi="Calibri" w:cs="Calibri"/>
          <w:color w:val="000000"/>
        </w:rPr>
        <w:t xml:space="preserve">. </w:t>
      </w:r>
      <w:r w:rsidR="00934CCE">
        <w:rPr>
          <w:rFonts w:ascii="Calibri" w:eastAsia="Times New Roman" w:hAnsi="Calibri" w:cs="Calibri"/>
          <w:color w:val="000000"/>
        </w:rPr>
        <w:t xml:space="preserve">C) </w:t>
      </w:r>
      <w:r w:rsidR="00BE454B">
        <w:rPr>
          <w:rFonts w:ascii="Calibri" w:eastAsia="Times New Roman" w:hAnsi="Calibri" w:cs="Calibri"/>
          <w:color w:val="000000"/>
        </w:rPr>
        <w:t>The number of t</w:t>
      </w:r>
      <w:r w:rsidR="00934CCE">
        <w:rPr>
          <w:rFonts w:ascii="Calibri" w:eastAsia="Times New Roman" w:hAnsi="Calibri" w:cs="Calibri"/>
          <w:color w:val="000000"/>
        </w:rPr>
        <w:t xml:space="preserve">otal peptide contacts </w:t>
      </w:r>
      <w:r w:rsidR="000E0636">
        <w:rPr>
          <w:rFonts w:ascii="Calibri" w:eastAsia="Times New Roman" w:hAnsi="Calibri" w:cs="Calibri"/>
          <w:color w:val="000000"/>
        </w:rPr>
        <w:t xml:space="preserve">for either the </w:t>
      </w:r>
      <w:r w:rsidR="000E0636" w:rsidRPr="00CA74F6">
        <w:rPr>
          <w:rFonts w:ascii="Calibri" w:eastAsia="Times New Roman" w:hAnsi="Calibri" w:cs="Calibri"/>
          <w:i/>
          <w:iCs/>
          <w:color w:val="000000"/>
        </w:rPr>
        <w:t>TRA</w:t>
      </w:r>
      <w:r w:rsidR="000E0636">
        <w:rPr>
          <w:rFonts w:ascii="Calibri" w:eastAsia="Times New Roman" w:hAnsi="Calibri" w:cs="Calibri"/>
          <w:color w:val="000000"/>
        </w:rPr>
        <w:t xml:space="preserve"> or </w:t>
      </w:r>
      <w:r w:rsidR="000E0636" w:rsidRPr="00CA74F6">
        <w:rPr>
          <w:rFonts w:ascii="Calibri" w:eastAsia="Times New Roman" w:hAnsi="Calibri" w:cs="Calibri"/>
          <w:i/>
          <w:iCs/>
          <w:color w:val="000000"/>
        </w:rPr>
        <w:t>TRB</w:t>
      </w:r>
      <w:r w:rsidR="000E0636">
        <w:rPr>
          <w:rFonts w:ascii="Calibri" w:eastAsia="Times New Roman" w:hAnsi="Calibri" w:cs="Calibri"/>
          <w:color w:val="000000"/>
        </w:rPr>
        <w:t xml:space="preserve"> chains </w:t>
      </w:r>
      <w:r w:rsidR="00E97240">
        <w:rPr>
          <w:rFonts w:ascii="Calibri" w:eastAsia="Times New Roman" w:hAnsi="Calibri" w:cs="Calibri"/>
          <w:color w:val="000000"/>
        </w:rPr>
        <w:t>did not</w:t>
      </w:r>
      <w:r w:rsidR="00BE454B">
        <w:rPr>
          <w:rFonts w:ascii="Calibri" w:eastAsia="Times New Roman" w:hAnsi="Calibri" w:cs="Calibri"/>
          <w:color w:val="000000"/>
        </w:rPr>
        <w:t xml:space="preserve"> differ</w:t>
      </w:r>
      <w:r w:rsidR="00E97240">
        <w:rPr>
          <w:rFonts w:ascii="Calibri" w:eastAsia="Times New Roman" w:hAnsi="Calibri" w:cs="Calibri"/>
          <w:color w:val="000000"/>
        </w:rPr>
        <w:t xml:space="preserve"> significantly</w:t>
      </w:r>
      <w:r w:rsidR="00193FF9">
        <w:rPr>
          <w:rFonts w:ascii="Calibri" w:eastAsia="Times New Roman" w:hAnsi="Calibri" w:cs="Calibri"/>
          <w:color w:val="000000"/>
        </w:rPr>
        <w:t xml:space="preserve"> </w:t>
      </w:r>
      <w:r w:rsidR="000E0636">
        <w:rPr>
          <w:rFonts w:ascii="Calibri" w:eastAsia="Times New Roman" w:hAnsi="Calibri" w:cs="Calibri"/>
          <w:color w:val="000000"/>
        </w:rPr>
        <w:t>between</w:t>
      </w:r>
      <w:r w:rsidR="00BE454B">
        <w:rPr>
          <w:rFonts w:ascii="Calibri" w:eastAsia="Times New Roman" w:hAnsi="Calibri" w:cs="Calibri"/>
          <w:color w:val="000000"/>
        </w:rPr>
        <w:t xml:space="preserve"> </w:t>
      </w:r>
      <w:r w:rsidR="00EB1FCD">
        <w:rPr>
          <w:rFonts w:ascii="Calibri" w:eastAsia="Times New Roman" w:hAnsi="Calibri" w:cs="Calibri"/>
          <w:color w:val="000000"/>
        </w:rPr>
        <w:t>PI</w:t>
      </w:r>
      <w:r w:rsidR="00934CCE">
        <w:rPr>
          <w:rFonts w:ascii="Calibri" w:eastAsia="Times New Roman" w:hAnsi="Calibri" w:cs="Calibri"/>
          <w:color w:val="000000"/>
        </w:rPr>
        <w:t>T</w:t>
      </w:r>
      <w:r w:rsidR="00EB1FCD">
        <w:rPr>
          <w:rFonts w:ascii="Calibri" w:eastAsia="Times New Roman" w:hAnsi="Calibri" w:cs="Calibri"/>
          <w:color w:val="000000"/>
        </w:rPr>
        <w:t>-</w:t>
      </w:r>
      <w:r w:rsidR="00934CCE">
        <w:rPr>
          <w:rFonts w:ascii="Calibri" w:eastAsia="Times New Roman" w:hAnsi="Calibri" w:cs="Calibri"/>
          <w:color w:val="000000"/>
        </w:rPr>
        <w:t>matched and PIT-non-matched TCR</w:t>
      </w:r>
      <w:r w:rsidR="00BE454B">
        <w:rPr>
          <w:rFonts w:ascii="Calibri" w:eastAsia="Times New Roman" w:hAnsi="Calibri" w:cs="Calibri"/>
          <w:color w:val="000000"/>
        </w:rPr>
        <w:t>s</w:t>
      </w:r>
      <w:r w:rsidR="00193FF9">
        <w:rPr>
          <w:rFonts w:ascii="Calibri" w:eastAsia="Times New Roman" w:hAnsi="Calibri" w:cs="Calibri"/>
          <w:color w:val="000000"/>
        </w:rPr>
        <w:t xml:space="preserve"> </w:t>
      </w:r>
      <w:r w:rsidR="00CD4E70">
        <w:rPr>
          <w:rFonts w:ascii="Calibri" w:eastAsia="Times New Roman" w:hAnsi="Calibri" w:cs="Calibri"/>
          <w:color w:val="000000"/>
        </w:rPr>
        <w:t>(p-value &gt;0.05, Wilcox test)</w:t>
      </w:r>
      <w:r w:rsidR="00DB3E4A">
        <w:rPr>
          <w:rFonts w:ascii="Calibri" w:eastAsia="Times New Roman" w:hAnsi="Calibri" w:cs="Calibri"/>
          <w:color w:val="000000"/>
        </w:rPr>
        <w:t>.</w:t>
      </w:r>
      <w:r w:rsidR="00934CCE">
        <w:rPr>
          <w:rFonts w:ascii="Calibri" w:eastAsia="Times New Roman" w:hAnsi="Calibri" w:cs="Calibri"/>
          <w:color w:val="000000"/>
        </w:rPr>
        <w:t xml:space="preserve"> </w:t>
      </w:r>
      <w:r w:rsidR="00EB1FCD">
        <w:rPr>
          <w:rFonts w:ascii="Calibri" w:eastAsia="Times New Roman" w:hAnsi="Calibri" w:cs="Calibri"/>
          <w:color w:val="000000"/>
        </w:rPr>
        <w:t xml:space="preserve">D) Ratios of </w:t>
      </w:r>
      <w:r w:rsidR="006E798E" w:rsidRPr="002601C5">
        <w:rPr>
          <w:rFonts w:ascii="Calibri" w:eastAsia="Times New Roman" w:hAnsi="Calibri" w:cs="Calibri"/>
          <w:i/>
          <w:iCs/>
          <w:color w:val="000000"/>
        </w:rPr>
        <w:t>TRA</w:t>
      </w:r>
      <w:r w:rsidR="006E798E">
        <w:rPr>
          <w:rFonts w:ascii="Calibri" w:eastAsia="Times New Roman" w:hAnsi="Calibri" w:cs="Calibri"/>
          <w:color w:val="000000"/>
        </w:rPr>
        <w:t xml:space="preserve"> </w:t>
      </w:r>
      <w:r w:rsidR="00EB1FCD">
        <w:rPr>
          <w:rFonts w:ascii="Calibri" w:eastAsia="Times New Roman" w:hAnsi="Calibri" w:cs="Calibri"/>
          <w:color w:val="000000"/>
        </w:rPr>
        <w:t>CDR1</w:t>
      </w:r>
      <w:r w:rsidR="00D74361">
        <w:rPr>
          <w:rFonts w:ascii="Calibri" w:eastAsia="Times New Roman" w:hAnsi="Calibri" w:cs="Calibri"/>
          <w:color w:val="000000"/>
        </w:rPr>
        <w:t xml:space="preserve"> to </w:t>
      </w:r>
      <w:r w:rsidR="00EB1FCD">
        <w:rPr>
          <w:rFonts w:ascii="Calibri" w:eastAsia="Times New Roman" w:hAnsi="Calibri" w:cs="Calibri"/>
          <w:color w:val="000000"/>
        </w:rPr>
        <w:t>CDR3 peptide contacts decrease</w:t>
      </w:r>
      <w:r w:rsidR="00D74361">
        <w:rPr>
          <w:rFonts w:ascii="Calibri" w:eastAsia="Times New Roman" w:hAnsi="Calibri" w:cs="Calibri"/>
          <w:color w:val="000000"/>
        </w:rPr>
        <w:t>d</w:t>
      </w:r>
      <w:r w:rsidR="00EB1FCD">
        <w:rPr>
          <w:rFonts w:ascii="Calibri" w:eastAsia="Times New Roman" w:hAnsi="Calibri" w:cs="Calibri"/>
          <w:color w:val="000000"/>
        </w:rPr>
        <w:t xml:space="preserve"> significantly with increas</w:t>
      </w:r>
      <w:r w:rsidR="00D74361">
        <w:rPr>
          <w:rFonts w:ascii="Calibri" w:eastAsia="Times New Roman" w:hAnsi="Calibri" w:cs="Calibri"/>
          <w:color w:val="000000"/>
        </w:rPr>
        <w:t>ing</w:t>
      </w:r>
      <w:r w:rsidR="00EB1FCD">
        <w:rPr>
          <w:rFonts w:ascii="Calibri" w:eastAsia="Times New Roman" w:hAnsi="Calibri" w:cs="Calibri"/>
          <w:color w:val="000000"/>
        </w:rPr>
        <w:t xml:space="preserve"> </w:t>
      </w:r>
      <w:r w:rsidR="00EB1FCD" w:rsidRPr="00305392">
        <w:rPr>
          <w:rFonts w:ascii="Calibri" w:eastAsia="Times New Roman" w:hAnsi="Calibri" w:cs="Calibri"/>
          <w:i/>
          <w:iCs/>
          <w:color w:val="000000"/>
        </w:rPr>
        <w:t>TRA</w:t>
      </w:r>
      <w:r w:rsidR="00EB1FCD">
        <w:rPr>
          <w:rFonts w:ascii="Calibri" w:eastAsia="Times New Roman" w:hAnsi="Calibri" w:cs="Calibri"/>
          <w:color w:val="000000"/>
        </w:rPr>
        <w:t xml:space="preserve"> junction length. ****, p-value &lt; 1e-4 </w:t>
      </w:r>
      <w:r w:rsidR="00E97240">
        <w:rPr>
          <w:rFonts w:ascii="Calibri" w:eastAsia="Times New Roman" w:hAnsi="Calibri" w:cs="Calibri"/>
          <w:color w:val="000000"/>
        </w:rPr>
        <w:t xml:space="preserve">for a </w:t>
      </w:r>
      <w:r w:rsidR="00EB1FCD">
        <w:rPr>
          <w:rFonts w:ascii="Calibri" w:eastAsia="Times New Roman" w:hAnsi="Calibri" w:cs="Calibri"/>
          <w:color w:val="000000"/>
        </w:rPr>
        <w:t xml:space="preserve">slope </w:t>
      </w:r>
      <w:r w:rsidR="00E97240">
        <w:rPr>
          <w:rFonts w:ascii="Calibri" w:eastAsia="Times New Roman" w:hAnsi="Calibri" w:cs="Calibri"/>
          <w:color w:val="000000"/>
        </w:rPr>
        <w:t>of</w:t>
      </w:r>
      <w:r w:rsidR="00EB1FCD">
        <w:rPr>
          <w:rFonts w:ascii="Calibri" w:eastAsia="Times New Roman" w:hAnsi="Calibri" w:cs="Calibri"/>
          <w:color w:val="000000"/>
        </w:rPr>
        <w:t xml:space="preserve"> 0</w:t>
      </w:r>
      <w:r w:rsidR="00D74361">
        <w:rPr>
          <w:rFonts w:ascii="Calibri" w:eastAsia="Times New Roman" w:hAnsi="Calibri" w:cs="Calibri"/>
          <w:color w:val="000000"/>
        </w:rPr>
        <w:t>, calculated using linear modeling</w:t>
      </w:r>
      <w:r w:rsidR="00EB1FCD">
        <w:rPr>
          <w:rFonts w:ascii="Calibri" w:eastAsia="Times New Roman" w:hAnsi="Calibri" w:cs="Calibri"/>
          <w:color w:val="000000"/>
        </w:rPr>
        <w:t>.</w:t>
      </w:r>
      <w:r w:rsidR="00193FF9">
        <w:rPr>
          <w:rFonts w:ascii="Calibri" w:eastAsia="Times New Roman" w:hAnsi="Calibri" w:cs="Calibri"/>
          <w:color w:val="000000"/>
        </w:rPr>
        <w:t xml:space="preserve"> </w:t>
      </w:r>
    </w:p>
    <w:p w14:paraId="2D4F01AF" w14:textId="77777777" w:rsidR="00834B01" w:rsidRDefault="00834B01" w:rsidP="00DD5F3D">
      <w:pPr>
        <w:spacing w:after="120" w:line="360" w:lineRule="auto"/>
        <w:rPr>
          <w:b/>
          <w:bCs/>
        </w:rPr>
      </w:pPr>
    </w:p>
    <w:p w14:paraId="35B106DC" w14:textId="638F4D17" w:rsidR="00A77923" w:rsidRDefault="00A77923" w:rsidP="006A2658">
      <w:pPr>
        <w:spacing w:after="120" w:line="360" w:lineRule="auto"/>
      </w:pPr>
      <w:r w:rsidRPr="00F133FB">
        <w:rPr>
          <w:b/>
          <w:bCs/>
        </w:rPr>
        <w:t xml:space="preserve">Figure </w:t>
      </w:r>
      <w:r w:rsidR="00DD5F3D">
        <w:rPr>
          <w:b/>
          <w:bCs/>
        </w:rPr>
        <w:t>4</w:t>
      </w:r>
      <w:r w:rsidRPr="00F133FB">
        <w:rPr>
          <w:b/>
          <w:bCs/>
        </w:rPr>
        <w:t xml:space="preserve">. </w:t>
      </w:r>
      <w:r>
        <w:rPr>
          <w:b/>
          <w:bCs/>
        </w:rPr>
        <w:t xml:space="preserve">Functional properties of selected PIT-matching and non-matching </w:t>
      </w:r>
      <w:r w:rsidRPr="0009615A">
        <w:rPr>
          <w:b/>
          <w:bCs/>
          <w:i/>
          <w:iCs/>
        </w:rPr>
        <w:t>TRA</w:t>
      </w:r>
      <w:r>
        <w:rPr>
          <w:b/>
          <w:bCs/>
        </w:rPr>
        <w:t xml:space="preserve"> chains </w:t>
      </w:r>
      <w:r w:rsidR="00E97240">
        <w:rPr>
          <w:b/>
          <w:bCs/>
        </w:rPr>
        <w:t xml:space="preserve">of </w:t>
      </w:r>
      <w:r>
        <w:rPr>
          <w:b/>
          <w:bCs/>
        </w:rPr>
        <w:t>known specificity</w:t>
      </w:r>
      <w:r w:rsidRPr="00F133FB">
        <w:rPr>
          <w:b/>
          <w:bCs/>
        </w:rPr>
        <w:t>.</w:t>
      </w:r>
      <w:r>
        <w:t xml:space="preserve"> A) Dose response curves for TCRs recognizing GAD65, IGRP and ZNT8 epitopes </w:t>
      </w:r>
      <w:r>
        <w:fldChar w:fldCharType="begin"/>
      </w:r>
      <w:r w:rsidR="00583190">
        <w:instrText xml:space="preserve"> ADDIN ZOTERO_ITEM CSL_CITATION {"citationID":"mtkmFVZO","properties":{"formattedCitation":"\\super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fldChar w:fldCharType="separate"/>
      </w:r>
      <w:r w:rsidR="00DC40B2" w:rsidRPr="00DC40B2">
        <w:rPr>
          <w:rFonts w:ascii="Calibri" w:cs="Calibri"/>
          <w:vertAlign w:val="superscript"/>
        </w:rPr>
        <w:t>16</w:t>
      </w:r>
      <w:r>
        <w:fldChar w:fldCharType="end"/>
      </w:r>
      <w:r>
        <w:t xml:space="preserve">. Curves for multiple epitopes per target antigen were pooled to increase power; examination of curves for individual epitopes yielded conclusions consistent with the pooled data. B) Cross-reactivity of TCRs with PIT-matching </w:t>
      </w:r>
      <w:r w:rsidRPr="00A77923">
        <w:rPr>
          <w:i/>
          <w:iCs/>
        </w:rPr>
        <w:t>TRA</w:t>
      </w:r>
      <w:r>
        <w:t xml:space="preserve"> junctions (Table 3) for autoimmune (GAD65) and viral (influenza M protein) epitopes</w:t>
      </w:r>
      <w:r w:rsidR="00E97240">
        <w:t xml:space="preserve"> in a CFSE proliferation assay</w:t>
      </w:r>
      <w:r>
        <w:t>.</w:t>
      </w:r>
    </w:p>
    <w:p w14:paraId="59D2DB67" w14:textId="77E15FF9" w:rsidR="00680E6A" w:rsidRDefault="00C04E8B" w:rsidP="00C04E8B">
      <w:pPr>
        <w:spacing w:after="120" w:line="360" w:lineRule="auto"/>
      </w:pPr>
      <w:r>
        <w:rPr>
          <w:b/>
          <w:bCs/>
        </w:rPr>
        <w:t>F</w:t>
      </w:r>
      <w:r w:rsidR="00A77923" w:rsidRPr="00F133FB">
        <w:rPr>
          <w:b/>
          <w:bCs/>
        </w:rPr>
        <w:t xml:space="preserve">igure </w:t>
      </w:r>
      <w:r w:rsidR="00DD5F3D">
        <w:rPr>
          <w:b/>
          <w:bCs/>
        </w:rPr>
        <w:t>5</w:t>
      </w:r>
      <w:r w:rsidR="00A77923" w:rsidRPr="00F133FB">
        <w:rPr>
          <w:b/>
          <w:bCs/>
        </w:rPr>
        <w:t xml:space="preserve">. </w:t>
      </w:r>
      <w:r w:rsidR="00153123" w:rsidRPr="00153123">
        <w:rPr>
          <w:b/>
          <w:bCs/>
          <w:i/>
          <w:iCs/>
        </w:rPr>
        <w:t>TRA</w:t>
      </w:r>
      <w:r w:rsidR="00153123">
        <w:rPr>
          <w:b/>
          <w:bCs/>
        </w:rPr>
        <w:t xml:space="preserve"> junctions from cross-reactive TCRs in the </w:t>
      </w:r>
      <w:proofErr w:type="spellStart"/>
      <w:r w:rsidR="00153123" w:rsidRPr="00153123">
        <w:rPr>
          <w:b/>
          <w:bCs/>
          <w:i/>
          <w:iCs/>
        </w:rPr>
        <w:t>VDJdb</w:t>
      </w:r>
      <w:proofErr w:type="spellEnd"/>
      <w:r w:rsidR="00153123">
        <w:rPr>
          <w:b/>
          <w:bCs/>
        </w:rPr>
        <w:t xml:space="preserve"> database share</w:t>
      </w:r>
      <w:r w:rsidR="00680E6A">
        <w:rPr>
          <w:b/>
          <w:bCs/>
        </w:rPr>
        <w:t>d</w:t>
      </w:r>
      <w:r w:rsidR="00153123">
        <w:rPr>
          <w:b/>
          <w:bCs/>
        </w:rPr>
        <w:t xml:space="preserve"> junction sequence features with PIT-matched </w:t>
      </w:r>
      <w:r w:rsidR="00153123" w:rsidRPr="00153123">
        <w:rPr>
          <w:b/>
          <w:bCs/>
          <w:i/>
          <w:iCs/>
        </w:rPr>
        <w:t>TRA</w:t>
      </w:r>
      <w:r w:rsidR="00153123">
        <w:rPr>
          <w:b/>
          <w:bCs/>
        </w:rPr>
        <w:t xml:space="preserve"> junctions</w:t>
      </w:r>
      <w:r w:rsidR="00A77923" w:rsidRPr="00F133FB">
        <w:rPr>
          <w:b/>
          <w:bCs/>
        </w:rPr>
        <w:t>.</w:t>
      </w:r>
      <w:r w:rsidR="00A77923">
        <w:t xml:space="preserve"> A) </w:t>
      </w:r>
      <w:r w:rsidR="00D54FA2">
        <w:t>Density of</w:t>
      </w:r>
      <w:r w:rsidR="00153123">
        <w:t xml:space="preserve"> </w:t>
      </w:r>
      <w:r w:rsidR="003B4664" w:rsidRPr="00730F57">
        <w:rPr>
          <w:i/>
          <w:iCs/>
        </w:rPr>
        <w:t>TRA</w:t>
      </w:r>
      <w:r w:rsidR="003B4664">
        <w:t xml:space="preserve"> chains from </w:t>
      </w:r>
      <w:r w:rsidR="00153123">
        <w:t>TCRs with one versus multiple specificities</w:t>
      </w:r>
      <w:r w:rsidR="00D54D2E">
        <w:t xml:space="preserve"> in </w:t>
      </w:r>
      <w:proofErr w:type="spellStart"/>
      <w:r w:rsidR="00D54D2E" w:rsidRPr="00153123">
        <w:rPr>
          <w:i/>
          <w:iCs/>
        </w:rPr>
        <w:t>VDJdb</w:t>
      </w:r>
      <w:proofErr w:type="spellEnd"/>
      <w:r w:rsidR="008A42AD">
        <w:rPr>
          <w:i/>
          <w:iCs/>
        </w:rPr>
        <w:t xml:space="preserve">. </w:t>
      </w:r>
      <w:r w:rsidR="00F4583E">
        <w:t xml:space="preserve">There were N = </w:t>
      </w:r>
      <w:r w:rsidR="00F4583E" w:rsidRPr="00F4583E">
        <w:t>17</w:t>
      </w:r>
      <w:r w:rsidR="00F4583E">
        <w:t>,</w:t>
      </w:r>
      <w:r w:rsidR="00F4583E" w:rsidRPr="00F4583E">
        <w:t>826</w:t>
      </w:r>
      <w:r w:rsidR="00F4583E">
        <w:t xml:space="preserve"> unique </w:t>
      </w:r>
      <w:r w:rsidR="00F4583E" w:rsidRPr="00730F57">
        <w:rPr>
          <w:i/>
          <w:iCs/>
        </w:rPr>
        <w:t>TRA</w:t>
      </w:r>
      <w:r w:rsidR="00F4583E">
        <w:t xml:space="preserve"> chains from TCRs with single specificity and N = 1,66</w:t>
      </w:r>
      <w:r w:rsidR="005B75DC">
        <w:t>4</w:t>
      </w:r>
      <w:r w:rsidR="00F4583E">
        <w:t xml:space="preserve"> with multiple specificities. </w:t>
      </w:r>
      <w:r w:rsidR="00153123">
        <w:t xml:space="preserve">B) Distribution of </w:t>
      </w:r>
      <w:r w:rsidR="00153123" w:rsidRPr="00153123">
        <w:rPr>
          <w:i/>
          <w:iCs/>
        </w:rPr>
        <w:t>TRA</w:t>
      </w:r>
      <w:r w:rsidR="00153123">
        <w:t xml:space="preserve"> </w:t>
      </w:r>
      <w:r w:rsidR="00F4583E">
        <w:t xml:space="preserve">CDR3 </w:t>
      </w:r>
      <w:proofErr w:type="spellStart"/>
      <w:r w:rsidR="00F4583E">
        <w:t>nt</w:t>
      </w:r>
      <w:proofErr w:type="spellEnd"/>
      <w:r w:rsidR="00F4583E">
        <w:t xml:space="preserve"> </w:t>
      </w:r>
      <w:r w:rsidR="00153123">
        <w:t xml:space="preserve">lengths from TCRs with one versus multiple specificities; </w:t>
      </w:r>
      <w:r w:rsidR="00E97240">
        <w:t>C</w:t>
      </w:r>
      <w:r w:rsidR="00153123">
        <w:t xml:space="preserve">) Distribution of </w:t>
      </w:r>
      <w:r w:rsidR="00F4583E">
        <w:rPr>
          <w:i/>
          <w:iCs/>
        </w:rPr>
        <w:t xml:space="preserve">TRA </w:t>
      </w:r>
      <w:r w:rsidR="00F4583E" w:rsidRPr="00730F57">
        <w:t>N region</w:t>
      </w:r>
      <w:r w:rsidR="00F4583E">
        <w:t xml:space="preserve"> </w:t>
      </w:r>
      <w:proofErr w:type="spellStart"/>
      <w:r w:rsidR="00F4583E">
        <w:t>nt</w:t>
      </w:r>
      <w:proofErr w:type="spellEnd"/>
      <w:r w:rsidR="00F4583E">
        <w:t xml:space="preserve"> </w:t>
      </w:r>
      <w:r w:rsidR="00153123">
        <w:lastRenderedPageBreak/>
        <w:t xml:space="preserve">lengths. </w:t>
      </w:r>
      <w:r w:rsidR="00F4583E">
        <w:t xml:space="preserve">D) Distribution of </w:t>
      </w:r>
      <w:r w:rsidR="00F4583E">
        <w:rPr>
          <w:i/>
          <w:iCs/>
        </w:rPr>
        <w:t xml:space="preserve">TRA </w:t>
      </w:r>
      <w:r w:rsidR="00F4583E">
        <w:t xml:space="preserve">junction AA hydrophobicity. </w:t>
      </w:r>
      <w:r w:rsidR="00680E6A">
        <w:t>Solid vertical line</w:t>
      </w:r>
      <w:r w:rsidR="003B4664">
        <w:t>s</w:t>
      </w:r>
      <w:r w:rsidR="00680E6A">
        <w:t>, median value</w:t>
      </w:r>
      <w:r w:rsidR="003B4664">
        <w:t>s</w:t>
      </w:r>
      <w:r w:rsidR="00680E6A">
        <w:t xml:space="preserve"> from </w:t>
      </w:r>
      <w:r w:rsidR="00680E6A" w:rsidRPr="00730F57">
        <w:rPr>
          <w:i/>
          <w:iCs/>
        </w:rPr>
        <w:t>TRA</w:t>
      </w:r>
      <w:r w:rsidR="00680E6A">
        <w:t xml:space="preserve"> chains from multi-specific TCRs; dashed vertical line</w:t>
      </w:r>
      <w:r w:rsidR="003B4664">
        <w:t>s</w:t>
      </w:r>
      <w:r w:rsidR="00680E6A">
        <w:t>, median value</w:t>
      </w:r>
      <w:r w:rsidR="003B4664">
        <w:t>s</w:t>
      </w:r>
      <w:r w:rsidR="00680E6A">
        <w:t xml:space="preserve"> from TCRs with single reported specificities. </w:t>
      </w:r>
      <w:r w:rsidR="00153123" w:rsidRPr="003F7639">
        <w:t xml:space="preserve">Significance of differences in </w:t>
      </w:r>
      <w:r w:rsidR="00153123">
        <w:t>distribution</w:t>
      </w:r>
      <w:r w:rsidR="00E97240">
        <w:t xml:space="preserve">s were </w:t>
      </w:r>
      <w:r w:rsidR="00153123" w:rsidRPr="003F7639">
        <w:t xml:space="preserve">assessed </w:t>
      </w:r>
      <w:r w:rsidR="00153123">
        <w:t xml:space="preserve">using </w:t>
      </w:r>
      <w:r w:rsidR="00153123" w:rsidRPr="00153123">
        <w:t>Kolmogorov-Smirnov test</w:t>
      </w:r>
      <w:r w:rsidR="00153123">
        <w:t>s</w:t>
      </w:r>
      <w:r w:rsidR="00153123" w:rsidRPr="003F7639">
        <w:t>.</w:t>
      </w:r>
      <w:r w:rsidR="00153123">
        <w:t xml:space="preserve"> </w:t>
      </w:r>
      <w:r w:rsidR="00153123" w:rsidRPr="007D3841">
        <w:t>**</w:t>
      </w:r>
      <w:r w:rsidR="00153123">
        <w:t xml:space="preserve">**, </w:t>
      </w:r>
      <w:proofErr w:type="spellStart"/>
      <w:r w:rsidR="00FB60F3">
        <w:t>pAdj</w:t>
      </w:r>
      <w:proofErr w:type="spellEnd"/>
      <w:r w:rsidR="00FB60F3">
        <w:t xml:space="preserve"> </w:t>
      </w:r>
      <w:r w:rsidR="00153123">
        <w:t xml:space="preserve">&lt;1e-4; </w:t>
      </w:r>
      <w:r w:rsidR="00680E6A">
        <w:t xml:space="preserve">*; </w:t>
      </w:r>
      <w:proofErr w:type="spellStart"/>
      <w:r w:rsidR="00680E6A">
        <w:t>pAdj</w:t>
      </w:r>
      <w:proofErr w:type="spellEnd"/>
      <w:r w:rsidR="00680E6A">
        <w:t xml:space="preserve"> &lt;0.05.</w:t>
      </w:r>
    </w:p>
    <w:p w14:paraId="16873782" w14:textId="4CF54D42" w:rsidR="007C02BD" w:rsidRDefault="00680E6A" w:rsidP="00C04E8B">
      <w:pPr>
        <w:spacing w:after="120" w:line="360" w:lineRule="auto"/>
      </w:pPr>
      <w:r>
        <w:br w:type="column"/>
      </w:r>
      <w:r w:rsidR="00E8231A" w:rsidRPr="00E8231A">
        <w:rPr>
          <w:noProof/>
        </w:rPr>
        <w:lastRenderedPageBreak/>
        <w:t xml:space="preserve"> </w:t>
      </w:r>
      <w:r w:rsidR="00E8231A" w:rsidRPr="00E8231A">
        <w:rPr>
          <w:noProof/>
        </w:rPr>
        <w:drawing>
          <wp:inline distT="0" distB="0" distL="0" distR="0" wp14:anchorId="03BFBCB6" wp14:editId="17554B6A">
            <wp:extent cx="5943600" cy="6596380"/>
            <wp:effectExtent l="0" t="0" r="0" b="0"/>
            <wp:docPr id="4128966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96679" name="Picture 1" descr="A screenshot of a computer screen&#10;&#10;Description automatically generated"/>
                    <pic:cNvPicPr/>
                  </pic:nvPicPr>
                  <pic:blipFill>
                    <a:blip r:embed="rId15"/>
                    <a:stretch>
                      <a:fillRect/>
                    </a:stretch>
                  </pic:blipFill>
                  <pic:spPr>
                    <a:xfrm>
                      <a:off x="0" y="0"/>
                      <a:ext cx="5943600" cy="6596380"/>
                    </a:xfrm>
                    <a:prstGeom prst="rect">
                      <a:avLst/>
                    </a:prstGeom>
                  </pic:spPr>
                </pic:pic>
              </a:graphicData>
            </a:graphic>
          </wp:inline>
        </w:drawing>
      </w:r>
    </w:p>
    <w:p w14:paraId="511402A8" w14:textId="028E0E80" w:rsidR="007C02BD" w:rsidRDefault="007C02BD" w:rsidP="00D54D2E">
      <w:pPr>
        <w:spacing w:after="120" w:line="360" w:lineRule="auto"/>
      </w:pPr>
      <w:r>
        <w:br w:type="column"/>
      </w:r>
      <w:r w:rsidRPr="007C02BD">
        <w:rPr>
          <w:noProof/>
        </w:rPr>
        <w:lastRenderedPageBreak/>
        <w:drawing>
          <wp:inline distT="0" distB="0" distL="0" distR="0" wp14:anchorId="13A06497" wp14:editId="4F795187">
            <wp:extent cx="5943600" cy="6382385"/>
            <wp:effectExtent l="0" t="0" r="0" b="5715"/>
            <wp:docPr id="172648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2381" name=""/>
                    <pic:cNvPicPr/>
                  </pic:nvPicPr>
                  <pic:blipFill>
                    <a:blip r:embed="rId16"/>
                    <a:stretch>
                      <a:fillRect/>
                    </a:stretch>
                  </pic:blipFill>
                  <pic:spPr>
                    <a:xfrm>
                      <a:off x="0" y="0"/>
                      <a:ext cx="5943600" cy="6382385"/>
                    </a:xfrm>
                    <a:prstGeom prst="rect">
                      <a:avLst/>
                    </a:prstGeom>
                  </pic:spPr>
                </pic:pic>
              </a:graphicData>
            </a:graphic>
          </wp:inline>
        </w:drawing>
      </w:r>
    </w:p>
    <w:p w14:paraId="22FA9760" w14:textId="7D1CC7F9" w:rsidR="007C02BD" w:rsidRDefault="007C02BD" w:rsidP="00D54D2E">
      <w:pPr>
        <w:spacing w:after="120" w:line="360" w:lineRule="auto"/>
      </w:pPr>
      <w:r>
        <w:br w:type="column"/>
      </w:r>
      <w:r w:rsidRPr="007C02BD">
        <w:rPr>
          <w:noProof/>
        </w:rPr>
        <w:lastRenderedPageBreak/>
        <w:drawing>
          <wp:inline distT="0" distB="0" distL="0" distR="0" wp14:anchorId="1042732D" wp14:editId="550F2649">
            <wp:extent cx="5943600" cy="5188585"/>
            <wp:effectExtent l="0" t="0" r="0" b="5715"/>
            <wp:docPr id="128937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73101" name=""/>
                    <pic:cNvPicPr/>
                  </pic:nvPicPr>
                  <pic:blipFill>
                    <a:blip r:embed="rId17"/>
                    <a:stretch>
                      <a:fillRect/>
                    </a:stretch>
                  </pic:blipFill>
                  <pic:spPr>
                    <a:xfrm>
                      <a:off x="0" y="0"/>
                      <a:ext cx="5943600" cy="5188585"/>
                    </a:xfrm>
                    <a:prstGeom prst="rect">
                      <a:avLst/>
                    </a:prstGeom>
                  </pic:spPr>
                </pic:pic>
              </a:graphicData>
            </a:graphic>
          </wp:inline>
        </w:drawing>
      </w:r>
    </w:p>
    <w:p w14:paraId="65760EA5" w14:textId="6E0EF066" w:rsidR="007C02BD" w:rsidRDefault="007C02BD" w:rsidP="00D54D2E">
      <w:pPr>
        <w:spacing w:after="120" w:line="360" w:lineRule="auto"/>
      </w:pPr>
      <w:r>
        <w:br w:type="column"/>
      </w:r>
      <w:r w:rsidRPr="007C02BD">
        <w:rPr>
          <w:noProof/>
        </w:rPr>
        <w:lastRenderedPageBreak/>
        <w:drawing>
          <wp:inline distT="0" distB="0" distL="0" distR="0" wp14:anchorId="18DE7C11" wp14:editId="5635ABF2">
            <wp:extent cx="5943600" cy="6357620"/>
            <wp:effectExtent l="0" t="0" r="0" b="0"/>
            <wp:docPr id="94420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358" name=""/>
                    <pic:cNvPicPr/>
                  </pic:nvPicPr>
                  <pic:blipFill>
                    <a:blip r:embed="rId18"/>
                    <a:stretch>
                      <a:fillRect/>
                    </a:stretch>
                  </pic:blipFill>
                  <pic:spPr>
                    <a:xfrm>
                      <a:off x="0" y="0"/>
                      <a:ext cx="5943600" cy="6357620"/>
                    </a:xfrm>
                    <a:prstGeom prst="rect">
                      <a:avLst/>
                    </a:prstGeom>
                  </pic:spPr>
                </pic:pic>
              </a:graphicData>
            </a:graphic>
          </wp:inline>
        </w:drawing>
      </w:r>
    </w:p>
    <w:p w14:paraId="37D47EBD" w14:textId="755220C7" w:rsidR="006A2658" w:rsidRPr="00F133FB" w:rsidRDefault="007C02BD" w:rsidP="00D54D2E">
      <w:pPr>
        <w:spacing w:after="120" w:line="360" w:lineRule="auto"/>
      </w:pPr>
      <w:r>
        <w:br w:type="column"/>
      </w:r>
      <w:r w:rsidR="00E8231A" w:rsidRPr="00E8231A">
        <w:rPr>
          <w:noProof/>
        </w:rPr>
        <w:lastRenderedPageBreak/>
        <w:drawing>
          <wp:inline distT="0" distB="0" distL="0" distR="0" wp14:anchorId="4D614E1C" wp14:editId="7C1CAD44">
            <wp:extent cx="5943600" cy="5788025"/>
            <wp:effectExtent l="0" t="0" r="0" b="3175"/>
            <wp:docPr id="1493286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86364" name="Picture 1" descr="A screenshot of a computer screen&#10;&#10;Description automatically generated"/>
                    <pic:cNvPicPr/>
                  </pic:nvPicPr>
                  <pic:blipFill>
                    <a:blip r:embed="rId19"/>
                    <a:stretch>
                      <a:fillRect/>
                    </a:stretch>
                  </pic:blipFill>
                  <pic:spPr>
                    <a:xfrm>
                      <a:off x="0" y="0"/>
                      <a:ext cx="5943600" cy="5788025"/>
                    </a:xfrm>
                    <a:prstGeom prst="rect">
                      <a:avLst/>
                    </a:prstGeom>
                  </pic:spPr>
                </pic:pic>
              </a:graphicData>
            </a:graphic>
          </wp:inline>
        </w:drawing>
      </w:r>
    </w:p>
    <w:sectPr w:rsidR="006A2658" w:rsidRPr="00F133FB" w:rsidSect="004C4BD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y Bottorff" w:date="2023-10-09T11:58:00Z" w:initials="TB">
    <w:p w14:paraId="4B8F9623" w14:textId="77777777" w:rsidR="00A96D7B" w:rsidRDefault="0060550C" w:rsidP="00655680">
      <w:r>
        <w:rPr>
          <w:rStyle w:val="CommentReference"/>
        </w:rPr>
        <w:annotationRef/>
      </w:r>
      <w:r w:rsidR="00A96D7B">
        <w:rPr>
          <w:sz w:val="20"/>
          <w:szCs w:val="20"/>
        </w:rPr>
        <w:t>I’m not entirely sure of the connection of this sentence to the rest of this paragraph. Perhaps raise the idea early of a connection between IAR T cells and PITs? I see the connection to the last sentence of the next paragraph, but perhaps it’s slightly confusing for readers</w:t>
      </w:r>
    </w:p>
  </w:comment>
  <w:comment w:id="3" w:author="Ty Bottorff" w:date="2023-10-09T13:37:00Z" w:initials="TB">
    <w:p w14:paraId="05C2827C" w14:textId="77777777" w:rsidR="007E3B4E" w:rsidRDefault="007E3B4E" w:rsidP="00101AB3">
      <w:r>
        <w:rPr>
          <w:rStyle w:val="CommentReference"/>
        </w:rPr>
        <w:annotationRef/>
      </w:r>
      <w:r>
        <w:rPr>
          <w:sz w:val="20"/>
          <w:szCs w:val="20"/>
        </w:rPr>
        <w:t>I’m unsure how this can be used as a comparison (i.e. junction sequence matching frequencies vs. T cell frequencies seems to me sort of apples to oranges)</w:t>
      </w:r>
    </w:p>
  </w:comment>
  <w:comment w:id="4" w:author="Ty Bottorff" w:date="2023-10-09T13:38:00Z" w:initials="TB">
    <w:p w14:paraId="7228CB21" w14:textId="77777777" w:rsidR="007E3B4E" w:rsidRDefault="007E3B4E" w:rsidP="0063209C">
      <w:r>
        <w:rPr>
          <w:rStyle w:val="CommentReference"/>
        </w:rPr>
        <w:annotationRef/>
      </w:r>
      <w:r>
        <w:rPr>
          <w:sz w:val="20"/>
          <w:szCs w:val="20"/>
        </w:rPr>
        <w:t>Might it be useful to share the matching %s from the HC/COVID-19 comparison to get a sense of the absolute magnitude difference</w:t>
      </w:r>
    </w:p>
  </w:comment>
  <w:comment w:id="5" w:author="Ty Bottorff" w:date="2023-10-09T13:39:00Z" w:initials="TB">
    <w:p w14:paraId="7010AA88" w14:textId="77777777" w:rsidR="007E3B4E" w:rsidRDefault="007E3B4E" w:rsidP="00153F0F">
      <w:r>
        <w:rPr>
          <w:rStyle w:val="CommentReference"/>
        </w:rPr>
        <w:annotationRef/>
      </w:r>
      <w:r>
        <w:rPr>
          <w:sz w:val="20"/>
          <w:szCs w:val="20"/>
        </w:rPr>
        <w:t>Is there any interest in looking specifically at mismatches that conserve amino acid electrochemical properties? Perhaps to potentially expand “PIT matches” in subsequent analysis to &gt; 1 mismatch (but still under some threshold) but conserving amino acid properties for most/all mismatches</w:t>
      </w:r>
    </w:p>
  </w:comment>
  <w:comment w:id="6" w:author="Ty Bottorff" w:date="2023-10-09T14:06:00Z" w:initials="TB">
    <w:p w14:paraId="2C92F4F8" w14:textId="77777777" w:rsidR="001B40EE" w:rsidRDefault="001B40EE" w:rsidP="00803213">
      <w:r>
        <w:rPr>
          <w:rStyle w:val="CommentReference"/>
        </w:rPr>
        <w:annotationRef/>
      </w:r>
      <w:r>
        <w:rPr>
          <w:sz w:val="20"/>
          <w:szCs w:val="20"/>
        </w:rPr>
        <w:t>Is it worthwhile to note why y’all switched to also considering the nucleotide sequence now? Perhaps it’s simply for IMGT/HighV-QUEST methods and not interesting</w:t>
      </w:r>
    </w:p>
  </w:comment>
  <w:comment w:id="7" w:author="Ty Bottorff [2]" w:date="2023-10-09T15:55:00Z" w:initials="TB">
    <w:p w14:paraId="1ACFED0F" w14:textId="77777777" w:rsidR="009D4B2A" w:rsidRDefault="009D4B2A" w:rsidP="00502CE9">
      <w:r>
        <w:rPr>
          <w:rStyle w:val="CommentReference"/>
        </w:rPr>
        <w:annotationRef/>
      </w:r>
      <w:r>
        <w:rPr>
          <w:sz w:val="20"/>
          <w:szCs w:val="20"/>
        </w:rPr>
        <w:t>I’m having a hard time rationalizing why this is the unexpected one. I see how it’s perhaps unexpected that the two observations aren’t the same (CDR1 and CDR3 contacts vs. TRA junction length)</w:t>
      </w:r>
    </w:p>
  </w:comment>
  <w:comment w:id="8" w:author="Ty Bottorff" w:date="2023-10-09T16:05:00Z" w:initials="TB">
    <w:p w14:paraId="2726815E" w14:textId="77777777" w:rsidR="00F54758" w:rsidRDefault="00F54758" w:rsidP="002604A0">
      <w:r>
        <w:rPr>
          <w:rStyle w:val="CommentReference"/>
        </w:rPr>
        <w:annotationRef/>
      </w:r>
      <w:r>
        <w:rPr>
          <w:sz w:val="20"/>
          <w:szCs w:val="20"/>
        </w:rPr>
        <w:t>I like how the paragraphs are structured similar within each subsection of the results</w:t>
      </w:r>
    </w:p>
  </w:comment>
  <w:comment w:id="9" w:author="Ty Bottorff" w:date="2023-10-09T16:13:00Z" w:initials="TB">
    <w:p w14:paraId="79713BA5" w14:textId="77777777" w:rsidR="00F54758" w:rsidRDefault="00F54758" w:rsidP="003A0CD3">
      <w:r>
        <w:rPr>
          <w:rStyle w:val="CommentReference"/>
        </w:rPr>
        <w:annotationRef/>
      </w:r>
      <w:r>
        <w:rPr>
          <w:sz w:val="20"/>
          <w:szCs w:val="20"/>
        </w:rPr>
        <w:t>This might make biophysical sense with the less specific and more partner agnostic arrangement of residues interacting via the hydrophobic effect vs. say hydrogen bonding, perhaps worth discussing more in discussion if not done already</w:t>
      </w:r>
    </w:p>
  </w:comment>
  <w:comment w:id="10" w:author="Ty Bottorff" w:date="2023-10-09T16:21:00Z" w:initials="TB">
    <w:p w14:paraId="7A14DBDA" w14:textId="77777777" w:rsidR="00500384" w:rsidRDefault="00500384" w:rsidP="005B4B25">
      <w:r>
        <w:rPr>
          <w:rStyle w:val="CommentReference"/>
        </w:rPr>
        <w:annotationRef/>
      </w:r>
      <w:r>
        <w:rPr>
          <w:sz w:val="20"/>
          <w:szCs w:val="20"/>
        </w:rPr>
        <w:t>I wonder if there’s a more specific transition possible here</w:t>
      </w:r>
    </w:p>
  </w:comment>
  <w:comment w:id="11" w:author="Ty Bottorff" w:date="2023-10-09T16:28:00Z" w:initials="TB">
    <w:p w14:paraId="56B3381A" w14:textId="77777777" w:rsidR="00310645" w:rsidRDefault="00310645" w:rsidP="008C050A">
      <w:r>
        <w:rPr>
          <w:rStyle w:val="CommentReference"/>
        </w:rPr>
        <w:annotationRef/>
      </w:r>
      <w:r>
        <w:rPr>
          <w:sz w:val="20"/>
          <w:szCs w:val="20"/>
        </w:rPr>
        <w:t>Perhaps there are also connections between rare auto reactive T cells in peripheral blood against other organ epitopes and other autoimmune conditions?</w:t>
      </w:r>
    </w:p>
  </w:comment>
  <w:comment w:id="12" w:author="Ty Bottorff" w:date="2023-10-09T16:34:00Z" w:initials="TB">
    <w:p w14:paraId="13BFAFAF" w14:textId="77777777" w:rsidR="00310645" w:rsidRDefault="00310645" w:rsidP="00B5097D">
      <w:r>
        <w:rPr>
          <w:rStyle w:val="CommentReference"/>
        </w:rPr>
        <w:annotationRef/>
      </w:r>
      <w:r>
        <w:rPr>
          <w:sz w:val="20"/>
          <w:szCs w:val="20"/>
        </w:rPr>
        <w:t>Perhaps discuss cross-reactivity as a double-edged sword? Good to recognize more potential foreign pMHCs but bad due to higher occurrences of self-epitopes recognized?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8F9623" w15:done="0"/>
  <w15:commentEx w15:paraId="05C2827C" w15:done="0"/>
  <w15:commentEx w15:paraId="7228CB21" w15:done="0"/>
  <w15:commentEx w15:paraId="7010AA88" w15:done="0"/>
  <w15:commentEx w15:paraId="2C92F4F8" w15:done="0"/>
  <w15:commentEx w15:paraId="1ACFED0F" w15:done="0"/>
  <w15:commentEx w15:paraId="2726815E" w15:done="0"/>
  <w15:commentEx w15:paraId="79713BA5" w15:done="0"/>
  <w15:commentEx w15:paraId="7A14DBDA" w15:done="0"/>
  <w15:commentEx w15:paraId="56B3381A" w15:done="0"/>
  <w15:commentEx w15:paraId="13BFAF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5074220" w16cex:dateUtc="2023-10-09T18:58:00Z"/>
  <w16cex:commentExtensible w16cex:durableId="15064953" w16cex:dateUtc="2023-10-09T20:37:00Z"/>
  <w16cex:commentExtensible w16cex:durableId="753AA4EB" w16cex:dateUtc="2023-10-09T20:38:00Z"/>
  <w16cex:commentExtensible w16cex:durableId="564DE16D" w16cex:dateUtc="2023-10-09T20:39:00Z"/>
  <w16cex:commentExtensible w16cex:durableId="36211027" w16cex:dateUtc="2023-10-09T21:06:00Z"/>
  <w16cex:commentExtensible w16cex:durableId="13D867ED" w16cex:dateUtc="2023-10-09T22:55:00Z"/>
  <w16cex:commentExtensible w16cex:durableId="4C0D937E" w16cex:dateUtc="2023-10-09T23:05:00Z"/>
  <w16cex:commentExtensible w16cex:durableId="2348F7E5" w16cex:dateUtc="2023-10-09T23:13:00Z"/>
  <w16cex:commentExtensible w16cex:durableId="6D0CDBD3" w16cex:dateUtc="2023-10-09T23:21:00Z"/>
  <w16cex:commentExtensible w16cex:durableId="4B52CD61" w16cex:dateUtc="2023-10-09T23:28:00Z"/>
  <w16cex:commentExtensible w16cex:durableId="28409BF7" w16cex:dateUtc="2023-10-09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8F9623" w16cid:durableId="35074220"/>
  <w16cid:commentId w16cid:paraId="05C2827C" w16cid:durableId="15064953"/>
  <w16cid:commentId w16cid:paraId="7228CB21" w16cid:durableId="753AA4EB"/>
  <w16cid:commentId w16cid:paraId="7010AA88" w16cid:durableId="564DE16D"/>
  <w16cid:commentId w16cid:paraId="2C92F4F8" w16cid:durableId="36211027"/>
  <w16cid:commentId w16cid:paraId="1ACFED0F" w16cid:durableId="13D867ED"/>
  <w16cid:commentId w16cid:paraId="2726815E" w16cid:durableId="4C0D937E"/>
  <w16cid:commentId w16cid:paraId="79713BA5" w16cid:durableId="2348F7E5"/>
  <w16cid:commentId w16cid:paraId="7A14DBDA" w16cid:durableId="6D0CDBD3"/>
  <w16cid:commentId w16cid:paraId="56B3381A" w16cid:durableId="4B52CD61"/>
  <w16cid:commentId w16cid:paraId="13BFAFAF" w16cid:durableId="28409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FB47F" w14:textId="77777777" w:rsidR="0088774F" w:rsidRDefault="0088774F" w:rsidP="00BB2319">
      <w:r>
        <w:separator/>
      </w:r>
    </w:p>
  </w:endnote>
  <w:endnote w:type="continuationSeparator" w:id="0">
    <w:p w14:paraId="6243937C" w14:textId="77777777" w:rsidR="0088774F" w:rsidRDefault="0088774F" w:rsidP="00BB2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ourier">
    <w:panose1 w:val="02070309020205020404"/>
    <w:charset w:val="00"/>
    <w:family w:val="modern"/>
    <w:pitch w:val="fixed"/>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7769467"/>
      <w:docPartObj>
        <w:docPartGallery w:val="Page Numbers (Bottom of Page)"/>
        <w:docPartUnique/>
      </w:docPartObj>
    </w:sdtPr>
    <w:sdtContent>
      <w:p w14:paraId="0F1B3264" w14:textId="32D8D30C" w:rsidR="00BB2319" w:rsidRDefault="00BB2319" w:rsidP="007F19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113C">
          <w:rPr>
            <w:rStyle w:val="PageNumber"/>
            <w:noProof/>
          </w:rPr>
          <w:t>27</w:t>
        </w:r>
        <w:r>
          <w:rPr>
            <w:rStyle w:val="PageNumber"/>
          </w:rPr>
          <w:fldChar w:fldCharType="end"/>
        </w:r>
      </w:p>
    </w:sdtContent>
  </w:sdt>
  <w:p w14:paraId="6BF0C750" w14:textId="77777777" w:rsidR="00BB2319" w:rsidRDefault="00BB23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7476555"/>
      <w:docPartObj>
        <w:docPartGallery w:val="Page Numbers (Bottom of Page)"/>
        <w:docPartUnique/>
      </w:docPartObj>
    </w:sdtPr>
    <w:sdtContent>
      <w:p w14:paraId="7474B416" w14:textId="2AA22B99" w:rsidR="00BB2319" w:rsidRDefault="00BB2319" w:rsidP="007F19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9411B8">
          <w:rPr>
            <w:rStyle w:val="PageNumber"/>
            <w:noProof/>
          </w:rPr>
          <w:t>16</w:t>
        </w:r>
        <w:r>
          <w:rPr>
            <w:rStyle w:val="PageNumber"/>
          </w:rPr>
          <w:fldChar w:fldCharType="end"/>
        </w:r>
      </w:p>
    </w:sdtContent>
  </w:sdt>
  <w:p w14:paraId="30BD97C8" w14:textId="77777777" w:rsidR="00BB2319" w:rsidRDefault="00BB2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BACE" w14:textId="77777777" w:rsidR="0088774F" w:rsidRDefault="0088774F" w:rsidP="00BB2319">
      <w:r>
        <w:separator/>
      </w:r>
    </w:p>
  </w:footnote>
  <w:footnote w:type="continuationSeparator" w:id="0">
    <w:p w14:paraId="6E8B0109" w14:textId="77777777" w:rsidR="0088774F" w:rsidRDefault="0088774F" w:rsidP="00BB23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C3030D"/>
    <w:multiLevelType w:val="hybridMultilevel"/>
    <w:tmpl w:val="83FA9774"/>
    <w:lvl w:ilvl="0" w:tplc="A5D2EC66">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215110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 Bottorff">
    <w15:presenceInfo w15:providerId="AD" w15:userId="S::tbottorff@BENAROYARESEARCH.ORG::b243c037-696c-4ede-8557-b74ddef93f7d"/>
  </w15:person>
  <w15:person w15:author="Ty Bottorff [2]">
    <w15:presenceInfo w15:providerId="AD" w15:userId="S::tbottorff@benaroyaresearch.org::b243c037-696c-4ede-8557-b74ddef93f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8EC"/>
    <w:rsid w:val="0000171E"/>
    <w:rsid w:val="000059E3"/>
    <w:rsid w:val="0000778D"/>
    <w:rsid w:val="000127EE"/>
    <w:rsid w:val="0001318D"/>
    <w:rsid w:val="00021805"/>
    <w:rsid w:val="00027132"/>
    <w:rsid w:val="0003214C"/>
    <w:rsid w:val="00033E2F"/>
    <w:rsid w:val="00034389"/>
    <w:rsid w:val="00035B98"/>
    <w:rsid w:val="00036161"/>
    <w:rsid w:val="0003751C"/>
    <w:rsid w:val="00043E15"/>
    <w:rsid w:val="000445F9"/>
    <w:rsid w:val="00045AE6"/>
    <w:rsid w:val="00047D85"/>
    <w:rsid w:val="000520A9"/>
    <w:rsid w:val="0005384B"/>
    <w:rsid w:val="000635FD"/>
    <w:rsid w:val="000637CD"/>
    <w:rsid w:val="0007344D"/>
    <w:rsid w:val="000761F9"/>
    <w:rsid w:val="00077BAC"/>
    <w:rsid w:val="00081988"/>
    <w:rsid w:val="00081D83"/>
    <w:rsid w:val="000867EC"/>
    <w:rsid w:val="00087513"/>
    <w:rsid w:val="0009250E"/>
    <w:rsid w:val="00094924"/>
    <w:rsid w:val="0009615A"/>
    <w:rsid w:val="000979A8"/>
    <w:rsid w:val="000A2495"/>
    <w:rsid w:val="000A54B9"/>
    <w:rsid w:val="000A6592"/>
    <w:rsid w:val="000A7C65"/>
    <w:rsid w:val="000B1487"/>
    <w:rsid w:val="000C0542"/>
    <w:rsid w:val="000C3421"/>
    <w:rsid w:val="000C6C23"/>
    <w:rsid w:val="000D1AFA"/>
    <w:rsid w:val="000D1D27"/>
    <w:rsid w:val="000D1FF2"/>
    <w:rsid w:val="000D2E8F"/>
    <w:rsid w:val="000D337C"/>
    <w:rsid w:val="000D7AFD"/>
    <w:rsid w:val="000D7C81"/>
    <w:rsid w:val="000E0636"/>
    <w:rsid w:val="000E1CBB"/>
    <w:rsid w:val="000E2559"/>
    <w:rsid w:val="000E4FE9"/>
    <w:rsid w:val="000E62DF"/>
    <w:rsid w:val="000E67D8"/>
    <w:rsid w:val="000F455D"/>
    <w:rsid w:val="000F47B5"/>
    <w:rsid w:val="000F7B28"/>
    <w:rsid w:val="00101BE0"/>
    <w:rsid w:val="0010437F"/>
    <w:rsid w:val="0011118E"/>
    <w:rsid w:val="00115BAA"/>
    <w:rsid w:val="00120453"/>
    <w:rsid w:val="00122D5E"/>
    <w:rsid w:val="00124738"/>
    <w:rsid w:val="00126261"/>
    <w:rsid w:val="00126FE4"/>
    <w:rsid w:val="00130CC0"/>
    <w:rsid w:val="001379FD"/>
    <w:rsid w:val="0014475D"/>
    <w:rsid w:val="00144F55"/>
    <w:rsid w:val="0014525F"/>
    <w:rsid w:val="00146E21"/>
    <w:rsid w:val="00153123"/>
    <w:rsid w:val="00161A46"/>
    <w:rsid w:val="00165029"/>
    <w:rsid w:val="0016520C"/>
    <w:rsid w:val="001703B1"/>
    <w:rsid w:val="00171CC6"/>
    <w:rsid w:val="00174CF7"/>
    <w:rsid w:val="0017660C"/>
    <w:rsid w:val="00176DAF"/>
    <w:rsid w:val="00183730"/>
    <w:rsid w:val="0018620D"/>
    <w:rsid w:val="001873A4"/>
    <w:rsid w:val="00193FF9"/>
    <w:rsid w:val="00195F44"/>
    <w:rsid w:val="00197AA1"/>
    <w:rsid w:val="00197D37"/>
    <w:rsid w:val="001A1DFD"/>
    <w:rsid w:val="001A1E7E"/>
    <w:rsid w:val="001A235F"/>
    <w:rsid w:val="001A28D7"/>
    <w:rsid w:val="001A368F"/>
    <w:rsid w:val="001A39F5"/>
    <w:rsid w:val="001A6724"/>
    <w:rsid w:val="001B13D7"/>
    <w:rsid w:val="001B40EE"/>
    <w:rsid w:val="001B5AB5"/>
    <w:rsid w:val="001B723C"/>
    <w:rsid w:val="001B76B9"/>
    <w:rsid w:val="001C0236"/>
    <w:rsid w:val="001C066E"/>
    <w:rsid w:val="001C2697"/>
    <w:rsid w:val="001C409B"/>
    <w:rsid w:val="001C563F"/>
    <w:rsid w:val="001C6844"/>
    <w:rsid w:val="001C7CE8"/>
    <w:rsid w:val="001D1E79"/>
    <w:rsid w:val="001D43DA"/>
    <w:rsid w:val="001D4DA7"/>
    <w:rsid w:val="001E0878"/>
    <w:rsid w:val="001E11AC"/>
    <w:rsid w:val="001E1DDE"/>
    <w:rsid w:val="001E6D26"/>
    <w:rsid w:val="001E78F7"/>
    <w:rsid w:val="001F3622"/>
    <w:rsid w:val="001F4CC6"/>
    <w:rsid w:val="001F5EC8"/>
    <w:rsid w:val="001F635B"/>
    <w:rsid w:val="001F7D19"/>
    <w:rsid w:val="002029B9"/>
    <w:rsid w:val="002063BB"/>
    <w:rsid w:val="00210391"/>
    <w:rsid w:val="002154C2"/>
    <w:rsid w:val="002234C8"/>
    <w:rsid w:val="002244FC"/>
    <w:rsid w:val="00224700"/>
    <w:rsid w:val="00230CBD"/>
    <w:rsid w:val="00234772"/>
    <w:rsid w:val="00237F41"/>
    <w:rsid w:val="00241918"/>
    <w:rsid w:val="00243224"/>
    <w:rsid w:val="00245462"/>
    <w:rsid w:val="002519F2"/>
    <w:rsid w:val="002557CC"/>
    <w:rsid w:val="002601C5"/>
    <w:rsid w:val="00262D4B"/>
    <w:rsid w:val="002665EB"/>
    <w:rsid w:val="00270789"/>
    <w:rsid w:val="00271E0C"/>
    <w:rsid w:val="0027389D"/>
    <w:rsid w:val="002771B8"/>
    <w:rsid w:val="002838BE"/>
    <w:rsid w:val="00283EA1"/>
    <w:rsid w:val="00285106"/>
    <w:rsid w:val="0029026B"/>
    <w:rsid w:val="00297AF2"/>
    <w:rsid w:val="002A702E"/>
    <w:rsid w:val="002B3B50"/>
    <w:rsid w:val="002B3BFA"/>
    <w:rsid w:val="002C4378"/>
    <w:rsid w:val="002C5F58"/>
    <w:rsid w:val="002C720B"/>
    <w:rsid w:val="002D03FC"/>
    <w:rsid w:val="002D056E"/>
    <w:rsid w:val="002D1594"/>
    <w:rsid w:val="002D4199"/>
    <w:rsid w:val="002D7D3E"/>
    <w:rsid w:val="002E0FC5"/>
    <w:rsid w:val="002E3A17"/>
    <w:rsid w:val="002E3DA1"/>
    <w:rsid w:val="002E5CC0"/>
    <w:rsid w:val="002F037C"/>
    <w:rsid w:val="002F1463"/>
    <w:rsid w:val="002F5BB1"/>
    <w:rsid w:val="002F7684"/>
    <w:rsid w:val="0030357E"/>
    <w:rsid w:val="00303768"/>
    <w:rsid w:val="00305392"/>
    <w:rsid w:val="00310114"/>
    <w:rsid w:val="00310645"/>
    <w:rsid w:val="003107FD"/>
    <w:rsid w:val="003109BB"/>
    <w:rsid w:val="00311936"/>
    <w:rsid w:val="00314461"/>
    <w:rsid w:val="00322C61"/>
    <w:rsid w:val="00324CF1"/>
    <w:rsid w:val="00325C86"/>
    <w:rsid w:val="00327242"/>
    <w:rsid w:val="00327894"/>
    <w:rsid w:val="00332515"/>
    <w:rsid w:val="003406E0"/>
    <w:rsid w:val="00341D77"/>
    <w:rsid w:val="003438E2"/>
    <w:rsid w:val="003458E7"/>
    <w:rsid w:val="00346265"/>
    <w:rsid w:val="00346282"/>
    <w:rsid w:val="00346F8B"/>
    <w:rsid w:val="00352156"/>
    <w:rsid w:val="00356201"/>
    <w:rsid w:val="0035725E"/>
    <w:rsid w:val="003605FA"/>
    <w:rsid w:val="00363418"/>
    <w:rsid w:val="003641C0"/>
    <w:rsid w:val="00370B3F"/>
    <w:rsid w:val="003732E3"/>
    <w:rsid w:val="00374FA9"/>
    <w:rsid w:val="00380428"/>
    <w:rsid w:val="00381448"/>
    <w:rsid w:val="003864D1"/>
    <w:rsid w:val="0038796A"/>
    <w:rsid w:val="00387E83"/>
    <w:rsid w:val="00397D7F"/>
    <w:rsid w:val="003A0161"/>
    <w:rsid w:val="003A24AB"/>
    <w:rsid w:val="003A4196"/>
    <w:rsid w:val="003B34CC"/>
    <w:rsid w:val="003B38A2"/>
    <w:rsid w:val="003B403C"/>
    <w:rsid w:val="003B4664"/>
    <w:rsid w:val="003B502C"/>
    <w:rsid w:val="003B5FCC"/>
    <w:rsid w:val="003B7EAF"/>
    <w:rsid w:val="003C1590"/>
    <w:rsid w:val="003C4C15"/>
    <w:rsid w:val="003C7EB9"/>
    <w:rsid w:val="003D0BF4"/>
    <w:rsid w:val="003D16BB"/>
    <w:rsid w:val="003D1F75"/>
    <w:rsid w:val="003D2FBA"/>
    <w:rsid w:val="003E08EC"/>
    <w:rsid w:val="003E1174"/>
    <w:rsid w:val="003E37F1"/>
    <w:rsid w:val="003F1B11"/>
    <w:rsid w:val="003F7448"/>
    <w:rsid w:val="003F7BA2"/>
    <w:rsid w:val="00403E4F"/>
    <w:rsid w:val="00405A41"/>
    <w:rsid w:val="004075C2"/>
    <w:rsid w:val="00410638"/>
    <w:rsid w:val="004144C0"/>
    <w:rsid w:val="00416F10"/>
    <w:rsid w:val="00416F87"/>
    <w:rsid w:val="004262BB"/>
    <w:rsid w:val="004265C3"/>
    <w:rsid w:val="00426ADF"/>
    <w:rsid w:val="00433FCE"/>
    <w:rsid w:val="004402CA"/>
    <w:rsid w:val="00444146"/>
    <w:rsid w:val="00445CF1"/>
    <w:rsid w:val="0045378B"/>
    <w:rsid w:val="004537EC"/>
    <w:rsid w:val="00463695"/>
    <w:rsid w:val="00465457"/>
    <w:rsid w:val="00473E0B"/>
    <w:rsid w:val="00477F6A"/>
    <w:rsid w:val="004835B5"/>
    <w:rsid w:val="00487C00"/>
    <w:rsid w:val="00495078"/>
    <w:rsid w:val="00496194"/>
    <w:rsid w:val="004A3986"/>
    <w:rsid w:val="004A43E0"/>
    <w:rsid w:val="004B374B"/>
    <w:rsid w:val="004B39DA"/>
    <w:rsid w:val="004B7580"/>
    <w:rsid w:val="004C0FBC"/>
    <w:rsid w:val="004C0FBE"/>
    <w:rsid w:val="004C28BF"/>
    <w:rsid w:val="004C4BD4"/>
    <w:rsid w:val="004C5714"/>
    <w:rsid w:val="004D5019"/>
    <w:rsid w:val="004D5791"/>
    <w:rsid w:val="004D606B"/>
    <w:rsid w:val="004E01D2"/>
    <w:rsid w:val="004E2297"/>
    <w:rsid w:val="004E328F"/>
    <w:rsid w:val="004F0DCB"/>
    <w:rsid w:val="004F16C9"/>
    <w:rsid w:val="004F2471"/>
    <w:rsid w:val="004F2B16"/>
    <w:rsid w:val="004F4879"/>
    <w:rsid w:val="004F5483"/>
    <w:rsid w:val="004F6C98"/>
    <w:rsid w:val="004F7BB0"/>
    <w:rsid w:val="00500384"/>
    <w:rsid w:val="005004C4"/>
    <w:rsid w:val="00506610"/>
    <w:rsid w:val="0050794A"/>
    <w:rsid w:val="00510082"/>
    <w:rsid w:val="00511109"/>
    <w:rsid w:val="00512357"/>
    <w:rsid w:val="00520DAE"/>
    <w:rsid w:val="0052144E"/>
    <w:rsid w:val="00532B45"/>
    <w:rsid w:val="005401FC"/>
    <w:rsid w:val="00551135"/>
    <w:rsid w:val="00551452"/>
    <w:rsid w:val="00553A9C"/>
    <w:rsid w:val="00554F3E"/>
    <w:rsid w:val="00556556"/>
    <w:rsid w:val="00557818"/>
    <w:rsid w:val="0056221E"/>
    <w:rsid w:val="0056377A"/>
    <w:rsid w:val="00572565"/>
    <w:rsid w:val="00583190"/>
    <w:rsid w:val="0058542C"/>
    <w:rsid w:val="00587C1B"/>
    <w:rsid w:val="0059645A"/>
    <w:rsid w:val="005A0411"/>
    <w:rsid w:val="005A06E9"/>
    <w:rsid w:val="005A0AD9"/>
    <w:rsid w:val="005A31A9"/>
    <w:rsid w:val="005B13EA"/>
    <w:rsid w:val="005B1BBF"/>
    <w:rsid w:val="005B75DC"/>
    <w:rsid w:val="005C113C"/>
    <w:rsid w:val="005C26F2"/>
    <w:rsid w:val="005C287F"/>
    <w:rsid w:val="005C5080"/>
    <w:rsid w:val="005C70AD"/>
    <w:rsid w:val="005D1F90"/>
    <w:rsid w:val="005D4810"/>
    <w:rsid w:val="005E15FE"/>
    <w:rsid w:val="005E7216"/>
    <w:rsid w:val="006010EC"/>
    <w:rsid w:val="0060253A"/>
    <w:rsid w:val="0060550C"/>
    <w:rsid w:val="00605B28"/>
    <w:rsid w:val="006124E8"/>
    <w:rsid w:val="006223FE"/>
    <w:rsid w:val="00623E82"/>
    <w:rsid w:val="00624456"/>
    <w:rsid w:val="0063537B"/>
    <w:rsid w:val="00635C61"/>
    <w:rsid w:val="006444EA"/>
    <w:rsid w:val="006506D8"/>
    <w:rsid w:val="006513C8"/>
    <w:rsid w:val="00652596"/>
    <w:rsid w:val="00662F97"/>
    <w:rsid w:val="00664733"/>
    <w:rsid w:val="00671144"/>
    <w:rsid w:val="00672806"/>
    <w:rsid w:val="00675CCB"/>
    <w:rsid w:val="00676AC1"/>
    <w:rsid w:val="00676C65"/>
    <w:rsid w:val="006773CC"/>
    <w:rsid w:val="00680552"/>
    <w:rsid w:val="00680E6A"/>
    <w:rsid w:val="006818F7"/>
    <w:rsid w:val="00681CA4"/>
    <w:rsid w:val="00682A33"/>
    <w:rsid w:val="00694924"/>
    <w:rsid w:val="00694E41"/>
    <w:rsid w:val="006955FC"/>
    <w:rsid w:val="00697D6D"/>
    <w:rsid w:val="006A1938"/>
    <w:rsid w:val="006A204F"/>
    <w:rsid w:val="006A2658"/>
    <w:rsid w:val="006A47EF"/>
    <w:rsid w:val="006A6B55"/>
    <w:rsid w:val="006B0CDB"/>
    <w:rsid w:val="006B28FC"/>
    <w:rsid w:val="006B2D46"/>
    <w:rsid w:val="006B3B5A"/>
    <w:rsid w:val="006B7753"/>
    <w:rsid w:val="006C1342"/>
    <w:rsid w:val="006C1A6D"/>
    <w:rsid w:val="006C425C"/>
    <w:rsid w:val="006C4D8B"/>
    <w:rsid w:val="006D11BC"/>
    <w:rsid w:val="006D1EAB"/>
    <w:rsid w:val="006D1FC0"/>
    <w:rsid w:val="006D4ECE"/>
    <w:rsid w:val="006E5D75"/>
    <w:rsid w:val="006E798E"/>
    <w:rsid w:val="00701B2F"/>
    <w:rsid w:val="00701D56"/>
    <w:rsid w:val="00702147"/>
    <w:rsid w:val="00702B76"/>
    <w:rsid w:val="0070403C"/>
    <w:rsid w:val="0070405B"/>
    <w:rsid w:val="00706511"/>
    <w:rsid w:val="007072EF"/>
    <w:rsid w:val="00710494"/>
    <w:rsid w:val="00722B9C"/>
    <w:rsid w:val="00730CA9"/>
    <w:rsid w:val="00730F57"/>
    <w:rsid w:val="00731EFC"/>
    <w:rsid w:val="00733BE5"/>
    <w:rsid w:val="007379CA"/>
    <w:rsid w:val="0074620B"/>
    <w:rsid w:val="00746B55"/>
    <w:rsid w:val="007509C1"/>
    <w:rsid w:val="00755ADB"/>
    <w:rsid w:val="00760BAE"/>
    <w:rsid w:val="0076220E"/>
    <w:rsid w:val="00766AE7"/>
    <w:rsid w:val="00770019"/>
    <w:rsid w:val="0077152D"/>
    <w:rsid w:val="00771D8B"/>
    <w:rsid w:val="007755AA"/>
    <w:rsid w:val="00781A36"/>
    <w:rsid w:val="007831A5"/>
    <w:rsid w:val="00787307"/>
    <w:rsid w:val="0079272D"/>
    <w:rsid w:val="00793931"/>
    <w:rsid w:val="00793D23"/>
    <w:rsid w:val="007A25E1"/>
    <w:rsid w:val="007A4178"/>
    <w:rsid w:val="007B0411"/>
    <w:rsid w:val="007B0465"/>
    <w:rsid w:val="007B165B"/>
    <w:rsid w:val="007B2D5A"/>
    <w:rsid w:val="007B3812"/>
    <w:rsid w:val="007C02BD"/>
    <w:rsid w:val="007C5478"/>
    <w:rsid w:val="007C68BC"/>
    <w:rsid w:val="007D07B3"/>
    <w:rsid w:val="007D4A23"/>
    <w:rsid w:val="007E3B4E"/>
    <w:rsid w:val="007E6026"/>
    <w:rsid w:val="007F1697"/>
    <w:rsid w:val="007F192F"/>
    <w:rsid w:val="007F246A"/>
    <w:rsid w:val="007F49CE"/>
    <w:rsid w:val="0080044B"/>
    <w:rsid w:val="00800B48"/>
    <w:rsid w:val="008012C5"/>
    <w:rsid w:val="0080368F"/>
    <w:rsid w:val="00812BC2"/>
    <w:rsid w:val="0081781F"/>
    <w:rsid w:val="008238F8"/>
    <w:rsid w:val="00824514"/>
    <w:rsid w:val="00834B01"/>
    <w:rsid w:val="00836047"/>
    <w:rsid w:val="00837B65"/>
    <w:rsid w:val="00841F08"/>
    <w:rsid w:val="008469C8"/>
    <w:rsid w:val="0085102D"/>
    <w:rsid w:val="00855548"/>
    <w:rsid w:val="00855EE8"/>
    <w:rsid w:val="008568A2"/>
    <w:rsid w:val="00856F9E"/>
    <w:rsid w:val="008621D5"/>
    <w:rsid w:val="008623D7"/>
    <w:rsid w:val="00862499"/>
    <w:rsid w:val="00864A50"/>
    <w:rsid w:val="008755B1"/>
    <w:rsid w:val="00875F8C"/>
    <w:rsid w:val="00876FA8"/>
    <w:rsid w:val="00877D07"/>
    <w:rsid w:val="00882B18"/>
    <w:rsid w:val="00883534"/>
    <w:rsid w:val="00885640"/>
    <w:rsid w:val="008868AB"/>
    <w:rsid w:val="0088774F"/>
    <w:rsid w:val="00891D79"/>
    <w:rsid w:val="00891FA3"/>
    <w:rsid w:val="00893682"/>
    <w:rsid w:val="00895A7B"/>
    <w:rsid w:val="00895CE3"/>
    <w:rsid w:val="00897FE7"/>
    <w:rsid w:val="008A0CFA"/>
    <w:rsid w:val="008A0E7E"/>
    <w:rsid w:val="008A42AD"/>
    <w:rsid w:val="008A44A8"/>
    <w:rsid w:val="008A4DB9"/>
    <w:rsid w:val="008A6232"/>
    <w:rsid w:val="008A664C"/>
    <w:rsid w:val="008A6C6A"/>
    <w:rsid w:val="008A70F0"/>
    <w:rsid w:val="008A7CBE"/>
    <w:rsid w:val="008B1DAF"/>
    <w:rsid w:val="008B2546"/>
    <w:rsid w:val="008B4C28"/>
    <w:rsid w:val="008C3474"/>
    <w:rsid w:val="008C5CAD"/>
    <w:rsid w:val="008C7AE2"/>
    <w:rsid w:val="008D1A19"/>
    <w:rsid w:val="008D453C"/>
    <w:rsid w:val="008F226C"/>
    <w:rsid w:val="008F3624"/>
    <w:rsid w:val="008F672C"/>
    <w:rsid w:val="008F6F83"/>
    <w:rsid w:val="009018B8"/>
    <w:rsid w:val="009046D0"/>
    <w:rsid w:val="00906BC3"/>
    <w:rsid w:val="00906F8D"/>
    <w:rsid w:val="00916326"/>
    <w:rsid w:val="0091704E"/>
    <w:rsid w:val="00924B0E"/>
    <w:rsid w:val="00925829"/>
    <w:rsid w:val="00926A7C"/>
    <w:rsid w:val="00926C59"/>
    <w:rsid w:val="00926E32"/>
    <w:rsid w:val="00927B15"/>
    <w:rsid w:val="00931C21"/>
    <w:rsid w:val="00933DA8"/>
    <w:rsid w:val="00934CCE"/>
    <w:rsid w:val="00935A7F"/>
    <w:rsid w:val="00936BB1"/>
    <w:rsid w:val="00937F0A"/>
    <w:rsid w:val="009411B8"/>
    <w:rsid w:val="009415AB"/>
    <w:rsid w:val="009513FC"/>
    <w:rsid w:val="00953196"/>
    <w:rsid w:val="009618A9"/>
    <w:rsid w:val="009620E7"/>
    <w:rsid w:val="009726F9"/>
    <w:rsid w:val="00972F03"/>
    <w:rsid w:val="00974A70"/>
    <w:rsid w:val="0097662A"/>
    <w:rsid w:val="0098057D"/>
    <w:rsid w:val="0098390F"/>
    <w:rsid w:val="0098442E"/>
    <w:rsid w:val="009847DB"/>
    <w:rsid w:val="00984A62"/>
    <w:rsid w:val="0099091B"/>
    <w:rsid w:val="00992A07"/>
    <w:rsid w:val="009A2392"/>
    <w:rsid w:val="009A2513"/>
    <w:rsid w:val="009A2F9C"/>
    <w:rsid w:val="009B00C7"/>
    <w:rsid w:val="009C02EF"/>
    <w:rsid w:val="009C6ABE"/>
    <w:rsid w:val="009D4B2A"/>
    <w:rsid w:val="009D6C54"/>
    <w:rsid w:val="009D76EF"/>
    <w:rsid w:val="009E2309"/>
    <w:rsid w:val="009E264F"/>
    <w:rsid w:val="009E480D"/>
    <w:rsid w:val="009F0F08"/>
    <w:rsid w:val="009F186E"/>
    <w:rsid w:val="009F4C77"/>
    <w:rsid w:val="00A01617"/>
    <w:rsid w:val="00A02039"/>
    <w:rsid w:val="00A07F8F"/>
    <w:rsid w:val="00A1140C"/>
    <w:rsid w:val="00A14B42"/>
    <w:rsid w:val="00A14C2B"/>
    <w:rsid w:val="00A15DFA"/>
    <w:rsid w:val="00A16CC5"/>
    <w:rsid w:val="00A217EA"/>
    <w:rsid w:val="00A22E1A"/>
    <w:rsid w:val="00A25E3E"/>
    <w:rsid w:val="00A267C7"/>
    <w:rsid w:val="00A345E2"/>
    <w:rsid w:val="00A34795"/>
    <w:rsid w:val="00A40EA2"/>
    <w:rsid w:val="00A45415"/>
    <w:rsid w:val="00A557E4"/>
    <w:rsid w:val="00A57C59"/>
    <w:rsid w:val="00A616A3"/>
    <w:rsid w:val="00A6219B"/>
    <w:rsid w:val="00A622DD"/>
    <w:rsid w:val="00A63020"/>
    <w:rsid w:val="00A64E8E"/>
    <w:rsid w:val="00A65B21"/>
    <w:rsid w:val="00A736B6"/>
    <w:rsid w:val="00A77923"/>
    <w:rsid w:val="00A802BD"/>
    <w:rsid w:val="00A810C9"/>
    <w:rsid w:val="00A8221B"/>
    <w:rsid w:val="00A82A56"/>
    <w:rsid w:val="00A86281"/>
    <w:rsid w:val="00A96D7B"/>
    <w:rsid w:val="00AA1ACA"/>
    <w:rsid w:val="00AA3EB7"/>
    <w:rsid w:val="00AA46E3"/>
    <w:rsid w:val="00AA5264"/>
    <w:rsid w:val="00AA6C61"/>
    <w:rsid w:val="00AA7718"/>
    <w:rsid w:val="00AB21FA"/>
    <w:rsid w:val="00AB238F"/>
    <w:rsid w:val="00AB2B11"/>
    <w:rsid w:val="00AB378C"/>
    <w:rsid w:val="00AB4CCB"/>
    <w:rsid w:val="00AB4F26"/>
    <w:rsid w:val="00AB4F56"/>
    <w:rsid w:val="00AB69C8"/>
    <w:rsid w:val="00AB6D35"/>
    <w:rsid w:val="00AC1766"/>
    <w:rsid w:val="00AC688A"/>
    <w:rsid w:val="00AD2740"/>
    <w:rsid w:val="00AD52FC"/>
    <w:rsid w:val="00AE4089"/>
    <w:rsid w:val="00AE5713"/>
    <w:rsid w:val="00AE6482"/>
    <w:rsid w:val="00AE7DF3"/>
    <w:rsid w:val="00AF4444"/>
    <w:rsid w:val="00AF611D"/>
    <w:rsid w:val="00AF7395"/>
    <w:rsid w:val="00B03FF7"/>
    <w:rsid w:val="00B104D0"/>
    <w:rsid w:val="00B118DA"/>
    <w:rsid w:val="00B1631B"/>
    <w:rsid w:val="00B212D4"/>
    <w:rsid w:val="00B218BD"/>
    <w:rsid w:val="00B25036"/>
    <w:rsid w:val="00B26C31"/>
    <w:rsid w:val="00B310E4"/>
    <w:rsid w:val="00B32198"/>
    <w:rsid w:val="00B33B44"/>
    <w:rsid w:val="00B36EAE"/>
    <w:rsid w:val="00B40BEB"/>
    <w:rsid w:val="00B411FD"/>
    <w:rsid w:val="00B437ED"/>
    <w:rsid w:val="00B55486"/>
    <w:rsid w:val="00B55611"/>
    <w:rsid w:val="00B606E6"/>
    <w:rsid w:val="00B60DAB"/>
    <w:rsid w:val="00B617CA"/>
    <w:rsid w:val="00B632FF"/>
    <w:rsid w:val="00B74990"/>
    <w:rsid w:val="00B75DF8"/>
    <w:rsid w:val="00B80CB1"/>
    <w:rsid w:val="00B822CF"/>
    <w:rsid w:val="00B90090"/>
    <w:rsid w:val="00B93344"/>
    <w:rsid w:val="00B96471"/>
    <w:rsid w:val="00BA5A82"/>
    <w:rsid w:val="00BB2319"/>
    <w:rsid w:val="00BC3555"/>
    <w:rsid w:val="00BC3855"/>
    <w:rsid w:val="00BD086A"/>
    <w:rsid w:val="00BE454B"/>
    <w:rsid w:val="00BE6A65"/>
    <w:rsid w:val="00BE6B17"/>
    <w:rsid w:val="00BF23C3"/>
    <w:rsid w:val="00BF52EF"/>
    <w:rsid w:val="00BF66E1"/>
    <w:rsid w:val="00BF6E5F"/>
    <w:rsid w:val="00C04C2F"/>
    <w:rsid w:val="00C04E8B"/>
    <w:rsid w:val="00C050CC"/>
    <w:rsid w:val="00C20E65"/>
    <w:rsid w:val="00C21FD0"/>
    <w:rsid w:val="00C339D2"/>
    <w:rsid w:val="00C35F41"/>
    <w:rsid w:val="00C373AC"/>
    <w:rsid w:val="00C43EA2"/>
    <w:rsid w:val="00C46C37"/>
    <w:rsid w:val="00C47FCD"/>
    <w:rsid w:val="00C53A6E"/>
    <w:rsid w:val="00C554EF"/>
    <w:rsid w:val="00C615A1"/>
    <w:rsid w:val="00C67919"/>
    <w:rsid w:val="00C7130F"/>
    <w:rsid w:val="00C76CC1"/>
    <w:rsid w:val="00C8049E"/>
    <w:rsid w:val="00C8202D"/>
    <w:rsid w:val="00C84994"/>
    <w:rsid w:val="00C86B5F"/>
    <w:rsid w:val="00C900DB"/>
    <w:rsid w:val="00C97F98"/>
    <w:rsid w:val="00CA0FFD"/>
    <w:rsid w:val="00CA14FA"/>
    <w:rsid w:val="00CA4431"/>
    <w:rsid w:val="00CA6B70"/>
    <w:rsid w:val="00CB1F25"/>
    <w:rsid w:val="00CB25A2"/>
    <w:rsid w:val="00CB2C4A"/>
    <w:rsid w:val="00CB523D"/>
    <w:rsid w:val="00CC14F5"/>
    <w:rsid w:val="00CC3989"/>
    <w:rsid w:val="00CD012E"/>
    <w:rsid w:val="00CD19C5"/>
    <w:rsid w:val="00CD22B0"/>
    <w:rsid w:val="00CD4E70"/>
    <w:rsid w:val="00CD64E4"/>
    <w:rsid w:val="00CE0158"/>
    <w:rsid w:val="00CE1958"/>
    <w:rsid w:val="00D0370F"/>
    <w:rsid w:val="00D037CB"/>
    <w:rsid w:val="00D04377"/>
    <w:rsid w:val="00D06098"/>
    <w:rsid w:val="00D061A6"/>
    <w:rsid w:val="00D11129"/>
    <w:rsid w:val="00D117DF"/>
    <w:rsid w:val="00D11C1E"/>
    <w:rsid w:val="00D132AC"/>
    <w:rsid w:val="00D153DA"/>
    <w:rsid w:val="00D155CD"/>
    <w:rsid w:val="00D17675"/>
    <w:rsid w:val="00D205BD"/>
    <w:rsid w:val="00D2269F"/>
    <w:rsid w:val="00D27E24"/>
    <w:rsid w:val="00D30FFD"/>
    <w:rsid w:val="00D34F2C"/>
    <w:rsid w:val="00D410DF"/>
    <w:rsid w:val="00D42CA0"/>
    <w:rsid w:val="00D471C7"/>
    <w:rsid w:val="00D54D2E"/>
    <w:rsid w:val="00D54FA2"/>
    <w:rsid w:val="00D571C2"/>
    <w:rsid w:val="00D619D7"/>
    <w:rsid w:val="00D63DCA"/>
    <w:rsid w:val="00D65526"/>
    <w:rsid w:val="00D706B1"/>
    <w:rsid w:val="00D71BB7"/>
    <w:rsid w:val="00D72ED3"/>
    <w:rsid w:val="00D74361"/>
    <w:rsid w:val="00D7778F"/>
    <w:rsid w:val="00D83493"/>
    <w:rsid w:val="00D91AF8"/>
    <w:rsid w:val="00DA03BF"/>
    <w:rsid w:val="00DA3AA5"/>
    <w:rsid w:val="00DA45F7"/>
    <w:rsid w:val="00DB26F8"/>
    <w:rsid w:val="00DB3E4A"/>
    <w:rsid w:val="00DB6D4E"/>
    <w:rsid w:val="00DC0AF0"/>
    <w:rsid w:val="00DC3DE0"/>
    <w:rsid w:val="00DC40B2"/>
    <w:rsid w:val="00DC4501"/>
    <w:rsid w:val="00DD2159"/>
    <w:rsid w:val="00DD5F3D"/>
    <w:rsid w:val="00DD62DC"/>
    <w:rsid w:val="00DD7C31"/>
    <w:rsid w:val="00DE683B"/>
    <w:rsid w:val="00DF15EF"/>
    <w:rsid w:val="00DF6F87"/>
    <w:rsid w:val="00E014B6"/>
    <w:rsid w:val="00E057B8"/>
    <w:rsid w:val="00E10BE3"/>
    <w:rsid w:val="00E12A8E"/>
    <w:rsid w:val="00E1523A"/>
    <w:rsid w:val="00E162F9"/>
    <w:rsid w:val="00E22F42"/>
    <w:rsid w:val="00E235FB"/>
    <w:rsid w:val="00E242FD"/>
    <w:rsid w:val="00E250E9"/>
    <w:rsid w:val="00E252D9"/>
    <w:rsid w:val="00E25543"/>
    <w:rsid w:val="00E25DE6"/>
    <w:rsid w:val="00E26395"/>
    <w:rsid w:val="00E3170A"/>
    <w:rsid w:val="00E476B7"/>
    <w:rsid w:val="00E52354"/>
    <w:rsid w:val="00E54432"/>
    <w:rsid w:val="00E54621"/>
    <w:rsid w:val="00E57364"/>
    <w:rsid w:val="00E605A2"/>
    <w:rsid w:val="00E62C58"/>
    <w:rsid w:val="00E656BF"/>
    <w:rsid w:val="00E66321"/>
    <w:rsid w:val="00E67F2C"/>
    <w:rsid w:val="00E7363B"/>
    <w:rsid w:val="00E76039"/>
    <w:rsid w:val="00E81BFA"/>
    <w:rsid w:val="00E8231A"/>
    <w:rsid w:val="00E82A68"/>
    <w:rsid w:val="00E82EE6"/>
    <w:rsid w:val="00E8394B"/>
    <w:rsid w:val="00E85F83"/>
    <w:rsid w:val="00E90A39"/>
    <w:rsid w:val="00E91B79"/>
    <w:rsid w:val="00E94F87"/>
    <w:rsid w:val="00E95362"/>
    <w:rsid w:val="00E97240"/>
    <w:rsid w:val="00E97AAB"/>
    <w:rsid w:val="00EA0E88"/>
    <w:rsid w:val="00EA4A62"/>
    <w:rsid w:val="00EA5966"/>
    <w:rsid w:val="00EA6945"/>
    <w:rsid w:val="00EB1E40"/>
    <w:rsid w:val="00EB1FCD"/>
    <w:rsid w:val="00EB5B3D"/>
    <w:rsid w:val="00EB6447"/>
    <w:rsid w:val="00EC257F"/>
    <w:rsid w:val="00EC513D"/>
    <w:rsid w:val="00ED265F"/>
    <w:rsid w:val="00EE4708"/>
    <w:rsid w:val="00EE6523"/>
    <w:rsid w:val="00EE6FB4"/>
    <w:rsid w:val="00EF0168"/>
    <w:rsid w:val="00EF667D"/>
    <w:rsid w:val="00F0143F"/>
    <w:rsid w:val="00F01A64"/>
    <w:rsid w:val="00F02547"/>
    <w:rsid w:val="00F02E6B"/>
    <w:rsid w:val="00F03184"/>
    <w:rsid w:val="00F10FF5"/>
    <w:rsid w:val="00F11A79"/>
    <w:rsid w:val="00F12E03"/>
    <w:rsid w:val="00F133FB"/>
    <w:rsid w:val="00F16551"/>
    <w:rsid w:val="00F22BE0"/>
    <w:rsid w:val="00F23CCB"/>
    <w:rsid w:val="00F253AA"/>
    <w:rsid w:val="00F32881"/>
    <w:rsid w:val="00F34010"/>
    <w:rsid w:val="00F373E1"/>
    <w:rsid w:val="00F43E6E"/>
    <w:rsid w:val="00F44246"/>
    <w:rsid w:val="00F4583E"/>
    <w:rsid w:val="00F459F0"/>
    <w:rsid w:val="00F541DF"/>
    <w:rsid w:val="00F5451C"/>
    <w:rsid w:val="00F54758"/>
    <w:rsid w:val="00F550DA"/>
    <w:rsid w:val="00F576A2"/>
    <w:rsid w:val="00F62C11"/>
    <w:rsid w:val="00F71EDE"/>
    <w:rsid w:val="00F724E3"/>
    <w:rsid w:val="00F735E5"/>
    <w:rsid w:val="00F73BAF"/>
    <w:rsid w:val="00F7546E"/>
    <w:rsid w:val="00F77800"/>
    <w:rsid w:val="00F81ACC"/>
    <w:rsid w:val="00F850C8"/>
    <w:rsid w:val="00F851C0"/>
    <w:rsid w:val="00F87753"/>
    <w:rsid w:val="00F901C6"/>
    <w:rsid w:val="00F90D53"/>
    <w:rsid w:val="00F93C80"/>
    <w:rsid w:val="00F947F0"/>
    <w:rsid w:val="00F95B2A"/>
    <w:rsid w:val="00FA0A68"/>
    <w:rsid w:val="00FA0D07"/>
    <w:rsid w:val="00FA1CA5"/>
    <w:rsid w:val="00FB17D7"/>
    <w:rsid w:val="00FB33DB"/>
    <w:rsid w:val="00FB53BA"/>
    <w:rsid w:val="00FB60F3"/>
    <w:rsid w:val="00FC778D"/>
    <w:rsid w:val="00FD07EA"/>
    <w:rsid w:val="00FD1456"/>
    <w:rsid w:val="00FD598B"/>
    <w:rsid w:val="00FD6375"/>
    <w:rsid w:val="00FD6C6A"/>
    <w:rsid w:val="00FD7631"/>
    <w:rsid w:val="00FD7911"/>
    <w:rsid w:val="00FE04E9"/>
    <w:rsid w:val="00FE07C6"/>
    <w:rsid w:val="00FE1809"/>
    <w:rsid w:val="00FE23A7"/>
    <w:rsid w:val="00FE428D"/>
    <w:rsid w:val="00FE5CAD"/>
    <w:rsid w:val="00FF019D"/>
    <w:rsid w:val="00FF0989"/>
    <w:rsid w:val="00FF2520"/>
    <w:rsid w:val="00FF2789"/>
    <w:rsid w:val="00FF42EB"/>
    <w:rsid w:val="00FF58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BED9A"/>
  <w15:docId w15:val="{DBE543F7-683D-F84D-9F21-83050292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537EC"/>
  </w:style>
  <w:style w:type="paragraph" w:styleId="Bibliography">
    <w:name w:val="Bibliography"/>
    <w:basedOn w:val="Normal"/>
    <w:next w:val="Normal"/>
    <w:uiPriority w:val="37"/>
    <w:unhideWhenUsed/>
    <w:rsid w:val="006A204F"/>
    <w:pPr>
      <w:tabs>
        <w:tab w:val="left" w:pos="380"/>
      </w:tabs>
      <w:spacing w:after="240"/>
      <w:ind w:left="384" w:hanging="384"/>
    </w:pPr>
  </w:style>
  <w:style w:type="paragraph" w:styleId="Footer">
    <w:name w:val="footer"/>
    <w:basedOn w:val="Normal"/>
    <w:link w:val="FooterChar"/>
    <w:uiPriority w:val="99"/>
    <w:unhideWhenUsed/>
    <w:rsid w:val="00BB2319"/>
    <w:pPr>
      <w:tabs>
        <w:tab w:val="center" w:pos="4680"/>
        <w:tab w:val="right" w:pos="9360"/>
      </w:tabs>
    </w:pPr>
  </w:style>
  <w:style w:type="character" w:customStyle="1" w:styleId="FooterChar">
    <w:name w:val="Footer Char"/>
    <w:basedOn w:val="DefaultParagraphFont"/>
    <w:link w:val="Footer"/>
    <w:uiPriority w:val="99"/>
    <w:rsid w:val="00BB2319"/>
  </w:style>
  <w:style w:type="character" w:styleId="PageNumber">
    <w:name w:val="page number"/>
    <w:basedOn w:val="DefaultParagraphFont"/>
    <w:uiPriority w:val="99"/>
    <w:semiHidden/>
    <w:unhideWhenUsed/>
    <w:rsid w:val="00BB2319"/>
  </w:style>
  <w:style w:type="character" w:styleId="LineNumber">
    <w:name w:val="line number"/>
    <w:basedOn w:val="DefaultParagraphFont"/>
    <w:uiPriority w:val="99"/>
    <w:semiHidden/>
    <w:unhideWhenUsed/>
    <w:rsid w:val="00BB2319"/>
  </w:style>
  <w:style w:type="character" w:styleId="Emphasis">
    <w:name w:val="Emphasis"/>
    <w:basedOn w:val="DefaultParagraphFont"/>
    <w:uiPriority w:val="20"/>
    <w:qFormat/>
    <w:rsid w:val="00D54D2E"/>
    <w:rPr>
      <w:i/>
      <w:iCs/>
    </w:rPr>
  </w:style>
  <w:style w:type="paragraph" w:styleId="NormalWeb">
    <w:name w:val="Normal (Web)"/>
    <w:basedOn w:val="Normal"/>
    <w:uiPriority w:val="99"/>
    <w:semiHidden/>
    <w:unhideWhenUsed/>
    <w:rsid w:val="00D54D2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33E2F"/>
    <w:rPr>
      <w:color w:val="0563C1" w:themeColor="hyperlink"/>
      <w:u w:val="single"/>
    </w:rPr>
  </w:style>
  <w:style w:type="character" w:customStyle="1" w:styleId="UnresolvedMention1">
    <w:name w:val="Unresolved Mention1"/>
    <w:basedOn w:val="DefaultParagraphFont"/>
    <w:uiPriority w:val="99"/>
    <w:semiHidden/>
    <w:unhideWhenUsed/>
    <w:rsid w:val="00033E2F"/>
    <w:rPr>
      <w:color w:val="605E5C"/>
      <w:shd w:val="clear" w:color="auto" w:fill="E1DFDD"/>
    </w:rPr>
  </w:style>
  <w:style w:type="paragraph" w:styleId="NoSpacing">
    <w:name w:val="No Spacing"/>
    <w:uiPriority w:val="1"/>
    <w:qFormat/>
    <w:rsid w:val="00033E2F"/>
    <w:rPr>
      <w:sz w:val="22"/>
      <w:szCs w:val="22"/>
    </w:rPr>
  </w:style>
  <w:style w:type="paragraph" w:styleId="Revision">
    <w:name w:val="Revision"/>
    <w:hidden/>
    <w:uiPriority w:val="99"/>
    <w:semiHidden/>
    <w:rsid w:val="00D63DCA"/>
  </w:style>
  <w:style w:type="character" w:styleId="CommentReference">
    <w:name w:val="annotation reference"/>
    <w:basedOn w:val="DefaultParagraphFont"/>
    <w:uiPriority w:val="99"/>
    <w:semiHidden/>
    <w:unhideWhenUsed/>
    <w:rsid w:val="00FD598B"/>
    <w:rPr>
      <w:sz w:val="16"/>
      <w:szCs w:val="16"/>
    </w:rPr>
  </w:style>
  <w:style w:type="paragraph" w:styleId="CommentText">
    <w:name w:val="annotation text"/>
    <w:basedOn w:val="Normal"/>
    <w:link w:val="CommentTextChar"/>
    <w:uiPriority w:val="99"/>
    <w:unhideWhenUsed/>
    <w:rsid w:val="00FD598B"/>
    <w:rPr>
      <w:sz w:val="20"/>
      <w:szCs w:val="20"/>
    </w:rPr>
  </w:style>
  <w:style w:type="character" w:customStyle="1" w:styleId="CommentTextChar">
    <w:name w:val="Comment Text Char"/>
    <w:basedOn w:val="DefaultParagraphFont"/>
    <w:link w:val="CommentText"/>
    <w:uiPriority w:val="99"/>
    <w:rsid w:val="00FD598B"/>
    <w:rPr>
      <w:sz w:val="20"/>
      <w:szCs w:val="20"/>
    </w:rPr>
  </w:style>
  <w:style w:type="paragraph" w:styleId="CommentSubject">
    <w:name w:val="annotation subject"/>
    <w:basedOn w:val="CommentText"/>
    <w:next w:val="CommentText"/>
    <w:link w:val="CommentSubjectChar"/>
    <w:uiPriority w:val="99"/>
    <w:semiHidden/>
    <w:unhideWhenUsed/>
    <w:rsid w:val="00FD598B"/>
    <w:rPr>
      <w:b/>
      <w:bCs/>
    </w:rPr>
  </w:style>
  <w:style w:type="character" w:customStyle="1" w:styleId="CommentSubjectChar">
    <w:name w:val="Comment Subject Char"/>
    <w:basedOn w:val="CommentTextChar"/>
    <w:link w:val="CommentSubject"/>
    <w:uiPriority w:val="99"/>
    <w:semiHidden/>
    <w:rsid w:val="00FD598B"/>
    <w:rPr>
      <w:b/>
      <w:bCs/>
      <w:sz w:val="20"/>
      <w:szCs w:val="20"/>
    </w:rPr>
  </w:style>
  <w:style w:type="paragraph" w:styleId="BalloonText">
    <w:name w:val="Balloon Text"/>
    <w:basedOn w:val="Normal"/>
    <w:link w:val="BalloonTextChar"/>
    <w:uiPriority w:val="99"/>
    <w:semiHidden/>
    <w:unhideWhenUsed/>
    <w:rsid w:val="002029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29B9"/>
    <w:rPr>
      <w:rFonts w:ascii="Segoe UI" w:hAnsi="Segoe UI" w:cs="Segoe UI"/>
      <w:sz w:val="18"/>
      <w:szCs w:val="18"/>
    </w:rPr>
  </w:style>
  <w:style w:type="character" w:styleId="FollowedHyperlink">
    <w:name w:val="FollowedHyperlink"/>
    <w:basedOn w:val="DefaultParagraphFont"/>
    <w:uiPriority w:val="99"/>
    <w:semiHidden/>
    <w:unhideWhenUsed/>
    <w:rsid w:val="00AA46E3"/>
    <w:rPr>
      <w:color w:val="954F72" w:themeColor="followedHyperlink"/>
      <w:u w:val="single"/>
    </w:rPr>
  </w:style>
  <w:style w:type="character" w:styleId="UnresolvedMention">
    <w:name w:val="Unresolved Mention"/>
    <w:basedOn w:val="DefaultParagraphFont"/>
    <w:uiPriority w:val="99"/>
    <w:semiHidden/>
    <w:unhideWhenUsed/>
    <w:rsid w:val="00AA46E3"/>
    <w:rPr>
      <w:color w:val="605E5C"/>
      <w:shd w:val="clear" w:color="auto" w:fill="E1DFDD"/>
    </w:rPr>
  </w:style>
  <w:style w:type="paragraph" w:styleId="ListParagraph">
    <w:name w:val="List Paragraph"/>
    <w:basedOn w:val="Normal"/>
    <w:uiPriority w:val="34"/>
    <w:qFormat/>
    <w:rsid w:val="003E1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052">
      <w:bodyDiv w:val="1"/>
      <w:marLeft w:val="0"/>
      <w:marRight w:val="0"/>
      <w:marTop w:val="0"/>
      <w:marBottom w:val="0"/>
      <w:divBdr>
        <w:top w:val="none" w:sz="0" w:space="0" w:color="auto"/>
        <w:left w:val="none" w:sz="0" w:space="0" w:color="auto"/>
        <w:bottom w:val="none" w:sz="0" w:space="0" w:color="auto"/>
        <w:right w:val="none" w:sz="0" w:space="0" w:color="auto"/>
      </w:divBdr>
    </w:div>
    <w:div w:id="101264366">
      <w:bodyDiv w:val="1"/>
      <w:marLeft w:val="0"/>
      <w:marRight w:val="0"/>
      <w:marTop w:val="0"/>
      <w:marBottom w:val="0"/>
      <w:divBdr>
        <w:top w:val="none" w:sz="0" w:space="0" w:color="auto"/>
        <w:left w:val="none" w:sz="0" w:space="0" w:color="auto"/>
        <w:bottom w:val="none" w:sz="0" w:space="0" w:color="auto"/>
        <w:right w:val="none" w:sz="0" w:space="0" w:color="auto"/>
      </w:divBdr>
    </w:div>
    <w:div w:id="157893219">
      <w:bodyDiv w:val="1"/>
      <w:marLeft w:val="0"/>
      <w:marRight w:val="0"/>
      <w:marTop w:val="0"/>
      <w:marBottom w:val="0"/>
      <w:divBdr>
        <w:top w:val="none" w:sz="0" w:space="0" w:color="auto"/>
        <w:left w:val="none" w:sz="0" w:space="0" w:color="auto"/>
        <w:bottom w:val="none" w:sz="0" w:space="0" w:color="auto"/>
        <w:right w:val="none" w:sz="0" w:space="0" w:color="auto"/>
      </w:divBdr>
    </w:div>
    <w:div w:id="316224536">
      <w:bodyDiv w:val="1"/>
      <w:marLeft w:val="0"/>
      <w:marRight w:val="0"/>
      <w:marTop w:val="0"/>
      <w:marBottom w:val="0"/>
      <w:divBdr>
        <w:top w:val="none" w:sz="0" w:space="0" w:color="auto"/>
        <w:left w:val="none" w:sz="0" w:space="0" w:color="auto"/>
        <w:bottom w:val="none" w:sz="0" w:space="0" w:color="auto"/>
        <w:right w:val="none" w:sz="0" w:space="0" w:color="auto"/>
      </w:divBdr>
    </w:div>
    <w:div w:id="695888017">
      <w:bodyDiv w:val="1"/>
      <w:marLeft w:val="0"/>
      <w:marRight w:val="0"/>
      <w:marTop w:val="0"/>
      <w:marBottom w:val="0"/>
      <w:divBdr>
        <w:top w:val="none" w:sz="0" w:space="0" w:color="auto"/>
        <w:left w:val="none" w:sz="0" w:space="0" w:color="auto"/>
        <w:bottom w:val="none" w:sz="0" w:space="0" w:color="auto"/>
        <w:right w:val="none" w:sz="0" w:space="0" w:color="auto"/>
      </w:divBdr>
    </w:div>
    <w:div w:id="737022415">
      <w:bodyDiv w:val="1"/>
      <w:marLeft w:val="0"/>
      <w:marRight w:val="0"/>
      <w:marTop w:val="0"/>
      <w:marBottom w:val="0"/>
      <w:divBdr>
        <w:top w:val="none" w:sz="0" w:space="0" w:color="auto"/>
        <w:left w:val="none" w:sz="0" w:space="0" w:color="auto"/>
        <w:bottom w:val="none" w:sz="0" w:space="0" w:color="auto"/>
        <w:right w:val="none" w:sz="0" w:space="0" w:color="auto"/>
      </w:divBdr>
    </w:div>
    <w:div w:id="824321565">
      <w:bodyDiv w:val="1"/>
      <w:marLeft w:val="0"/>
      <w:marRight w:val="0"/>
      <w:marTop w:val="0"/>
      <w:marBottom w:val="0"/>
      <w:divBdr>
        <w:top w:val="none" w:sz="0" w:space="0" w:color="auto"/>
        <w:left w:val="none" w:sz="0" w:space="0" w:color="auto"/>
        <w:bottom w:val="none" w:sz="0" w:space="0" w:color="auto"/>
        <w:right w:val="none" w:sz="0" w:space="0" w:color="auto"/>
      </w:divBdr>
    </w:div>
    <w:div w:id="837423703">
      <w:bodyDiv w:val="1"/>
      <w:marLeft w:val="0"/>
      <w:marRight w:val="0"/>
      <w:marTop w:val="0"/>
      <w:marBottom w:val="0"/>
      <w:divBdr>
        <w:top w:val="none" w:sz="0" w:space="0" w:color="auto"/>
        <w:left w:val="none" w:sz="0" w:space="0" w:color="auto"/>
        <w:bottom w:val="none" w:sz="0" w:space="0" w:color="auto"/>
        <w:right w:val="none" w:sz="0" w:space="0" w:color="auto"/>
      </w:divBdr>
    </w:div>
    <w:div w:id="925696587">
      <w:bodyDiv w:val="1"/>
      <w:marLeft w:val="0"/>
      <w:marRight w:val="0"/>
      <w:marTop w:val="0"/>
      <w:marBottom w:val="0"/>
      <w:divBdr>
        <w:top w:val="none" w:sz="0" w:space="0" w:color="auto"/>
        <w:left w:val="none" w:sz="0" w:space="0" w:color="auto"/>
        <w:bottom w:val="none" w:sz="0" w:space="0" w:color="auto"/>
        <w:right w:val="none" w:sz="0" w:space="0" w:color="auto"/>
      </w:divBdr>
    </w:div>
    <w:div w:id="1137457988">
      <w:bodyDiv w:val="1"/>
      <w:marLeft w:val="0"/>
      <w:marRight w:val="0"/>
      <w:marTop w:val="0"/>
      <w:marBottom w:val="0"/>
      <w:divBdr>
        <w:top w:val="none" w:sz="0" w:space="0" w:color="auto"/>
        <w:left w:val="none" w:sz="0" w:space="0" w:color="auto"/>
        <w:bottom w:val="none" w:sz="0" w:space="0" w:color="auto"/>
        <w:right w:val="none" w:sz="0" w:space="0" w:color="auto"/>
      </w:divBdr>
    </w:div>
    <w:div w:id="1193223734">
      <w:bodyDiv w:val="1"/>
      <w:marLeft w:val="0"/>
      <w:marRight w:val="0"/>
      <w:marTop w:val="0"/>
      <w:marBottom w:val="0"/>
      <w:divBdr>
        <w:top w:val="none" w:sz="0" w:space="0" w:color="auto"/>
        <w:left w:val="none" w:sz="0" w:space="0" w:color="auto"/>
        <w:bottom w:val="none" w:sz="0" w:space="0" w:color="auto"/>
        <w:right w:val="none" w:sz="0" w:space="0" w:color="auto"/>
      </w:divBdr>
    </w:div>
    <w:div w:id="2140880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www.ncbi.nlm.nih.gov/geo/" TargetMode="External"/><Relationship Id="rId1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peterlinsley/Library/Containers/com.microsoft.Word/Data/Library/Preferences/AutoRecovery/le%20at%20https:" TargetMode="External"/><Relationship Id="rId5" Type="http://schemas.openxmlformats.org/officeDocument/2006/relationships/footnotes" Target="footnotes.xml"/><Relationship Id="rId15" Type="http://schemas.openxmlformats.org/officeDocument/2006/relationships/image" Target="media/image1.png"/><Relationship Id="rId10" Type="http://schemas.microsoft.com/office/2018/08/relationships/commentsExtensible" Target="commentsExtensible.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1743</TotalTime>
  <Pages>38</Pages>
  <Words>50783</Words>
  <Characters>289464</Characters>
  <Application>Microsoft Office Word</Application>
  <DocSecurity>0</DocSecurity>
  <Lines>2412</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Linsley</dc:creator>
  <cp:keywords/>
  <dc:description/>
  <cp:lastModifiedBy>Ty Bottorff</cp:lastModifiedBy>
  <cp:revision>9</cp:revision>
  <cp:lastPrinted>2023-10-04T19:48:00Z</cp:lastPrinted>
  <dcterms:created xsi:type="dcterms:W3CDTF">2023-10-05T17:58:00Z</dcterms:created>
  <dcterms:modified xsi:type="dcterms:W3CDTF">2023-10-09T23:40:00Z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id="JwLL8hU7"/&gt;&lt;style id="http://www.zotero.org/styles/national-library-of-medicine-grant-proposals" hasBibliography="1" bibliographyStyleHasBeenSet="1"/&gt;&lt;prefs&gt;&lt;pref name="fieldType" value="Field"/&gt;</vt:lpwstr>
  </property>
  <property fmtid="{D5CDD505-2E9C-101B-9397-08002B2CF9AE}" pid="3" name="ZOTERO_PREF_2">
    <vt:lpwstr>&lt;pref name="automaticJournalAbbreviations" value="true"/&gt;&lt;pref name="delayCitationUpdates" value="true"/&gt;&lt;pref name="dontAskDelayCitationUpdates" value="true"/&gt;&lt;/prefs&gt;&lt;/data&gt;</vt:lpwstr>
  </property>
</Properties>
</file>