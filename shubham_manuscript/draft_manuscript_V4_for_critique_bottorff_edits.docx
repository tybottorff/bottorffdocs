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BD93" w14:textId="77777777" w:rsidR="00A27618" w:rsidRPr="00F53962" w:rsidRDefault="00A27618" w:rsidP="00A27618">
      <w:pPr>
        <w:rPr>
          <w:b/>
          <w:bCs/>
          <w:sz w:val="24"/>
          <w:szCs w:val="24"/>
          <w:lang w:val="en-US"/>
        </w:rPr>
      </w:pPr>
      <w:r w:rsidRPr="00F53962">
        <w:rPr>
          <w:b/>
          <w:bCs/>
          <w:sz w:val="24"/>
          <w:szCs w:val="24"/>
          <w:lang w:val="en-US"/>
        </w:rPr>
        <w:t xml:space="preserve">Title: Prevalent α-Chain–Centric </w:t>
      </w:r>
      <w:proofErr w:type="spellStart"/>
      <w:r w:rsidRPr="00F53962">
        <w:rPr>
          <w:b/>
          <w:bCs/>
          <w:sz w:val="24"/>
          <w:szCs w:val="24"/>
          <w:lang w:val="en-US"/>
        </w:rPr>
        <w:t>Metaclones</w:t>
      </w:r>
      <w:proofErr w:type="spellEnd"/>
      <w:r w:rsidRPr="00F53962">
        <w:rPr>
          <w:b/>
          <w:bCs/>
          <w:sz w:val="24"/>
          <w:szCs w:val="24"/>
          <w:lang w:val="en-US"/>
        </w:rPr>
        <w:t xml:space="preserve"> </w:t>
      </w:r>
      <w:commentRangeStart w:id="0"/>
      <w:r w:rsidRPr="00F53962">
        <w:rPr>
          <w:b/>
          <w:bCs/>
          <w:sz w:val="24"/>
          <w:szCs w:val="24"/>
          <w:lang w:val="en-US"/>
        </w:rPr>
        <w:t xml:space="preserve">Shape </w:t>
      </w:r>
      <w:commentRangeEnd w:id="0"/>
      <w:r w:rsidR="0096172A">
        <w:rPr>
          <w:rStyle w:val="CommentReference"/>
        </w:rPr>
        <w:commentReference w:id="0"/>
      </w:r>
      <w:r w:rsidRPr="00F53962">
        <w:rPr>
          <w:b/>
          <w:bCs/>
          <w:sz w:val="24"/>
          <w:szCs w:val="24"/>
          <w:lang w:val="en-US"/>
        </w:rPr>
        <w:t>TCR Specificity and Focus Early SARS-CoV-2 T cell Responses</w:t>
      </w:r>
    </w:p>
    <w:p w14:paraId="411E65FA" w14:textId="77777777" w:rsidR="00A27618" w:rsidRPr="00F53962" w:rsidRDefault="00A27618" w:rsidP="00A27618">
      <w:pPr>
        <w:pStyle w:val="Heading3"/>
        <w:spacing w:before="280" w:after="120" w:line="360" w:lineRule="auto"/>
        <w:rPr>
          <w:b/>
          <w:bCs/>
          <w:color w:val="auto"/>
          <w:sz w:val="24"/>
          <w:szCs w:val="24"/>
        </w:rPr>
      </w:pPr>
      <w:r w:rsidRPr="00F53962">
        <w:rPr>
          <w:color w:val="auto"/>
          <w:sz w:val="24"/>
          <w:szCs w:val="24"/>
        </w:rPr>
        <w:t xml:space="preserve">Authors: Shubham Bansal, Ty Bottorff, and Peter S. Linsley† </w:t>
      </w:r>
    </w:p>
    <w:p w14:paraId="463AFCCA" w14:textId="77777777" w:rsidR="00A27618" w:rsidRPr="00F53962" w:rsidRDefault="00A27618" w:rsidP="00A27618">
      <w:pPr>
        <w:pStyle w:val="Heading3"/>
        <w:spacing w:before="280" w:after="120" w:line="360" w:lineRule="auto"/>
        <w:rPr>
          <w:color w:val="auto"/>
          <w:sz w:val="24"/>
          <w:szCs w:val="24"/>
        </w:rPr>
      </w:pPr>
    </w:p>
    <w:p w14:paraId="6000AA79" w14:textId="77777777" w:rsidR="00A27618" w:rsidRPr="00F53962" w:rsidRDefault="00A27618" w:rsidP="00A27618">
      <w:pPr>
        <w:pStyle w:val="Heading3"/>
        <w:spacing w:before="280" w:after="120" w:line="360" w:lineRule="auto"/>
        <w:rPr>
          <w:color w:val="auto"/>
          <w:sz w:val="24"/>
          <w:szCs w:val="24"/>
        </w:rPr>
      </w:pPr>
      <w:r w:rsidRPr="00F53962">
        <w:rPr>
          <w:color w:val="auto"/>
          <w:sz w:val="24"/>
          <w:szCs w:val="24"/>
        </w:rPr>
        <w:t>Systems Immunology, Benaroya Research Institute at Virginia Mason, Seattle, Washington, USA.</w:t>
      </w:r>
    </w:p>
    <w:p w14:paraId="1498BCAD" w14:textId="77777777" w:rsidR="00A27618" w:rsidRPr="00F53962" w:rsidRDefault="00A27618" w:rsidP="00A27618">
      <w:pPr>
        <w:pStyle w:val="Heading3"/>
        <w:spacing w:before="280" w:after="120" w:line="360" w:lineRule="auto"/>
        <w:rPr>
          <w:color w:val="auto"/>
          <w:sz w:val="24"/>
          <w:szCs w:val="24"/>
        </w:rPr>
      </w:pPr>
    </w:p>
    <w:p w14:paraId="428AEEB9" w14:textId="77777777" w:rsidR="00A27618" w:rsidRPr="00F53962" w:rsidRDefault="00A27618" w:rsidP="00A27618">
      <w:pPr>
        <w:pStyle w:val="Heading3"/>
        <w:spacing w:before="280" w:after="120" w:line="360" w:lineRule="auto"/>
        <w:rPr>
          <w:color w:val="auto"/>
          <w:sz w:val="24"/>
          <w:szCs w:val="24"/>
        </w:rPr>
      </w:pPr>
    </w:p>
    <w:p w14:paraId="66F4F9AF" w14:textId="77777777" w:rsidR="00A27618" w:rsidRPr="00F53962" w:rsidRDefault="00A27618" w:rsidP="00A27618">
      <w:pPr>
        <w:pStyle w:val="Heading3"/>
        <w:spacing w:before="280" w:after="120" w:line="360" w:lineRule="auto"/>
        <w:rPr>
          <w:color w:val="auto"/>
          <w:sz w:val="24"/>
          <w:szCs w:val="24"/>
        </w:rPr>
      </w:pPr>
    </w:p>
    <w:p w14:paraId="5F1B9D8B" w14:textId="77777777" w:rsidR="00A27618" w:rsidRPr="00F53962" w:rsidRDefault="00A27618" w:rsidP="00A27618">
      <w:pPr>
        <w:pStyle w:val="Heading3"/>
        <w:spacing w:before="280" w:after="120" w:line="360" w:lineRule="auto"/>
        <w:rPr>
          <w:color w:val="auto"/>
          <w:sz w:val="24"/>
          <w:szCs w:val="24"/>
        </w:rPr>
      </w:pPr>
    </w:p>
    <w:p w14:paraId="4177B7B6" w14:textId="77777777" w:rsidR="00A27618" w:rsidRPr="00F53962" w:rsidRDefault="00A27618" w:rsidP="00A27618">
      <w:pPr>
        <w:pStyle w:val="Heading3"/>
        <w:spacing w:before="280" w:after="120" w:line="360" w:lineRule="auto"/>
        <w:rPr>
          <w:color w:val="auto"/>
          <w:sz w:val="24"/>
          <w:szCs w:val="24"/>
        </w:rPr>
      </w:pPr>
    </w:p>
    <w:p w14:paraId="28CF8F45" w14:textId="77777777" w:rsidR="00A27618" w:rsidRPr="00F53962" w:rsidRDefault="00A27618" w:rsidP="00A27618">
      <w:pPr>
        <w:pStyle w:val="Heading3"/>
        <w:keepNext w:val="0"/>
        <w:keepLines w:val="0"/>
        <w:spacing w:before="280" w:after="120" w:line="360" w:lineRule="auto"/>
        <w:rPr>
          <w:b/>
          <w:bCs/>
          <w:color w:val="auto"/>
          <w:sz w:val="24"/>
          <w:szCs w:val="24"/>
          <w:lang w:val="en-US"/>
        </w:rPr>
      </w:pPr>
      <w:r w:rsidRPr="00F53962">
        <w:rPr>
          <w:color w:val="auto"/>
          <w:sz w:val="24"/>
          <w:szCs w:val="24"/>
          <w:lang w:val="en-US"/>
        </w:rPr>
        <w:t>†To whom correspondence should be addressed: Peter Linsley, Benaroya Research Institute, 1201 9th Ave, Seattle, WA 98101; phone 206-818-3206, plinsley@benaroyaresearch.org.</w:t>
      </w:r>
      <w:r w:rsidRPr="00F53962">
        <w:rPr>
          <w:b/>
          <w:bCs/>
          <w:color w:val="auto"/>
          <w:sz w:val="24"/>
          <w:szCs w:val="24"/>
          <w:lang w:val="en-US"/>
        </w:rPr>
        <w:br w:type="column"/>
      </w:r>
      <w:r w:rsidRPr="00F53962">
        <w:rPr>
          <w:b/>
          <w:bCs/>
          <w:color w:val="auto"/>
          <w:sz w:val="24"/>
          <w:szCs w:val="24"/>
          <w:lang w:val="en-US"/>
        </w:rPr>
        <w:lastRenderedPageBreak/>
        <w:t xml:space="preserve">Abstract </w:t>
      </w:r>
    </w:p>
    <w:p w14:paraId="3DB80EDA" w14:textId="0840CB03" w:rsidR="00A27618" w:rsidRPr="00F53962" w:rsidRDefault="00A27618" w:rsidP="00A27618">
      <w:pPr>
        <w:spacing w:after="120" w:line="360" w:lineRule="auto"/>
        <w:rPr>
          <w:sz w:val="24"/>
          <w:szCs w:val="24"/>
          <w:lang w:val="en-US"/>
        </w:rPr>
      </w:pPr>
      <w:r w:rsidRPr="00F53962">
        <w:rPr>
          <w:sz w:val="24"/>
          <w:szCs w:val="24"/>
          <w:lang w:val="en-US"/>
        </w:rPr>
        <w:t>Chain-centric TCRs, in which a shared chain paired with diverse partners drives antigen recognition, are well documented, but their broader significance remains unclear. Here</w:t>
      </w:r>
      <w:r w:rsidR="00640254">
        <w:rPr>
          <w:sz w:val="24"/>
          <w:szCs w:val="24"/>
          <w:lang w:val="en-US"/>
        </w:rPr>
        <w:t>,</w:t>
      </w:r>
      <w:r w:rsidRPr="00F53962">
        <w:rPr>
          <w:sz w:val="24"/>
          <w:szCs w:val="24"/>
          <w:lang w:val="en-US"/>
        </w:rPr>
        <w:t xml:space="preserve"> we characterize expression and specificity of chain-centric </w:t>
      </w:r>
      <w:proofErr w:type="spellStart"/>
      <w:r w:rsidRPr="00F53962">
        <w:rPr>
          <w:sz w:val="24"/>
          <w:szCs w:val="24"/>
          <w:lang w:val="en-US"/>
        </w:rPr>
        <w:t>metaclones</w:t>
      </w:r>
      <w:proofErr w:type="spellEnd"/>
      <w:r w:rsidRPr="00F53962">
        <w:rPr>
          <w:sz w:val="24"/>
          <w:szCs w:val="24"/>
          <w:lang w:val="en-US"/>
        </w:rPr>
        <w:t xml:space="preserve"> across large datasets of paired human αβ (alpha/beta) TCRs. Chain-centricity is universal in repertoires from dozens of healthy and diseased individuals. Chain-centric TCRs with shared germline-like alpha chains are significantly more common than beta chain-centric TCRs in healthy individuals (~14% of total versus ~ 3%, respectively). Chain-centric TCRs are often multi-specific, with ~57% of human alpha chain-centric TCRs in</w:t>
      </w:r>
      <w:r w:rsidR="0061455D" w:rsidRPr="0061455D">
        <w:rPr>
          <w:i/>
          <w:sz w:val="24"/>
          <w:szCs w:val="24"/>
          <w:lang w:val="en-US"/>
        </w:rPr>
        <w:t xml:space="preserve"> </w:t>
      </w:r>
      <w:proofErr w:type="spellStart"/>
      <w:r w:rsidR="0061455D" w:rsidRPr="0061455D">
        <w:rPr>
          <w:i/>
          <w:sz w:val="24"/>
          <w:szCs w:val="24"/>
          <w:lang w:val="en-US"/>
        </w:rPr>
        <w:t>VDJdb</w:t>
      </w:r>
      <w:proofErr w:type="spellEnd"/>
      <w:r w:rsidR="0061455D" w:rsidRPr="0061455D">
        <w:rPr>
          <w:i/>
          <w:sz w:val="24"/>
          <w:szCs w:val="24"/>
          <w:lang w:val="en-US"/>
        </w:rPr>
        <w:t xml:space="preserve"> </w:t>
      </w:r>
      <w:r w:rsidRPr="00F53962">
        <w:rPr>
          <w:sz w:val="24"/>
          <w:szCs w:val="24"/>
          <w:lang w:val="en-US"/>
        </w:rPr>
        <w:t xml:space="preserve">recognizing multiple epitopes versus about 2% of non-chain-centric ones. Finally, preexisting alpha chain-centric TCRs show sequence and </w:t>
      </w:r>
      <w:commentRangeStart w:id="1"/>
      <w:r w:rsidRPr="00F53962">
        <w:rPr>
          <w:sz w:val="24"/>
          <w:szCs w:val="24"/>
          <w:lang w:val="en-US"/>
        </w:rPr>
        <w:t xml:space="preserve">functional convergence </w:t>
      </w:r>
      <w:commentRangeEnd w:id="1"/>
      <w:r w:rsidR="00201E86">
        <w:rPr>
          <w:rStyle w:val="CommentReference"/>
        </w:rPr>
        <w:commentReference w:id="1"/>
      </w:r>
      <w:r w:rsidRPr="00F53962">
        <w:rPr>
          <w:sz w:val="24"/>
          <w:szCs w:val="24"/>
          <w:lang w:val="en-US"/>
        </w:rPr>
        <w:t xml:space="preserve">in CD4+ T cell responses to SARS CoV-2 Spike in previously unexposed individuals. Our findings demonstrate that prevalent cross-reactive alpha chain-centric TCRs help focus an innate-like response to </w:t>
      </w:r>
      <w:r w:rsidRPr="00F53962">
        <w:rPr>
          <w:i/>
          <w:iCs/>
          <w:sz w:val="24"/>
          <w:szCs w:val="24"/>
          <w:lang w:val="en-US"/>
        </w:rPr>
        <w:t>de novo</w:t>
      </w:r>
      <w:r w:rsidRPr="00F53962">
        <w:rPr>
          <w:sz w:val="24"/>
          <w:szCs w:val="24"/>
          <w:lang w:val="en-US"/>
        </w:rPr>
        <w:t xml:space="preserve"> infection and suggest challenges and opportunities for therapeutic TCR design.</w:t>
      </w:r>
    </w:p>
    <w:p w14:paraId="591E914B" w14:textId="77777777" w:rsidR="00A27618" w:rsidRPr="00F53962" w:rsidRDefault="00A27618" w:rsidP="00A27618">
      <w:pPr>
        <w:pStyle w:val="Heading3"/>
        <w:keepNext w:val="0"/>
        <w:keepLines w:val="0"/>
        <w:spacing w:before="280" w:after="120" w:line="360" w:lineRule="auto"/>
        <w:rPr>
          <w:color w:val="000000"/>
          <w:sz w:val="24"/>
          <w:szCs w:val="24"/>
        </w:rPr>
      </w:pPr>
      <w:bookmarkStart w:id="2" w:name="_gnh3pjpirybn" w:colFirst="0" w:colLast="0"/>
      <w:bookmarkEnd w:id="2"/>
    </w:p>
    <w:p w14:paraId="04B8CAC2" w14:textId="77777777" w:rsidR="00A27618" w:rsidRPr="00F53962" w:rsidRDefault="00A27618" w:rsidP="00A27618">
      <w:pPr>
        <w:pStyle w:val="Heading3"/>
        <w:keepNext w:val="0"/>
        <w:keepLines w:val="0"/>
        <w:spacing w:before="280" w:after="120" w:line="360" w:lineRule="auto"/>
        <w:rPr>
          <w:b/>
          <w:bCs/>
          <w:color w:val="666666"/>
          <w:sz w:val="24"/>
          <w:szCs w:val="24"/>
        </w:rPr>
      </w:pPr>
      <w:r w:rsidRPr="00F53962">
        <w:rPr>
          <w:color w:val="000000"/>
          <w:sz w:val="24"/>
          <w:szCs w:val="24"/>
        </w:rPr>
        <w:br w:type="column"/>
      </w:r>
      <w:r w:rsidRPr="00F53962">
        <w:rPr>
          <w:b/>
          <w:bCs/>
          <w:color w:val="000000"/>
          <w:sz w:val="24"/>
          <w:szCs w:val="24"/>
        </w:rPr>
        <w:lastRenderedPageBreak/>
        <w:t>Introduction</w:t>
      </w:r>
    </w:p>
    <w:p w14:paraId="40472628" w14:textId="58449B55" w:rsidR="00A27618" w:rsidRPr="00F53962" w:rsidRDefault="00A27618" w:rsidP="00A27618">
      <w:pPr>
        <w:spacing w:after="120" w:line="360" w:lineRule="auto"/>
        <w:ind w:firstLine="432"/>
        <w:rPr>
          <w:sz w:val="24"/>
          <w:szCs w:val="24"/>
          <w:lang w:val="en-US"/>
        </w:rPr>
      </w:pPr>
      <w:r w:rsidRPr="00F53962">
        <w:rPr>
          <w:sz w:val="24"/>
          <w:szCs w:val="24"/>
        </w:rPr>
        <w:t>A defining feature of T cells is cell surface expression of the T-cell receptor (TCR). Recognition of peptide–MHC (</w:t>
      </w:r>
      <w:proofErr w:type="spellStart"/>
      <w:r w:rsidRPr="00F53962">
        <w:rPr>
          <w:sz w:val="24"/>
          <w:szCs w:val="24"/>
        </w:rPr>
        <w:t>pMHC</w:t>
      </w:r>
      <w:proofErr w:type="spellEnd"/>
      <w:r w:rsidRPr="00F53962">
        <w:rPr>
          <w:sz w:val="24"/>
          <w:szCs w:val="24"/>
        </w:rPr>
        <w:t xml:space="preserve">) complexes by the TCR triggers clonal expansion, producing progeny with identical TCR sequences and shared antigen specificity </w:t>
      </w:r>
      <w:r w:rsidRPr="00F53962">
        <w:rPr>
          <w:sz w:val="24"/>
          <w:szCs w:val="24"/>
        </w:rPr>
        <w:fldChar w:fldCharType="begin"/>
      </w:r>
      <w:r w:rsidRPr="00F53962">
        <w:rPr>
          <w:sz w:val="24"/>
          <w:szCs w:val="24"/>
        </w:rPr>
        <w:instrText xml:space="preserve"> ADDIN ZOTERO_ITEM CSL_CITATION {"citationID":"jJZm5X28","properties":{"formattedCitation":"\\super 1\\nosupersub{}","plainCitation":"1","noteIndex":0},"citationItems":[{"id":447,"uris":["http://zotero.org/users/522661/items/IU2NG7MI"],"itemData":{"id":447,"type":"book","event-place":"New York","publisher":"Garland Science","publisher-place":"New York","title":"Immunobiology: The Immune System in Health and Disease. 5th edition","author":[{"literal":"Janeway CA Jr, Travers P, Walpert M, Shlomchik MJ"}],"issued":{"date-parts":[["2001"]]}}}],"schema":"https://github.com/citation-style-language/schema/raw/master/csl-citation.json"} </w:instrText>
      </w:r>
      <w:r w:rsidRPr="00F53962">
        <w:rPr>
          <w:sz w:val="24"/>
          <w:szCs w:val="24"/>
        </w:rPr>
        <w:fldChar w:fldCharType="separate"/>
      </w:r>
      <w:r w:rsidRPr="00F53962">
        <w:rPr>
          <w:sz w:val="24"/>
          <w:szCs w:val="24"/>
          <w:vertAlign w:val="superscript"/>
        </w:rPr>
        <w:t>1</w:t>
      </w:r>
      <w:r w:rsidRPr="00F53962">
        <w:rPr>
          <w:sz w:val="24"/>
          <w:szCs w:val="24"/>
        </w:rPr>
        <w:fldChar w:fldCharType="end"/>
      </w:r>
      <w:r w:rsidRPr="00F53962">
        <w:rPr>
          <w:sz w:val="24"/>
          <w:szCs w:val="24"/>
        </w:rPr>
        <w:t>. Most TCRs are αβ (</w:t>
      </w:r>
      <w:ins w:id="3" w:author="Ty Bottorff" w:date="2025-12-11T13:59:00Z" w16du:dateUtc="2025-12-11T21:59:00Z">
        <w:r w:rsidR="00650B7A">
          <w:rPr>
            <w:sz w:val="24"/>
            <w:szCs w:val="24"/>
          </w:rPr>
          <w:t xml:space="preserve">encoded by </w:t>
        </w:r>
      </w:ins>
      <w:r w:rsidRPr="00F53962">
        <w:rPr>
          <w:i/>
          <w:iCs/>
          <w:sz w:val="24"/>
          <w:szCs w:val="24"/>
        </w:rPr>
        <w:t>TRA</w:t>
      </w:r>
      <w:r w:rsidRPr="00F53962">
        <w:rPr>
          <w:sz w:val="24"/>
          <w:szCs w:val="24"/>
        </w:rPr>
        <w:t xml:space="preserve"> and </w:t>
      </w:r>
      <w:r w:rsidRPr="00F53962">
        <w:rPr>
          <w:i/>
          <w:iCs/>
          <w:sz w:val="24"/>
          <w:szCs w:val="24"/>
        </w:rPr>
        <w:t>TRB</w:t>
      </w:r>
      <w:r w:rsidRPr="00F53962">
        <w:rPr>
          <w:sz w:val="24"/>
          <w:szCs w:val="24"/>
        </w:rPr>
        <w:t xml:space="preserve">, respectively) heterodimers generated by V-(D)-J recombination with junctional diversification of the CDR3 regions </w:t>
      </w:r>
      <w:r w:rsidRPr="00F53962">
        <w:rPr>
          <w:sz w:val="24"/>
          <w:szCs w:val="24"/>
        </w:rPr>
        <w:fldChar w:fldCharType="begin"/>
      </w:r>
      <w:r w:rsidR="00E0030D" w:rsidRPr="00F53962">
        <w:rPr>
          <w:sz w:val="24"/>
          <w:szCs w:val="24"/>
        </w:rPr>
        <w:instrText xml:space="preserve"> ADDIN ZOTERO_ITEM CSL_CITATION {"citationID":"6ogw3lWC","properties":{"formattedCitation":"\\super 2,3\\nosupersub{}","plainCitation":"2,3","noteIndex":0},"citationItems":[{"id":"FhMkDa3B/9QIrSVXJ","uris":["http://zotero.org/users/17043568/items/SFILC8UD"],"itemData":{"id":105,"type":"webpage","title":"HOW TCRS BIND MHCS, PEPTIDES, AND CORECEPTORS | Annual Reviews","URL":"https://www.annualreviews.org/content/journals/10.1146/annurev.immunol.23.021704.115658","accessed":{"date-parts":[["2025",5,25]]}}},{"id":"FhMkDa3B/OKOiduJa","uris":["http://zotero.org/users/17043568/items/UWWHF2IN"],"itemData":{"id":103,"type":"webpage","title":"T-cell antigen receptor genes and T-cell recognition | Nature","URL":"https://www.nature.com/articles/334395a0","accessed":{"date-parts":[["2025",5,25]]}}}],"schema":"https://github.com/citation-style-language/schema/raw/master/csl-citation.json"} </w:instrText>
      </w:r>
      <w:r w:rsidRPr="00F53962">
        <w:rPr>
          <w:sz w:val="24"/>
          <w:szCs w:val="24"/>
        </w:rPr>
        <w:fldChar w:fldCharType="separate"/>
      </w:r>
      <w:r w:rsidRPr="00F53962">
        <w:rPr>
          <w:sz w:val="24"/>
          <w:szCs w:val="24"/>
          <w:vertAlign w:val="superscript"/>
        </w:rPr>
        <w:t>2,3</w:t>
      </w:r>
      <w:r w:rsidRPr="00F53962">
        <w:rPr>
          <w:sz w:val="24"/>
          <w:szCs w:val="24"/>
        </w:rPr>
        <w:fldChar w:fldCharType="end"/>
      </w:r>
      <w:r w:rsidRPr="00F53962">
        <w:rPr>
          <w:sz w:val="24"/>
          <w:szCs w:val="24"/>
        </w:rPr>
        <w:t xml:space="preserve">. Although many structures of TCRs show roughly equal </w:t>
      </w:r>
      <w:r w:rsidRPr="00F53962">
        <w:rPr>
          <w:i/>
          <w:iCs/>
          <w:sz w:val="24"/>
          <w:szCs w:val="24"/>
        </w:rPr>
        <w:t>TRA</w:t>
      </w:r>
      <w:r w:rsidRPr="00F53962">
        <w:rPr>
          <w:sz w:val="24"/>
          <w:szCs w:val="24"/>
        </w:rPr>
        <w:t xml:space="preserve"> and </w:t>
      </w:r>
      <w:r w:rsidRPr="00F53962">
        <w:rPr>
          <w:i/>
          <w:iCs/>
          <w:sz w:val="24"/>
          <w:szCs w:val="24"/>
        </w:rPr>
        <w:t>TRB</w:t>
      </w:r>
      <w:r w:rsidRPr="00F53962">
        <w:rPr>
          <w:sz w:val="24"/>
          <w:szCs w:val="24"/>
        </w:rPr>
        <w:t xml:space="preserve"> chain contributions to peptide–MHC recognition </w:t>
      </w:r>
      <w:r w:rsidRPr="00F53962">
        <w:rPr>
          <w:sz w:val="24"/>
          <w:szCs w:val="24"/>
        </w:rPr>
        <w:fldChar w:fldCharType="begin"/>
      </w:r>
      <w:r w:rsidRPr="00F53962">
        <w:rPr>
          <w:sz w:val="24"/>
          <w:szCs w:val="24"/>
        </w:rPr>
        <w:instrText xml:space="preserve"> ADDIN ZOTERO_ITEM CSL_CITATION {"citationID":"c555bczN","properties":{"formattedCitation":"\\super 4,5\\nosupersub{}","plainCitation":"4,5","noteIndex":0},"citationItems":[{"id":3411,"uris":["http://zotero.org/users/522661/items/SNLX5BXI"],"itemData":{"id":3411,"type":"article-journal","abstract":"Recognition by a T-cell antigen receptor (TCR) of peptide complexed with a major histocompatibility complex (MHC) molecule occurs through variable loops in the TCR structure which bury almost all the available peptide and a much larger area of the MHC molecule. The TCR fits diagonally across the MHC peptide-binding site in a surface feature common to all class I and class II MHC molecules, providing evidence that the nature of binding is general. A broadly applicable binding mode has implications for the mechanism of repertoire selection and the magnitude of alloreactions.","container-title":"Nature","DOI":"10.1038/384134a0","ISSN":"0028-0836","issue":"6605","journalAbbreviation":"Nature","language":"eng","note":"PMID: 8906788","page":"134-141","source":"PubMed","title":"Structure of the complex between human T-cell receptor, viral peptide and HLA-A2","volume":"384","author":[{"family":"Garboczi","given":"D. N."},{"family":"Ghosh","given":"P."},{"family":"Utz","given":"U."},{"family":"Fan","given":"Q. R."},{"family":"Biddison","given":"W. E."},{"family":"Wiley","given":"D. C."}],"issued":{"date-parts":[["1996",11,14]]}}},{"id":3847,"uris":["http://zotero.org/users/522661/items/YHCHBN5F"],"itemData":{"id":3847,"type":"article-journal","abstract":"The central event in the cellular immune response to invading microorganisms is the specific recognition of foreign peptides bound to major histocompatibility complex (MHC) molecules by the alphabeta T cell receptor (TCR). The x-ray structure of the complete extracellular fragment of a glycosylated alphabeta TCR was determined at 2.5 angstroms, and its orientation bound to a class I MHC-peptide (pMHC) complex was elucidated from crystals of the TCR-pMHC complex. The TCR resembles an antibody in the variable Valpha and Vbeta domains but deviates in the constant Calpha domain and in the interdomain pairing of Calpha with Cbeta. Four of seven possible asparagine-linked glycosylation sites have ordered carbohydrate moieties, one of which lies in the Calpha-Cbeta interface. The TCR combining site is relatively flat except for a deep hydrophobic cavity between the hypervariable CDR3s (complementarity-determining regions) of the alpha and beta chains. The 2C TCR covers the class I MHC H-2Kb binding groove so that the Valpha CDRs 1 and 2 are positioned over the amino-terminal region of the bound dEV8 peptide, the Vbeta chain CDRs 1 and 2 are over the carboxyl-terminal region of the peptide, and the Valpha and Vbeta CDR3s straddle the peptide between the helices around the central position of the peptide.","container-title":"Science (New York, N.Y.)","DOI":"10.1126/science.274.5285.209","ISSN":"0036-8075","issue":"5285","journalAbbreviation":"Science","language":"eng","note":"PMID: 8824178","page":"209-219","source":"PubMed","title":"An alphabeta T cell receptor structure at 2.5 A and its orientation in the TCR-MHC complex","volume":"274","author":[{"family":"Garcia","given":"K. C."},{"family":"Degano","given":"M."},{"family":"Stanfield","given":"R. L."},{"family":"Brunmark","given":"A."},{"family":"Jackson","given":"M. R."},{"family":"Peterson","given":"P. A."},{"family":"Teyton","given":"L."},{"family":"Wilson","given":"I. A."}],"issued":{"date-parts":[["1996",10,11]]}}}],"schema":"https://github.com/citation-style-language/schema/raw/master/csl-citation.json"} </w:instrText>
      </w:r>
      <w:r w:rsidRPr="00F53962">
        <w:rPr>
          <w:sz w:val="24"/>
          <w:szCs w:val="24"/>
        </w:rPr>
        <w:fldChar w:fldCharType="separate"/>
      </w:r>
      <w:r w:rsidRPr="00F53962">
        <w:rPr>
          <w:sz w:val="24"/>
          <w:szCs w:val="24"/>
          <w:vertAlign w:val="superscript"/>
        </w:rPr>
        <w:t>4,5</w:t>
      </w:r>
      <w:r w:rsidRPr="00F53962">
        <w:rPr>
          <w:sz w:val="24"/>
          <w:szCs w:val="24"/>
        </w:rPr>
        <w:fldChar w:fldCharType="end"/>
      </w:r>
      <w:r w:rsidRPr="00F53962">
        <w:rPr>
          <w:sz w:val="24"/>
          <w:szCs w:val="24"/>
        </w:rPr>
        <w:t xml:space="preserve">, numerous examples demonstrate chain bias </w:t>
      </w:r>
      <w:r w:rsidRPr="00F53962">
        <w:rPr>
          <w:sz w:val="24"/>
          <w:szCs w:val="24"/>
        </w:rPr>
        <w:fldChar w:fldCharType="begin"/>
      </w:r>
      <w:r w:rsidR="00E0030D" w:rsidRPr="00F53962">
        <w:rPr>
          <w:sz w:val="24"/>
          <w:szCs w:val="24"/>
        </w:rPr>
        <w:instrText xml:space="preserve"> ADDIN ZOTERO_ITEM CSL_CITATION {"citationID":"qRbtHV6f","properties":{"formattedCitation":"\\super 6\\nosupersub{}","plainCitation":"6","noteIndex":0},"citationItems":[{"id":"FhMkDa3B/C3PdVQxj","uris":["http://zotero.org/users/17043568/items/ZTL59BUK"],"itemData":{"id":"wLpjB3M7/40QmWbW9","type":"article-journal","abstract":"T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B."}],"issued":{"date-parts":[["2023",10,16]]}}}],"schema":"https://github.com/citation-style-language/schema/raw/master/csl-citation.json"} </w:instrText>
      </w:r>
      <w:r w:rsidRPr="00F53962">
        <w:rPr>
          <w:sz w:val="24"/>
          <w:szCs w:val="24"/>
        </w:rPr>
        <w:fldChar w:fldCharType="separate"/>
      </w:r>
      <w:r w:rsidRPr="00F53962">
        <w:rPr>
          <w:sz w:val="24"/>
          <w:szCs w:val="24"/>
          <w:vertAlign w:val="superscript"/>
        </w:rPr>
        <w:t>6</w:t>
      </w:r>
      <w:r w:rsidRPr="00F53962">
        <w:rPr>
          <w:sz w:val="24"/>
          <w:szCs w:val="24"/>
        </w:rPr>
        <w:fldChar w:fldCharType="end"/>
      </w:r>
      <w:r w:rsidRPr="00F53962">
        <w:rPr>
          <w:sz w:val="24"/>
          <w:szCs w:val="24"/>
        </w:rPr>
        <w:t xml:space="preserve">, with </w:t>
      </w:r>
      <w:del w:id="4" w:author="Ty Bottorff" w:date="2025-12-11T14:01:00Z" w16du:dateUtc="2025-12-11T22:01:00Z">
        <w:r w:rsidRPr="00F53962" w:rsidDel="008F1D9A">
          <w:rPr>
            <w:sz w:val="24"/>
            <w:szCs w:val="24"/>
          </w:rPr>
          <w:delText xml:space="preserve">either </w:delText>
        </w:r>
      </w:del>
      <w:ins w:id="5" w:author="Ty Bottorff" w:date="2025-12-11T14:01:00Z" w16du:dateUtc="2025-12-11T22:01:00Z">
        <w:r w:rsidR="008F1D9A">
          <w:rPr>
            <w:sz w:val="24"/>
            <w:szCs w:val="24"/>
          </w:rPr>
          <w:t>one</w:t>
        </w:r>
        <w:r w:rsidR="008F1D9A" w:rsidRPr="00F53962">
          <w:rPr>
            <w:sz w:val="24"/>
            <w:szCs w:val="24"/>
          </w:rPr>
          <w:t xml:space="preserve"> </w:t>
        </w:r>
      </w:ins>
      <w:r w:rsidRPr="00F53962">
        <w:rPr>
          <w:sz w:val="24"/>
          <w:szCs w:val="24"/>
        </w:rPr>
        <w:t xml:space="preserve">chain </w:t>
      </w:r>
      <w:r w:rsidRPr="00F53962">
        <w:rPr>
          <w:sz w:val="24"/>
          <w:szCs w:val="24"/>
        </w:rPr>
        <w:fldChar w:fldCharType="begin"/>
      </w:r>
      <w:r w:rsidRPr="00F53962">
        <w:rPr>
          <w:sz w:val="24"/>
          <w:szCs w:val="24"/>
        </w:rPr>
        <w:instrText xml:space="preserve"> ADDIN ZOTERO_ITEM CSL_CITATION {"citationID":"asf6jo75kh","properties":{"formattedCitation":"\\super 7,8\\nosupersub{}","plainCitation":"7,8","noteIndex":0},"citationItems":[{"id":3871,"uris":["http://zotero.org/users/522661/items/74NSHNQ8"],"itemData":{"id":3871,"type":"article-journal","abstract":"Memory CD8(+)T lymphocytes (CTLs) specific for antigenic peptides derived from internal viral proteins confer broad protection against distinct strains of influenza A virus (IAV). However, immune efficacy can be undermined by the emergence of escape mutants. To determine how T-cell receptor (TCR) composition relates to IAV epitope variability, we used ex vivo peptide-HLA tetramer enrichment and single-cell multiplex analysis to compare TCRs targeted to the largely conserved HLA-A*0201-M158and the hypervariable HLA-B*3501-NP418antigens. The TCRαβs for HLA-B*3501-NP418 (+)CTLs varied among individuals and across IAV strains, indicating that a range of mutated peptides will prime different NP418-specific CTL sets. Conversely, a dominant public TRAV27/TRBV19(+)TCRαβ was selected in HLA-A*0201(+)donors responding to M158 This public TCR cross-recognized naturally occurring M158variants complexed with HLA-A*0201. Ternary structures showed that induced-fit molecular mimicry underpins TRAV27/TRBV19(+)TCR specificity for the WT and mutant M158peptides, suggesting the possibility of universal CTL immunity in HLA-A*0201(+)individuals. Combined with the high population frequency of HLA-A*0201, these data potentially explain the relative conservation of M158 Moreover, our results suggest that vaccination strategies aimed at generating broad protection should incorporate variant peptides to elicit cross-reactive responses against other specificities, especially those that may be relatively infrequent among IAV-primed memory CTLs.","container-title":"Proceedings of the National Academy of Sciences of the United States of America","DOI":"10.1073/pnas.1603106113","ISSN":"1091-6490","issue":"16","journalAbbreviation":"Proc Natl Acad Sci U S A","language":"eng","note":"PMID: 27036003\nPMCID: PMC4843436","page":"4440-4445","source":"PubMed","title":"Molecular basis for universal HLA-A*0201-restricted CD8+ T-cell immunity against influenza viruses","volume":"113","author":[{"family":"Valkenburg","given":"Sophie A."},{"family":"Josephs","given":"Tracy M."},{"family":"Clemens","given":"E. Bridie"},{"family":"Grant","given":"Emma J."},{"family":"Nguyen","given":"Thi H. O."},{"family":"Wang","given":"George C."},{"family":"Price","given":"David A."},{"family":"Miller","given":"Adrian"},{"family":"Tong","given":"Steven Y. C."},{"family":"Thomas","given":"Paul G."},{"family":"Doherty","given":"Peter C."},{"family":"Rossjohn","given":"Jamie"},{"family":"Gras","given":"Stephanie"},{"family":"Kedzierska","given":"Katherine"}],"issued":{"date-parts":[["2016",4,19]]}}},{"id":3873,"uris":["http://zotero.org/users/522661/items/I2MXLVDB"],"itemData":{"id":3873,"type":"article-journal","abstract":"During selection of the T cell repertoire, the immune system navigates the subtle distinction between self-restriction and self-tolerance, yet how this is achieved is unclear. Here we describe how self-tolerance toward a trans-HLA (human leukocyte antigen) allotype shapes T cell receptor (TCR) recognition of an Epstein-Barr virus (EBV) determinant (FLRGRAYGL). The recognition of HLA-B8-FLRGRAYGL by two archetypal TCRs was compared. One was a publicly selected TCR, LC13, that is alloreactive with HLA-B44; the other, CF34, lacks HLA-B44 reactivity because it arises when HLA-B44 is coinherited in trans with HLA-B8. Whereas the alloreactive LC13 TCR docked at the C terminus of HLA-B8-FLRGRAYGL, the CF34 TCR docked at the N terminus of HLA-B8-FLRGRAYGL, which coincided with a polymorphic region between HLA-B8 and HLA-B44. The markedly contrasting footprints of the LC13 and CF34 TCRs provided a portrait of how self-tolerance shapes the specificity of TCRs selected into the immune repertoire.","container-title":"Immunity","DOI":"10.1016/j.immuni.2008.11.011","ISSN":"1097-4180","issue":"2","journalAbbreviation":"Immunity","language":"eng","note":"PMID: 19167249","page":"193-203","source":"PubMed","title":"The shaping of T cell receptor recognition by self-tolerance","volume":"30","author":[{"family":"Gras","given":"Stephanie"},{"family":"Burrows","given":"Scott R."},{"family":"Kjer-Nielsen","given":"Lars"},{"family":"Clements","given":"Craig S."},{"family":"Liu","given":"Yu Chih"},{"family":"Sullivan","given":"Lucy C."},{"family":"Bell","given":"Melissa J."},{"family":"Brooks","given":"Andrew G."},{"family":"Purcell","given":"Anthony W."},{"family":"McCluskey","given":"James"},{"family":"Rossjohn","given":"Jamie"}],"issued":{"date-parts":[["2009",2,20]]}}}],"schema":"https://github.com/citation-style-language/schema/raw/master/csl-citation.json"} </w:instrText>
      </w:r>
      <w:r w:rsidRPr="00F53962">
        <w:rPr>
          <w:sz w:val="24"/>
          <w:szCs w:val="24"/>
        </w:rPr>
        <w:fldChar w:fldCharType="separate"/>
      </w:r>
      <w:r w:rsidRPr="00F53962">
        <w:rPr>
          <w:sz w:val="24"/>
          <w:szCs w:val="24"/>
          <w:vertAlign w:val="superscript"/>
        </w:rPr>
        <w:t>7,8</w:t>
      </w:r>
      <w:r w:rsidRPr="00F53962">
        <w:rPr>
          <w:sz w:val="24"/>
          <w:szCs w:val="24"/>
        </w:rPr>
        <w:fldChar w:fldCharType="end"/>
      </w:r>
      <w:r w:rsidRPr="00F53962">
        <w:rPr>
          <w:sz w:val="24"/>
          <w:szCs w:val="24"/>
        </w:rPr>
        <w:t xml:space="preserve"> dominating antigen recognition. This asymmetry, in which one TCR chain predominates in antigen recognition and dictates its specificity, has been termed “TCR chain-centricity” </w:t>
      </w:r>
      <w:r w:rsidRPr="00F53962">
        <w:rPr>
          <w:sz w:val="24"/>
          <w:szCs w:val="24"/>
        </w:rPr>
        <w:fldChar w:fldCharType="begin"/>
      </w:r>
      <w:r w:rsidR="00E0030D" w:rsidRPr="00F53962">
        <w:rPr>
          <w:sz w:val="24"/>
          <w:szCs w:val="24"/>
        </w:rPr>
        <w:instrText xml:space="preserve"> ADDIN ZOTERO_ITEM CSL_CITATION {"citationID":"RZkJ0l2T","properties":{"formattedCitation":"\\super 9,10\\nosupersub{}","plainCitation":"9,10","noteIndex":0},"citationItems":[{"id":"FhMkDa3B/4ZFgYyHr","uris":["http://zotero.org/users/17043568/items/8UQBIFQV"],"itemData":{"id":"wLpjB3M7/GqcYLCQX","type":"article-journal","abstract":"TCRα- and β-chains cooperatively recognize peptide-MHC complexes. It has been shown that a \"chain-centric\" TCR hemichain can, by itself, dictate MHC-restricted Ag specificity without requiring major contributions from the paired TCR counterchain. Little is known, however, regarding the relative contributions and roles of chain-centric and its counter, non-chain-centric, hemichains in determining T cell avidity. We comprehensively analyzed a thymically unselected T cell repertoire generated by transducing the α-chain-centric HLA-A*02:01(A2)/MART127-35 TCRα, clone SIG35α, into A2-matched and unmatched postthymic T cells. Regardless of their HLA-A2 positivity, a substantial subset of peripheral T cells transduced with SIG35α gained reactivity for A2/MART127-35. Although the generated A2/MART127-35-specific T cells used various TRBV genes, TRBV27 predominated with &gt;10(2) highly diverse and unique clonotypic CDR3β sequences. T cells individually reconstituted with various A2/MART127-35 TRBV27 TCRβ genes along with SIG35α possessed a wide range (&gt;2 log orders) of avidity. Approximately half possessed avidity higher than T cells expressing clone DMF5, a naturally occurring A2/MART127-35 TCR with one of the highest affinities. Importantly, similar findings were recapitulated with other self-Ags. Our results indicate that, although a chain-centric TCR hemichain determines Ag specificity, the paired counterchain can regulate avidity over a broad range (&gt;2 log orders) without compromising Ag specificity. TCR chain centricity can be exploited to generate a thymically unselected Ag-specific T cell repertoire, which can be used to isolate high-avidity antitumor T cells and their uniquely encoded TCRs rarely found in the periphery because of tolerance.","container-title":"Journal of Immunology (Baltimore, Md.: 1950)","DOI":"10.4049/jimmunol.1401717","ISSN":"1550-6606","issue":"7","journalAbbreviation":"J Immunol","language":"eng","note":"PMID: 25710913\nPMCID: PMC4369446","page":"3487-3500","source":"PubMed","title":"Specific roles of each TCR hemichain in generating functional chain-centric TCR","volume":"194","author":[{"family":"Nakatsugawa","given":"Munehide"},{"family":"Yamashita","given":"Yuki"},{"family":"Ochi","given":"Toshiki"},{"family":"Tanaka","given":"Shinya"},{"family":"Chamoto","given":"Kenji"},{"family":"Guo","given":"Tingxi"},{"family":"Butler","given":"Marcus O."},{"family":"Hirano","given":"Naoto"}],"issued":{"date-parts":[["2015",4,1]]}}},{"id":"FhMkDa3B/nv0xLLUx","uris":["http://zotero.org/users/522661/items/QW8WQW2G"],"itemData":{"id":3681,"type":"article-journal","abstract":"Adoptive transfer of T cells redirected by a high-affinity antitumor T-cell receptor (TCR) is a promising treatment modality for cancer patients. Safety and efficacy depend on the selection of a TCR that induces minimal toxicity and elicits sufficient antitumor reactivity. Many, if not all, TCRs possess cross-reactivity to unrelated MHC molecules in addition to reactivity to target self-MHC/peptide complexes. Some TCRs display chain centricity, in which recognition of MHC/peptide complexes is dominated by one of the TCR hemi-chains. In this study, we comprehensively studied how TCR chain centricity affects reactivity to target self-MHC/peptide complexes and alloreactivity using the TCR, clone TAK1, which is specific for human leukocyte antigen-A*24:02/Wilms tumor 1(235-243) (A24/WT1(235)) and cross-reactive with B*57:01 (B57). The TAK1β, but not the TAK1α, hemi-chain possessed chain centricity. When paired with multiple clonotypic TCRα counter-chains encoding TRAV12-2, 20, 36, or 38-2, the de novo TAK1β-containing TCRs showed enhanced, weakened, or absent reactivity to A24/WT1(235) and/or to B57. T cells reconstituted with these TCRα genes along with TAK1β possessed a very broad range (&gt;3 log orders) of functional and structural avidities. These results suggest that TCR chain centricity can be exploited to enhance desired antitumor TCR reactivity and eliminate unwanted TCR cross-reactivity. TCR reactivity to target MHC/peptide complexes and cross-reactivity to unrelated MHC molecules are not inextricably linked and are separable at the TCR sequence level. However, it is still mandatory to carefully monitor for possible harmful toxicities caused by adoptive transfer of T cells redirected by thymically unselected TCRs.","container-title":"Cancer Immunology Research","DOI":"10.1158/2326-6066.CIR-14-0222","ISSN":"2326-6074","issue":"9","journalAbbreviation":"Cancer Immunol Res","language":"eng","note":"PMID: 25943533\nPMCID: PMC4561213","page":"1070-1081","source":"PubMed","title":"Optimization of T-cell Reactivity by Exploiting TCR Chain Centricity for the Purpose of Safe and Effective Antitumor TCR Gene Therapy","volume":"3","author":[{"family":"Ochi","given":"Toshiki"},{"family":"Nakatsugawa","given":"Munehide"},{"family":"Chamoto","given":"Kenji"},{"family":"Tanaka","given":"Shinya"},{"family":"Yamashita","given":"Yuki"},{"family":"Guo","given":"Tingxi"},{"family":"Fujiwara","given":"Hiroshi"},{"family":"Yasukawa","given":"Masaki"},{"family":"Butler","given":"Marcus O."},{"family":"Hirano","given":"Naoto"}],"issued":{"date-parts":[["2015",9]]}}}],"schema":"https://github.com/citation-style-language/schema/raw/master/csl-citation.json"} </w:instrText>
      </w:r>
      <w:r w:rsidRPr="00F53962">
        <w:rPr>
          <w:sz w:val="24"/>
          <w:szCs w:val="24"/>
        </w:rPr>
        <w:fldChar w:fldCharType="separate"/>
      </w:r>
      <w:r w:rsidRPr="00F53962">
        <w:rPr>
          <w:sz w:val="24"/>
          <w:szCs w:val="24"/>
          <w:vertAlign w:val="superscript"/>
        </w:rPr>
        <w:t>9,10</w:t>
      </w:r>
      <w:r w:rsidRPr="00F53962">
        <w:rPr>
          <w:sz w:val="24"/>
          <w:szCs w:val="24"/>
        </w:rPr>
        <w:fldChar w:fldCharType="end"/>
      </w:r>
      <w:r w:rsidRPr="00F53962">
        <w:rPr>
          <w:sz w:val="24"/>
          <w:szCs w:val="24"/>
        </w:rPr>
        <w:t xml:space="preserve">. Sequence level patterns can mirror structural chain-centricity, where the dominant chain shows </w:t>
      </w:r>
      <w:commentRangeStart w:id="6"/>
      <w:r w:rsidRPr="00F53962">
        <w:rPr>
          <w:sz w:val="24"/>
          <w:szCs w:val="24"/>
        </w:rPr>
        <w:t>greater conservation or recurrent motifs</w:t>
      </w:r>
      <w:commentRangeEnd w:id="6"/>
      <w:r w:rsidR="008F1D9A">
        <w:rPr>
          <w:rStyle w:val="CommentReference"/>
        </w:rPr>
        <w:commentReference w:id="6"/>
      </w:r>
      <w:r w:rsidRPr="00F53962">
        <w:rPr>
          <w:sz w:val="24"/>
          <w:szCs w:val="24"/>
        </w:rPr>
        <w:t xml:space="preserve"> across individuals </w:t>
      </w:r>
      <w:r w:rsidRPr="00F53962">
        <w:rPr>
          <w:sz w:val="24"/>
          <w:szCs w:val="24"/>
        </w:rPr>
        <w:fldChar w:fldCharType="begin"/>
      </w:r>
      <w:r w:rsidRPr="00F53962">
        <w:rPr>
          <w:sz w:val="24"/>
          <w:szCs w:val="24"/>
        </w:rPr>
        <w:instrText xml:space="preserve"> ADDIN ZOTERO_ITEM CSL_CITATION {"citationID":"adgjld29ka","properties":{"formattedCitation":"\\uldash{\\super 1,1\\uc0\\u8211{}4\\nosupersub{}}","plainCitation":"1,1–4","dontUpdate":true,"noteIndex":0},"citationItems":[{"id":3858,"uris":["http://zotero.org/users/522661/items/P8TNLJXY"],"itemData":{"id":3858,"type":"article-journal","abstract":"The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3860,"uris":["http://zotero.org/users/522661/items/2LTZCGCB"],"itemData":{"id":3860,"type":"article-journal","abstract":"A diverse T cell receptor (TCR) repertoire is essential for controlling viral infections. However, information about TCR repertoires to defined viral antigens is limited. We performed a comprehensive analysis of CD8+ TCR repertoires for two dominant ...","container-title":"Cell reports","DOI":"10.1016/j.celrep.2017.03.072","issue":"3","language":"en","note":"PMID: 28423320","page":"569","source":"pmc.ncbi.nlm.nih.gov","title":"Sequence and Structural Analyses Reveal Distinct and Highly Diverse Human CD8+ TCR Repertoires to Immunodominant Viral Antigens","volume":"19","author":[{"family":"Chen","given":"Guobing"},{"family":"Yang","given":"Xinbo"},{"family":"Ko","given":"Annette"},{"family":"Sun","given":"Xiaoping"},{"family":"Gao","given":"Mingming"},{"family":"Zhang","given":"Yongqing"},{"family":"Shi","given":"Alvin"},{"family":"Mariuzza","given":"Roy A."},{"family":"Weng","given":"Nan-ping"}],"issued":{"date-parts":[["2017",4,18]]}}},{"id":3398,"uris":["http://zotero.org/users/522661/items/K99IB4WE"],"itemData":{"id":3398,"type":"article-journal","abstract":"The repertoire of human αβ T-cell receptors (TCRs) is generated via somatic recombination of germline gene segments. Despite this enormous variation, certain epitopes can be immunodominant, associated with high frequencies of antigen-specific T cells and/or exhibit bias toward a TCR gene segment. Here, we studied the TCR repertoire of the HLA-A*0201-restricted epitope LLWNGPMAV (hereafter, A2/LLW) from Yellow Fever virus, which generates an immunodominant CD8+ T cell response to the highly effective YF-17D vaccine. We discover that these A2/LLW-specific CD8+ T cells are highly biased for the TCR α chain TRAV12-2. This bias is already present in A2/LLW-specific naïve T cells before vaccination with YF-17D. Using CD8+ T cell clones, we show that TRAV12-2 does not confer a functional advantage on a per cell basis. Molecular modeling indicated that the germline-encoded complementarity determining region (CDR) 1α loop of TRAV12-2 critically contributes to A2/LLW binding, in contrast to the conventional dominant dependence on somatically rearranged CDR3 loops. This germline component of antigen recognition may explain the unusually high precursor frequency, prevalence and immunodominance of T-cell responses specific for the A2/LLW epitope.","container-title":"European Journal of Immunology","DOI":"10.1002/eji.201747082","ISSN":"1521-4141","issue":"2","journalAbbreviation":"Eur J Immunol","language":"eng","note":"PMID: 28975614\nPMCID: PMC5887915","page":"258-272","source":"PubMed","title":"T cell receptor alpha variable 12-2 bias in the immunodominant response to Yellow fever virus","volume":"48","author":[{"family":"Bovay","given":"Amandine"},{"family":"Zoete","given":"Vincent"},{"family":"Dolton","given":"Garry"},{"family":"Bulek","given":"Anna M."},{"family":"Cole","given":"David K."},{"family":"Rizkallah","given":"Pierre J."},{"family":"Fuller","given":"Anna"},{"family":"Beck","given":"Konrad"},{"family":"Michielin","given":"Olivier"},{"family":"Speiser","given":"Daniel E."},{"family":"Sewell","given":"Andrew K."},{"family":"Fuertes Marraco","given":"Silvia A."}],"issued":{"date-parts":[["2018",2]]}}},{"id":3868,"uris":["http://zotero.org/users/522661/items/ZLZY8YIK"],"itemData":{"id":3868,"type":"article-journal","abstract":"A keystone of antiviral immunity is CD8 T-cell recognition of viral peptides bound to MHC-I proteins. The recognition mode of individual T cell receptors (TCRs) has been studied in some detail, but how TCR variation functions in providing a robust ...","container-title":"Nature structural &amp; molecular biology","DOI":"10.1038/nsmb.3383","issue":"4","language":"en","note":"PMID: 28250417","page":"395","source":"pmc.ncbi.nlm.nih.gov","title":"Broad TCR Repertoire And Diverse Structural Solutions To Recognition Of An Immunodominant CD8 T Cell Epitope","volume":"24","author":[{"family":"Song","given":"InYoung"},{"family":"Gil","given":"Anna"},{"family":"Mishra","given":"Rabinarayan"},{"family":"Ghersi","given":"Dario"},{"family":"Selin","given":"Liisa K."},{"family":"Stern","given":"Lawrence J."}],"issued":{"date-parts":[["2017",2,27]]}}}],"schema":"https://github.com/citation-style-language/schema/raw/master/csl-citation.json"} </w:instrText>
      </w:r>
      <w:r w:rsidRPr="00F53962">
        <w:rPr>
          <w:sz w:val="24"/>
          <w:szCs w:val="24"/>
        </w:rPr>
        <w:fldChar w:fldCharType="separate"/>
      </w:r>
      <w:r w:rsidRPr="00F53962">
        <w:rPr>
          <w:sz w:val="24"/>
          <w:szCs w:val="24"/>
          <w:u w:val="dash"/>
          <w:vertAlign w:val="superscript"/>
        </w:rPr>
        <w:t>1–4</w:t>
      </w:r>
      <w:r w:rsidRPr="00F53962">
        <w:rPr>
          <w:sz w:val="24"/>
          <w:szCs w:val="24"/>
        </w:rPr>
        <w:fldChar w:fldCharType="end"/>
      </w:r>
      <w:r w:rsidRPr="00F53962">
        <w:rPr>
          <w:sz w:val="24"/>
          <w:szCs w:val="24"/>
        </w:rPr>
        <w:t>. We use the term “</w:t>
      </w:r>
      <w:proofErr w:type="spellStart"/>
      <w:r w:rsidRPr="00F53962">
        <w:rPr>
          <w:sz w:val="24"/>
          <w:szCs w:val="24"/>
        </w:rPr>
        <w:t>metaclone</w:t>
      </w:r>
      <w:proofErr w:type="spellEnd"/>
      <w:r w:rsidRPr="00F53962">
        <w:rPr>
          <w:sz w:val="24"/>
          <w:szCs w:val="24"/>
        </w:rPr>
        <w:t>”</w:t>
      </w:r>
      <w:r w:rsidRPr="00F53962">
        <w:rPr>
          <w:sz w:val="24"/>
          <w:szCs w:val="24"/>
        </w:rPr>
        <w:fldChar w:fldCharType="begin"/>
      </w:r>
      <w:r w:rsidRPr="00F53962">
        <w:rPr>
          <w:sz w:val="24"/>
          <w:szCs w:val="24"/>
        </w:rPr>
        <w:instrText xml:space="preserve"> ADDIN ZOTERO_TEMP </w:instrText>
      </w:r>
      <w:r w:rsidRPr="00F53962">
        <w:rPr>
          <w:sz w:val="24"/>
          <w:szCs w:val="24"/>
        </w:rPr>
        <w:fldChar w:fldCharType="separate"/>
      </w:r>
      <w:r w:rsidRPr="00F53962">
        <w:rPr>
          <w:noProof/>
          <w:sz w:val="24"/>
          <w:szCs w:val="24"/>
        </w:rPr>
        <w:t xml:space="preserve"> </w:t>
      </w:r>
      <w:r w:rsidRPr="00F53962">
        <w:rPr>
          <w:sz w:val="24"/>
          <w:szCs w:val="24"/>
        </w:rPr>
        <w:fldChar w:fldCharType="end"/>
      </w:r>
      <w:r w:rsidRPr="00F53962">
        <w:rPr>
          <w:sz w:val="24"/>
          <w:szCs w:val="24"/>
        </w:rPr>
        <w:fldChar w:fldCharType="begin"/>
      </w:r>
      <w:r w:rsidRPr="00F53962">
        <w:rPr>
          <w:sz w:val="24"/>
          <w:szCs w:val="24"/>
        </w:rPr>
        <w:instrText xml:space="preserve"> ADDIN ZOTERO_ITEM CSL_CITATION {"citationID":"a1skfi9eav3","properties":{"formattedCitation":"\\super 15,16\\nosupersub{}","plainCitation":"15,16","noteIndex":0},"citationItems":[{"id":3879,"uris":["http://zotero.org/users/522661/items/YNC3QBER"],"itemData":{"id":3879,"type":"article","abstract":"T cells contribute to immune protection and pathogenesis in tuberculosis, but measurements of polyclonal responses have failed to resolve correlates of outcome. We report the first temporal evaluation of the human in vivo clonal repertoire of Mtb-reactive T cell responses, by T cell receptor (TCR) sequencing at the site of a standardised antigenic challenge. Initial recruitment of non-Mtb reactive T cells is followed by enrichment of Mtb-reactive clones arising from oligoclonal T cell proliferation. We introduce a modular computational pipeline, Metaclonotypist, to sensitively cluster distinct TCRs with shared epitope specificity, which we apply here to establish a catalogue of public Mtb-reactive HLA-restricted T cell metaclones. Although most in vivo Mtb-reactive T cells are private, 10 metaclones were sufficient to identify Mtb-T cell reactivity across our study population (N≥128), indicating striking population level immunodominance of specific TCR-peptide interactions that may offer novel approaches to patient stratification and vaccine development.","DOI":"10.1101/2025.04.12.648537","language":"en","license":"© 2025, Posted by Cold Spring Harbor Laboratory. This pre-print is available under a Creative Commons License (Attribution-NonCommercial-NoDerivs 4.0 International), CC BY-NC-ND 4.0, as described at http://creativecommons.org/licenses/by-nc-nd/4.0/","note":"page: 2025.04.12.648537\nsection: New Results","publisher":"bioRxiv","source":"bioRxiv","title":"Evolution of T cell responses in the tuberculin skin test reveals generalisable Mtb-reactive T cell metaclones","URL":"https://www.biorxiv.org/content/10.1101/2025.04.12.648537v1","author":[{"family":"Turner","given":"Carolin T."},{"family":"Tiffeau-Mayer","given":"Andreas"},{"family":"Rosenheim","given":"Joshua"},{"family":"Chandran","given":"Aneesh"},{"family":"Saxena","given":"Rishika"},{"family":"Zhang","given":"Ping"},{"family":"Jiang","given":"Jana"},{"family":"Berkeley","given":"Michelle"},{"family":"Pang","given":"Flora"},{"family":"Uddin","given":"Imran"},{"family":"Nageswaran","given":"Gayathri"},{"family":"Byrne","given":"Suzanne"},{"family":"Karthikeyan","given":"Akshay"},{"family":"Smidt","given":"Werner"},{"family":"Ogongo","given":"Paul"},{"family":"Byng-Maddick","given":"Rachel"},{"family":"Capocci","given":"Santino"},{"family":"Lipman","given":"Marc"},{"family":"Kunst","given":"Heinke"},{"family":"Lozewicz","given":"Stefan"},{"family":"Rasmussen","given":"Veron"},{"family":"Pollara","given":"Gabriele"},{"family":"Knight","given":"Julian C."},{"family":"Leslie","given":"Alasdair"},{"family":"Chain","given":"Benjamin M."},{"family":"Noursadeghi","given":"Mahdad"}],"accessed":{"date-parts":[["2025",9,8]]},"issued":{"date-parts":[["2025",4,18]]}}},{"id":3881,"uris":["http://zotero.org/users/522661/items/UQJETB29"],"itemData":{"id":3881,"type":"article-journal","abstract":"A fundamental challenge for cancer vaccines is to generate long-lived functional T cells that are specific for tumour antigens. Here we find that mRNA–lipoplex vaccines against somatic mutation-derived neoantigens may solve this challenge in pancreatic ductal adenocarcinoma (PDAC), a lethal cancer with few mutations. At an extended 3.2-year median follow-up from a phase 1 trial of surgery, atezolizumab (PD-L1 inhibitory antibody), autogene cevumeran1 (individualized neoantigen vaccine with backbone-optimized uridine mRNA–lipoplex nanoparticles) and modified (m) FOLFIRINOX (chemotherapy) in patients with PDAC, we find that responders with vaccine-induced T cells (n = 8) have prolonged recurrence-free survival (RFS; median not reached) compared with non-responders without vaccine-induced T cells (n = 8; median RFS 13.4 months; P  =  0.007). In responders, autogene cevumeran induces CD8+ T cell clones with an average estimated lifespan of 7.7 years (range 1.5 to roughly 100 years), with approximately 20% of clones having latent multi-decade lifespans that may outlive hosts. Eighty-six percent of clones per patient persist at substantial frequencies approximately 3 years post-vaccination, including clones with high avidity to PDAC neoepitopes. Using PhenoTrack, a novel computational strategy to trace single T cell phenotypes, we uncover that vaccine-induced clones are undetectable in pre-vaccination tissues, and assume a cytotoxic, tissue-resident memory-like T cell state up to three years post-vaccination with preserved neoantigen-specific effector function. Two responders recurred and evidenced fewer vaccine-induced T cells. Furthermore, recurrent PDACs were pruned of vaccine-targeted cancer clones. Thus, in PDAC, autogene cevumeran induces de novo CD8+ T cells with multiyear longevity, substantial magnitude and durable effector functions that may delay PDAC recurrence. Adjuvant mRNA–lipoplex neoantigen vaccines may thus solve a pivotal obstacle for cancer vaccination.","container-title":"Nature","DOI":"10.1038/s41586-024-08508-4","ISSN":"1476-4687","issue":"8056","language":"en","license":"2025 The Author(s)","note":"publisher: Nature Publishing Group","page":"1042-1051","source":"www.nature.com","title":"RNA neoantigen vaccines prime long-lived CD8+ T cells in pancreatic cancer","volume":"639","author":[{"family":"Sethna","given":"Zachary"},{"family":"Guasp","given":"Pablo"},{"family":"Reiche","given":"Charlotte"},{"family":"Milighetti","given":"Martina"},{"family":"Ceglia","given":"Nicholas"},{"family":"Patterson","given":"Erin"},{"family":"Lihm","given":"Jayon"},{"family":"Payne","given":"George"},{"family":"Lyudovyk","given":"Olga"},{"family":"Rojas","given":"Luis A."},{"family":"Pang","given":"Nan"},{"family":"Ohmoto","given":"Akihiro"},{"family":"Amisaki","given":"Masataka"},{"family":"Zebboudj","given":"Abderezak"},{"family":"Odgerel","given":"Zagaa"},{"family":"Bruno","given":"Emmanuel M."},{"family":"Zhang","given":"Siqi Linsey"},{"family":"Cheng","given":"Charlotte"},{"family":"Elhanati","given":"Yuval"},{"family":"Derhovanessian","given":"Evelyna"},{"family":"Manning","given":"Luisa"},{"family":"Müller","given":"Felicitas"},{"family":"Rhee","given":"Ina"},{"family":"Yadav","given":"Mahesh"},{"family":"Merghoub","given":"Taha"},{"family":"Wolchok","given":"Jedd D."},{"family":"Basturk","given":"Olca"},{"family":"Gönen","given":"Mithat"},{"family":"Epstein","given":"Andrew S."},{"family":"Momtaz","given":"Parisa"},{"family":"Park","given":"Wungki"},{"family":"Sugarman","given":"Ryan"},{"family":"Varghese","given":"Anna M."},{"family":"Won","given":"Elizabeth"},{"family":"Desai","given":"Avni"},{"family":"Wei","given":"Alice C."},{"family":"D’Angelica","given":"Michael I."},{"family":"Kingham","given":"T. Peter"},{"family":"Soares","given":"Kevin C."},{"family":"Jarnagin","given":"William R."},{"family":"Drebin","given":"Jeffrey"},{"family":"O’Reilly","given":"Eileen M."},{"family":"Mellman","given":"Ira"},{"family":"Sahin","given":"Ugur"},{"family":"Türeci","given":"Özlem"},{"family":"Greenbaum","given":"Benjamin D."},{"family":"Balachandran","given":"Vinod P."}],"issued":{"date-parts":[["2025",3]]}}}],"schema":"https://github.com/citation-style-language/schema/raw/master/csl-citation.json"} </w:instrText>
      </w:r>
      <w:r w:rsidRPr="00F53962">
        <w:rPr>
          <w:sz w:val="24"/>
          <w:szCs w:val="24"/>
        </w:rPr>
        <w:fldChar w:fldCharType="separate"/>
      </w:r>
      <w:r w:rsidRPr="00F53962">
        <w:rPr>
          <w:sz w:val="24"/>
          <w:szCs w:val="24"/>
          <w:vertAlign w:val="superscript"/>
        </w:rPr>
        <w:t>15,16</w:t>
      </w:r>
      <w:r w:rsidRPr="00F53962">
        <w:rPr>
          <w:sz w:val="24"/>
          <w:szCs w:val="24"/>
        </w:rPr>
        <w:fldChar w:fldCharType="end"/>
      </w:r>
      <w:r w:rsidRPr="00F53962">
        <w:rPr>
          <w:sz w:val="24"/>
          <w:szCs w:val="24"/>
        </w:rPr>
        <w:t xml:space="preserve"> for TCRs that share one identical chain paired with multiple </w:t>
      </w:r>
      <w:commentRangeStart w:id="7"/>
      <w:r w:rsidRPr="00F53962">
        <w:rPr>
          <w:sz w:val="24"/>
          <w:szCs w:val="24"/>
        </w:rPr>
        <w:t xml:space="preserve">counter </w:t>
      </w:r>
      <w:commentRangeEnd w:id="7"/>
      <w:r w:rsidR="00662177">
        <w:rPr>
          <w:rStyle w:val="CommentReference"/>
        </w:rPr>
        <w:commentReference w:id="7"/>
      </w:r>
      <w:r w:rsidRPr="00F53962">
        <w:rPr>
          <w:sz w:val="24"/>
          <w:szCs w:val="24"/>
        </w:rPr>
        <w:t xml:space="preserve">chains across individuals. TCRs are widely used in diagnostic </w:t>
      </w:r>
      <w:r w:rsidRPr="00F53962">
        <w:rPr>
          <w:sz w:val="24"/>
          <w:szCs w:val="24"/>
        </w:rPr>
        <w:fldChar w:fldCharType="begin"/>
      </w:r>
      <w:r w:rsidRPr="00F53962">
        <w:rPr>
          <w:sz w:val="24"/>
          <w:szCs w:val="24"/>
        </w:rPr>
        <w:instrText xml:space="preserve"> ADDIN ZOTERO_ITEM CSL_CITATION {"citationID":"a2iius1jesf","properties":{"formattedCitation":"\\super 17\\uc0\\u8211{}19\\nosupersub{}","plainCitation":"17–19","noteIndex":0},"citationItems":[{"id":3853,"uris":["http://zotero.org/users/522661/items/PI4ZELH5"],"itemData":{"id":3853,"type":"article-journal","abstract":"T cell receptor (TCR) repertoires are critical for antiviral immunity. Determining the TCR repertoire composition, diversity, and dynamics and how they change during viral infection can inform the molecular specificity of host responses to viruses such as SARS-CoV-2. To determine signatures associated with COVID-19 disease severity, here we perform a large-scale analysis of over 4.7 billion sequences across 2130 TCR repertoires from COVID-19 patients and healthy donors. TCR repertoire analyses from these data identify and characterize convergent COVID-19-associated CDR3 gene usages, specificity groups, and sequence patterns. Here we show that T cell clonal expansion is associated with the upregulation of T cell effector function, TCR signaling, NF-kB signaling, and interferon-gamma signaling pathways. We also demonstrate that machine learning approaches accurately predict COVID-19 infection based on TCR sequence features, with certain high-power models reaching near-perfect AUROC scores. These analyses provide a systems immunology view of T cell adaptive immune responses to COVID-19.","container-title":"Communications Biology","DOI":"10.1038/s42003-023-04447-4","ISSN":"2399-3642","issue":"1","journalAbbreviation":"Commun Biol","language":"en","license":"2023 The Author(s)","note":"publisher: Nature Publishing Group","page":"1-13","source":"www.nature.com","title":"Machine learning identifies T cell receptor repertoire signatures associated with COVID-19 severity","volume":"6","author":[{"family":"Park","given":"Jonathan J."},{"family":"Lee","given":"Kyoung A. V."},{"family":"Lam","given":"Stanley Z."},{"family":"Moon","given":"Katherine S."},{"family":"Fang","given":"Zhenhao"},{"family":"Chen","given":"Sidi"}],"issued":{"date-parts":[["2023",1,20]]}}},{"id":3854,"uris":["http://zotero.org/users/522661/items/EMYFL8ZH"],"itemData":{"id":3854,"type":"article-journal","abstract":"BACKGROUND: The clonoSEQ® Assay (Adaptive Biotechnologies Corporation, Seattle, USA) identifies and tracks unique disease-associated immunoglobulin (Ig) sequences by next-generation sequencing of IgH, IgK, and IgL rearrangements and IgH-BCL1/2 translocations in malignant B cells. Here, we describe studies to validate the analytical performance of the assay using patient samples and cell lines.\nMETHODS: Sensitivity and specificity were established by defining the limit of detection (LoD), limit of quantitation (LoQ) and limit of blank (LoB) in genomic DNA (gDNA) from 66 patients with multiple myeloma (MM), acute lymphoblastic leukemia (ALL), or chronic lymphocytic leukemia (CLL), and three cell lines. Healthy donor gDNA was used as a diluent to contrive samples with specific DNA masses and malignant-cell frequencies. Precision was validated using a range of samples contrived from patient gDNA, healthy donor gDNA, and 9 cell lines to generate measurable residual disease (MRD) frequencies spanning clinically relevant thresholds. Linearity was determined using samples contrived from cell line gDNA spiked into healthy gDNA to generate 11 MRD frequencies for each DNA input, then confirmed using clinical samples. Quantitation accuracy was assessed by (1) comparing clonoSEQ and multiparametric flow cytometry (mpFC) measurements of ALL and MM cell lines diluted in healthy mononuclear cells, and (2) analyzing precision study data for bias between clonoSEQ MRD results in diluted gDNA and those expected from mpFC based on original, undiluted samples. Repeatability of nucleotide base calls was assessed via the assay's ability to recover malignant clonotype sequences across several replicates, process features, and MRD levels.\nRESULTS: LoD and LoQ were estimated at 1.903 cells and 2.390 malignant cells, respectively. LoB was zero in healthy donor gDNA. Precision ranged from 18% CV (coefficient of variation) at higher DNA inputs to 68% CV near the LoD. Variance component analysis showed MRD results were robust, with expected laboratory process variations contributing ≤3% CV. Linearity and accuracy were demonstrated for each disease across orders of magnitude of clonal frequencies. Nucleotide sequence error rates were extremely low.\nCONCLUSIONS: These studies validate the analytical performance of the clonoSEQ Assay and demonstrate its potential as a highly sensitive diagnostic tool for selected lymphoid malignancies.","container-title":"BMC cancer","DOI":"10.1186/s12885-020-07077-9","ISSN":"1471-2407","issue":"1","journalAbbreviation":"BMC Cancer","language":"eng","note":"PMID: 32605647\nPMCID: PMC7325652","page":"612","source":"PubMed","title":"Analytical evaluation of the clonoSEQ Assay for establishing measurable (minimal) residual disease in acute lymphoblastic leukemia, chronic lymphocytic leukemia, and multiple myeloma","volume":"20","author":[{"family":"Ching","given":"Travers"},{"family":"Duncan","given":"Megan E."},{"family":"Newman-Eerkes","given":"Tera"},{"family":"McWhorter","given":"Mollie M. E."},{"family":"Tracy","given":"Jeffrey M."},{"family":"Steen","given":"Michelle S."},{"family":"Brown","given":"Ryan P."},{"family":"Venkatasubbarao","given":"Srivatsa"},{"family":"Akers","given":"Nicholas K."},{"family":"Vignali","given":"Marissa"},{"family":"Moorhead","given":"Martin E."},{"family":"Watson","given":"Drew"},{"family":"Emerson","given":"Ryan O."},{"family":"Mann","given":"Tobias P."},{"family":"Cimler","given":"B. Melina"},{"family":"Swatkowski","given":"Pamela L."},{"family":"Kirsch","given":"Ilan R."},{"family":"Sang","given":"Charles"},{"family":"Robins","given":"Harlan S."},{"family":"Howie","given":"Bryan"},{"family":"Sherwood","given":"Anna"}],"issued":{"date-parts":[["2020",6,30]]}}},{"id":3856,"uris":["http://zotero.org/users/522661/items/7DR48DNU"],"itemData":{"id":3856,"type":"article-journal","abstract":"The diversity of T-cell receptors (TCRs) and B-cell receptors (BCRs) underpins the adaptive immune system’s ability to recognize and respond to a wide array of antigens. Recent advancements in RNA sequencing have expanded its application beyond ...","container-title":"Genomics &amp; Informatics","DOI":"10.1186/s44342-024-00034-z","language":"en","note":"PMID: 39994831","page":"6","source":"pmc.ncbi.nlm.nih.gov","title":"Comprehensive Analysis of TCR and BCR Repertoires: Insights into Methodologies, Challenges, and Applications","title-short":"Comprehensive Analysis of TCR and BCR Repertoires","volume":"23","author":[{"family":"Seo","given":"Kayoung"},{"family":"Choi","given":"Jung Kyoon"}],"issued":{"date-parts":[["2025",2,24]]}}}],"schema":"https://github.com/citation-style-language/schema/raw/master/csl-citation.json"} </w:instrText>
      </w:r>
      <w:r w:rsidRPr="00F53962">
        <w:rPr>
          <w:sz w:val="24"/>
          <w:szCs w:val="24"/>
        </w:rPr>
        <w:fldChar w:fldCharType="separate"/>
      </w:r>
      <w:r w:rsidRPr="00F53962">
        <w:rPr>
          <w:sz w:val="24"/>
          <w:szCs w:val="24"/>
          <w:vertAlign w:val="superscript"/>
        </w:rPr>
        <w:t>17–19</w:t>
      </w:r>
      <w:r w:rsidRPr="00F53962">
        <w:rPr>
          <w:sz w:val="24"/>
          <w:szCs w:val="24"/>
        </w:rPr>
        <w:fldChar w:fldCharType="end"/>
      </w:r>
      <w:r w:rsidRPr="00F53962">
        <w:rPr>
          <w:sz w:val="24"/>
          <w:szCs w:val="24"/>
        </w:rPr>
        <w:t xml:space="preserve"> and therapeutic investigations </w:t>
      </w:r>
      <w:r w:rsidRPr="00F53962">
        <w:rPr>
          <w:sz w:val="24"/>
          <w:szCs w:val="24"/>
        </w:rPr>
        <w:fldChar w:fldCharType="begin"/>
      </w:r>
      <w:r w:rsidRPr="00F53962">
        <w:rPr>
          <w:sz w:val="24"/>
          <w:szCs w:val="24"/>
        </w:rPr>
        <w:instrText xml:space="preserve"> ADDIN ZOTERO_ITEM CSL_CITATION {"citationID":"0NnsGMwa","properties":{"formattedCitation":"\\super 20\\nosupersub{}","plainCitation":"20","noteIndex":0},"citationItems":[{"id":3851,"uris":["http://zotero.org/users/522661/items/QDUAZKPA"],"itemData":{"id":3851,"type":"article-journal","abstract":"T cell engineering has changed the landscape of cancer immunotherapy. Chimeric antigen receptor T cells have demonstrated a remarkable efficacy in the treatment of B cell malignancies in hematology. However, their clinical impact on solid tumors has been modest so far. T cells expressing an engineered T cell receptor (TCR-T cells) represent a promising therapeutic alternative. The target repertoire is not limited to membrane proteins, and intrinsic features of TCRs such as high antigen sensitivity and near-to-physiological signaling may improve tumor cell detection and killing while improving T cell persistence. In this review, we present the clinical results obtained with TCR-T cells targeting different tumor antigen families. We detail the different methods that have been developed to identify and optimize a TCR candidate. We also discuss the challenges of TCR-T cell therapies, including toxicity assessment and resistance mechanisms. Last, we share some perspectives and highlight future directions in the field.","container-title":"Science Advances","DOI":"10.1126/sciadv.adf3700","issue":"7","note":"publisher: American Association for the Advancement of Science","page":"eadf3700","source":"science.org (Atypon)","title":"TCR-engineered T cell therapy in solid tumors: State of the art and perspectives","title-short":"TCR-engineered T cell therapy in solid tumors","volume":"9","author":[{"family":"Baulu","given":"Estelle"},{"family":"Gardet","given":"Célia"},{"family":"Chuvin","given":"Nicolas"},{"family":"Depil","given":"Stéphane"}],"issued":{"date-parts":[["2023",2,15]]}}}],"schema":"https://github.com/citation-style-language/schema/raw/master/csl-citation.json"} </w:instrText>
      </w:r>
      <w:r w:rsidRPr="00F53962">
        <w:rPr>
          <w:sz w:val="24"/>
          <w:szCs w:val="24"/>
        </w:rPr>
        <w:fldChar w:fldCharType="separate"/>
      </w:r>
      <w:r w:rsidRPr="00F53962">
        <w:rPr>
          <w:sz w:val="24"/>
          <w:szCs w:val="24"/>
          <w:vertAlign w:val="superscript"/>
        </w:rPr>
        <w:t>20</w:t>
      </w:r>
      <w:r w:rsidRPr="00F53962">
        <w:rPr>
          <w:sz w:val="24"/>
          <w:szCs w:val="24"/>
        </w:rPr>
        <w:fldChar w:fldCharType="end"/>
      </w:r>
      <w:r w:rsidRPr="00F53962">
        <w:rPr>
          <w:sz w:val="24"/>
          <w:szCs w:val="24"/>
        </w:rPr>
        <w:t>, and chain-centricity can be exploited to develop safer, more effective therapeutics</w:t>
      </w:r>
      <w:r w:rsidR="00F53962">
        <w:rPr>
          <w:sz w:val="24"/>
          <w:szCs w:val="24"/>
        </w:rPr>
        <w:t xml:space="preserve"> </w:t>
      </w:r>
      <w:r w:rsidRPr="00F53962">
        <w:rPr>
          <w:sz w:val="24"/>
          <w:szCs w:val="24"/>
          <w:lang w:val="en-US"/>
        </w:rPr>
        <w:fldChar w:fldCharType="begin"/>
      </w:r>
      <w:r w:rsidR="00E0030D" w:rsidRPr="00F53962">
        <w:rPr>
          <w:sz w:val="24"/>
          <w:szCs w:val="24"/>
          <w:lang w:val="en-US"/>
        </w:rPr>
        <w:instrText xml:space="preserve"> ADDIN ZOTERO_ITEM CSL_CITATION {"citationID":"a2ktcp4l4sq","properties":{"formattedCitation":"\\super 6,10,21,22\\nosupersub{}","plainCitation":"6,10,21,22","noteIndex":0},"citationItems":[{"id":"FhMkDa3B/C3PdVQxj","uris":["http://zotero.org/users/17043568/items/ZTL59BUK"],"itemData":{"id":"tqAksAdl/sTiqS8tC","type":"article-journal","abstract":"T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B."}],"issued":{"date-parts":[["2023",10,16]]}}},{"id":3686,"uris":["http://zotero.org/users/522661/items/Q6693UCB"],"itemData":{"id":3686,"type":"article-journal","abstract":"Complications after vaccination, lack of vaccines against certain infections, and the emergence of antibiotic-resistant microorganisms point to the need for alternative ways of protection and treatment of infectious diseases. Here, we proposed a therapeutic approach to control salmonellosis based on adoptive cell therapy. We showed that the T cell receptor (TCR) repertoire of salmonella-specific memory cells contains 20% of TCR variants with the dominant-active α-chain. Transduction of intact T lymphocytes with the dominant salmonella-specific TCRα led to their enhanced in vitro proliferation in response to salmonella. Adoptive transfer of transduced T cells resulted in a significant decrease in bacterial loads in mice infected with salmonella before or after the adoptive transfer. We demonstrated that adoptive immunotherapy based on T cells, transduced with dominant-specific TCRα could be successfully applied for treatment and prevention of infectious diseases and represent a useful addition to vaccination and existing therapeutic strategies.","container-title":"iScience","DOI":"10.1016/j.isci.2020.101854","ISSN":"2589-0042","issue":"12","journalAbbreviation":"iScience","language":"eng","note":"PMID: 33313494\nPMCID: PMC7721641","page":"101854","source":"PubMed","title":"Adoptive Immunotherapy Based on Chain-Centric TCRs in Treatment of Infectious Diseases","volume":"23","author":[{"family":"Kalinina","given":"Anastasiia A."},{"family":"Nesterenko","given":"Ludmila N."},{"family":"Bruter","given":"Alexandra V."},{"family":"Balunets","given":"Denis V."},{"family":"Chudakov","given":"Dmitriy M."},{"family":"Izraelson","given":"Mark"},{"family":"Britanova","given":"Olga V."},{"family":"Khromykh","given":"Ludmila M."},{"family":"Kazansky","given":"Dmitry B."}],"issued":{"date-parts":[["2020",12,18]]}}},{"id":3690,"uris":["http://zotero.org/users/522661/items/5XIUSVHB"],"itemData":{"id":3690,"type":"article-journal","abstract":"Adoptive cell therapy (ACT) based on TCR- or CAR-T cells has become an efficient immunotherapeutic approach for the treatment of various diseases, including cancer. Previously, we developed a novel strategy for generating therapeutic T cell products based on chain-centric TCRs, in which either α- or β-chain dominates in cognate antigen recognition. To assess the suitability of our experimental approach for the clinical application and predict its possible adverse effects, in studies here, we evaluated the safety of the experimental TCRα-modified T cell product in mouse preclinical models. Our data showed no tumorigenic or mutagenic activity in vitro of TCRα-transduced T cells, indicating no genotoxicity of viral vectors used for the generation of the experimental T cell product. Adoptive transfer of TCRα-engineered T cells in a wide dose range didn`t disturb the host homeostasis and exhibited no acute toxicity or immunotoxicity in vivo. Based on pharmacokinetics and pharmacodynamics analysis here, modified T cells rapidly penetrated and distributed in many viscera after infusion. Histological evaluations revealed no pathological changes in organs caused by T cells accumulation, indicating the absence of non-specific off-target activity or cross-reactivity of the therapeutic TCRα. Studies here provide valuable information on the potential safety of TCRα-T cell based ACT that could be extrapolated to possible effects in a human host.","container-title":"Biomedicine &amp; Pharmacotherapy = Biomedecine &amp; Pharmacotherapie","DOI":"10.1016/j.biopha.2021.112480","ISSN":"1950-6007","journalAbbreviation":"Biomed Pharmacother","language":"eng","note":"PMID: 34915667","page":"112480","source":"PubMed","title":"Safety evaluation of the mouse TCRα - transduced T cell product in preclinical models in vivo and in vitro","volume":"145","author":[{"family":"Kalinina","given":"Anastasiia"},{"family":"Bruter","given":"Alexandra"},{"family":"Persiyantseva","given":"Nadezhda"},{"family":"Silaeva","given":"Yulia"},{"family":"Zamkova","given":"Maria"},{"family":"Khromykh","given":"Ludmila"},{"family":"Kazansky","given":"Dmitry"}],"issued":{"date-parts":[["2022",1]]}}},{"id":"FhMkDa3B/nv0xLLUx","uris":["http://zotero.org/users/522661/items/QW8WQW2G"],"itemData":{"id":3681,"type":"article-journal","abstract":"Adoptive transfer of T cells redirected by a high-affinity antitumor T-cell receptor (TCR) is a promising treatment modality for cancer patients. Safety and efficacy depend on the selection of a TCR that induces minimal toxicity and elicits sufficient antitumor reactivity. Many, if not all, TCRs possess cross-reactivity to unrelated MHC molecules in addition to reactivity to target self-MHC/peptide complexes. Some TCRs display chain centricity, in which recognition of MHC/peptide complexes is dominated by one of the TCR hemi-chains. In this study, we comprehensively studied how TCR chain centricity affects reactivity to target self-MHC/peptide complexes and alloreactivity using the TCR, clone TAK1, which is specific for human leukocyte antigen-A*24:02/Wilms tumor 1(235-243) (A24/WT1(235)) and cross-reactive with B*57:01 (B57). The TAK1β, but not the TAK1α, hemi-chain possessed chain centricity. When paired with multiple clonotypic TCRα counter-chains encoding TRAV12-2, 20, 36, or 38-2, the de novo TAK1β-containing TCRs showed enhanced, weakened, or absent reactivity to A24/WT1(235) and/or to B57. T cells reconstituted with these TCRα genes along with TAK1β possessed a very broad range (&gt;3 log orders) of functional and structural avidities. These results suggest that TCR chain centricity can be exploited to enhance desired antitumor TCR reactivity and eliminate unwanted TCR cross-reactivity. TCR reactivity to target MHC/peptide complexes and cross-reactivity to unrelated MHC molecules are not inextricably linked and are separable at the TCR sequence level. However, it is still mandatory to carefully monitor for possible harmful toxicities caused by adoptive transfer of T cells redirected by thymically unselected TCRs.","container-title":"Cancer Immunology Research","DOI":"10.1158/2326-6066.CIR-14-0222","ISSN":"2326-6074","issue":"9","journalAbbreviation":"Cancer Immunol Res","language":"eng","note":"PMID: 25943533\nPMCID: PMC4561213","page":"1070-1081","source":"PubMed","title":"Optimization of T-cell Reactivity by Exploiting TCR Chain Centricity for the Purpose of Safe and Effective Antitumor TCR Gene Therapy","volume":"3","author":[{"family":"Ochi","given":"Toshiki"},{"family":"Nakatsugawa","given":"Munehide"},{"family":"Chamoto","given":"Kenji"},{"family":"Tanaka","given":"Shinya"},{"family":"Yamashita","given":"Yuki"},{"family":"Guo","given":"Tingxi"},{"family":"Fujiwara","given":"Hiroshi"},{"family":"Yasukawa","given":"Masaki"},{"family":"Butler","given":"Marcus O."},{"family":"Hirano","given":"Naoto"}],"issued":{"date-parts":[["2015",9]]}}}],"schema":"https://github.com/citation-style-language/schema/raw/master/csl-citation.json"} </w:instrText>
      </w:r>
      <w:r w:rsidRPr="00F53962">
        <w:rPr>
          <w:sz w:val="24"/>
          <w:szCs w:val="24"/>
          <w:lang w:val="en-US"/>
        </w:rPr>
        <w:fldChar w:fldCharType="separate"/>
      </w:r>
      <w:r w:rsidRPr="00F53962">
        <w:rPr>
          <w:sz w:val="24"/>
          <w:szCs w:val="24"/>
          <w:vertAlign w:val="superscript"/>
        </w:rPr>
        <w:t>6,10,21,22</w:t>
      </w:r>
      <w:r w:rsidRPr="00F53962">
        <w:rPr>
          <w:sz w:val="24"/>
          <w:szCs w:val="24"/>
          <w:lang w:val="en-US"/>
        </w:rPr>
        <w:fldChar w:fldCharType="end"/>
      </w:r>
      <w:r w:rsidRPr="00F53962">
        <w:rPr>
          <w:sz w:val="24"/>
          <w:szCs w:val="24"/>
          <w:lang w:val="en-US"/>
        </w:rPr>
        <w:t>.</w:t>
      </w:r>
    </w:p>
    <w:p w14:paraId="048F906C" w14:textId="0FCA7E4C" w:rsidR="00A27618" w:rsidRPr="00F53962" w:rsidRDefault="00A27618" w:rsidP="00A27618">
      <w:pPr>
        <w:pStyle w:val="Bibliography"/>
        <w:spacing w:after="120" w:line="360" w:lineRule="auto"/>
        <w:ind w:left="0" w:firstLine="432"/>
        <w:rPr>
          <w:sz w:val="24"/>
          <w:szCs w:val="24"/>
          <w:lang w:val="en-US"/>
        </w:rPr>
      </w:pPr>
      <w:r w:rsidRPr="00F53962">
        <w:rPr>
          <w:sz w:val="24"/>
          <w:szCs w:val="24"/>
          <w:lang w:val="en-US"/>
        </w:rPr>
        <w:t>We previously showed that islet antigen autoreactive (IAR) CD4+ T cells in type 1 diabetes (T1D) patients frequently share public TCRs with</w:t>
      </w:r>
      <w:commentRangeStart w:id="8"/>
      <w:r w:rsidRPr="00F53962">
        <w:rPr>
          <w:sz w:val="24"/>
          <w:szCs w:val="24"/>
          <w:lang w:val="en-US"/>
        </w:rPr>
        <w:t xml:space="preserve"> identical </w:t>
      </w:r>
      <w:r w:rsidRPr="00F53962">
        <w:rPr>
          <w:i/>
          <w:iCs/>
          <w:sz w:val="24"/>
          <w:szCs w:val="24"/>
          <w:lang w:val="en-US"/>
        </w:rPr>
        <w:t>TRA</w:t>
      </w:r>
      <w:r w:rsidRPr="00F53962">
        <w:rPr>
          <w:sz w:val="24"/>
          <w:szCs w:val="24"/>
          <w:lang w:val="en-US"/>
        </w:rPr>
        <w:t xml:space="preserve"> CDR3 regions (</w:t>
      </w:r>
      <w:del w:id="9" w:author="Ty Bottorff" w:date="2025-12-11T14:12:00Z" w16du:dateUtc="2025-12-11T22:12:00Z">
        <w:r w:rsidRPr="00F53962" w:rsidDel="00662177">
          <w:rPr>
            <w:sz w:val="24"/>
            <w:szCs w:val="24"/>
            <w:lang w:val="en-US"/>
          </w:rPr>
          <w:delText xml:space="preserve">or </w:delText>
        </w:r>
      </w:del>
      <w:r w:rsidRPr="00F53962">
        <w:rPr>
          <w:sz w:val="24"/>
          <w:szCs w:val="24"/>
          <w:lang w:val="en-US"/>
        </w:rPr>
        <w:t xml:space="preserve">junctions) paired with heterogeneous </w:t>
      </w:r>
      <w:r w:rsidRPr="00F53962">
        <w:rPr>
          <w:i/>
          <w:iCs/>
          <w:sz w:val="24"/>
          <w:szCs w:val="24"/>
          <w:lang w:val="en-US"/>
        </w:rPr>
        <w:t>TRB</w:t>
      </w:r>
      <w:r w:rsidRPr="00F53962">
        <w:rPr>
          <w:sz w:val="24"/>
          <w:szCs w:val="24"/>
          <w:lang w:val="en-US"/>
        </w:rPr>
        <w:t xml:space="preserve"> chains </w:t>
      </w:r>
      <w:commentRangeEnd w:id="8"/>
      <w:r w:rsidR="00662177">
        <w:rPr>
          <w:rStyle w:val="CommentReference"/>
        </w:rPr>
        <w:commentReference w:id="8"/>
      </w:r>
      <w:r w:rsidRPr="00F53962">
        <w:rPr>
          <w:sz w:val="24"/>
          <w:szCs w:val="24"/>
        </w:rPr>
        <w:fldChar w:fldCharType="begin"/>
      </w:r>
      <w:r w:rsidR="00E0030D" w:rsidRPr="00F53962">
        <w:rPr>
          <w:sz w:val="24"/>
          <w:szCs w:val="24"/>
        </w:rPr>
        <w:instrText xml:space="preserve"> ADDIN ZOTERO_ITEM CSL_CITATION {"citationID":"a1hb15lseo2","properties":{"formattedCitation":"\\super 23\\nosupersub{}","plainCitation":"23","noteIndex":0},"citationItems":[{"id":"FhMkDa3B/t5diGd0A","uris":["http://zotero.org/users/17043568/items/RVM6E4MX"],"itemData":{"id":36,"type":"article-journal","container-title":"JCI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T."},{"family":"Cerosaletti","given":"Karen"}],"accessed":{"date-parts":[["2025",5,5]]},"issued":{"date-parts":[["2021",11,22]]}}}],"schema":"https://github.com/citation-style-language/schema/raw/master/csl-citation.json"} </w:instrText>
      </w:r>
      <w:r w:rsidRPr="00F53962">
        <w:rPr>
          <w:sz w:val="24"/>
          <w:szCs w:val="24"/>
        </w:rPr>
        <w:fldChar w:fldCharType="separate"/>
      </w:r>
      <w:r w:rsidRPr="00F53962">
        <w:rPr>
          <w:sz w:val="24"/>
          <w:szCs w:val="24"/>
          <w:vertAlign w:val="superscript"/>
          <w:lang w:val="en-US"/>
        </w:rPr>
        <w:t>23</w:t>
      </w:r>
      <w:r w:rsidRPr="00F53962">
        <w:rPr>
          <w:sz w:val="24"/>
          <w:szCs w:val="24"/>
        </w:rPr>
        <w:fldChar w:fldCharType="end"/>
      </w:r>
      <w:r w:rsidRPr="00F53962">
        <w:rPr>
          <w:sz w:val="24"/>
          <w:szCs w:val="24"/>
          <w:lang w:val="en-US"/>
        </w:rPr>
        <w:t xml:space="preserve">. We further found that many peripheral IAR TCRs share exact or single-mismatch junction sequences with TCRs from pancreas-infiltrating T cells (PIT) in T1D </w:t>
      </w:r>
      <w:r w:rsidRPr="00F53962">
        <w:rPr>
          <w:sz w:val="24"/>
          <w:szCs w:val="24"/>
        </w:rPr>
        <w:fldChar w:fldCharType="begin"/>
      </w:r>
      <w:r w:rsidR="00E0030D" w:rsidRPr="00F53962">
        <w:rPr>
          <w:sz w:val="24"/>
          <w:szCs w:val="24"/>
        </w:rPr>
        <w:instrText xml:space="preserve"> ADDIN ZOTERO_ITEM CSL_CITATION {"citationID":"a2k7aimf0a3","properties":{"formattedCitation":"\\super 24\\nosupersub{}","plainCitation":"24","noteIndex":0},"citationItems":[{"id":"FhMkDa3B/p7pXuBR8","uris":["http://zotero.org/users/17043568/items/UN9FYGJV"],"itemData":{"id":"tqAksAdl/3wz9TNnd","type":"article-journal","abstract":"Human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rPr>
        <w:fldChar w:fldCharType="separate"/>
      </w:r>
      <w:r w:rsidRPr="00F53962">
        <w:rPr>
          <w:sz w:val="24"/>
          <w:szCs w:val="24"/>
          <w:vertAlign w:val="superscript"/>
          <w:lang w:val="en-US"/>
        </w:rPr>
        <w:t>24</w:t>
      </w:r>
      <w:r w:rsidRPr="00F53962">
        <w:rPr>
          <w:sz w:val="24"/>
          <w:szCs w:val="24"/>
        </w:rPr>
        <w:fldChar w:fldCharType="end"/>
      </w:r>
      <w:r w:rsidRPr="00F53962">
        <w:rPr>
          <w:sz w:val="24"/>
          <w:szCs w:val="24"/>
          <w:lang w:val="en-US"/>
        </w:rPr>
        <w:t xml:space="preserve">. These PIT-matched TCRs display nucleotide convergence, increased use of germline-encoded (vs. non-templated) residues in epitope engagement and heightened cross-reactivity. These features are reminiscent of chain-centricity in pathogen immunity </w:t>
      </w:r>
      <w:r w:rsidRPr="00F53962">
        <w:rPr>
          <w:sz w:val="24"/>
          <w:szCs w:val="24"/>
        </w:rPr>
        <w:fldChar w:fldCharType="begin"/>
      </w:r>
      <w:r w:rsidR="00E0030D" w:rsidRPr="00F53962">
        <w:rPr>
          <w:sz w:val="24"/>
          <w:szCs w:val="24"/>
        </w:rPr>
        <w:instrText xml:space="preserve"> ADDIN ZOTERO_ITEM CSL_CITATION {"citationID":"a288nv1pvc7","properties":{"formattedCitation":"\\super 6\\nosupersub{}","plainCitation":"6","noteIndex":0},"citationItems":[{"id":"FhMkDa3B/C3PdVQxj","uris":["http://zotero.org/users/17043568/items/ZTL59BUK"],"itemData":{"id":"tqAksAdl/sTiqS8tC","type":"article-journal","abstract":"T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B."}],"issued":{"date-parts":[["2023",10,16]]}}}],"schema":"https://github.com/citation-style-language/schema/raw/master/csl-citation.json"} </w:instrText>
      </w:r>
      <w:r w:rsidRPr="00F53962">
        <w:rPr>
          <w:sz w:val="24"/>
          <w:szCs w:val="24"/>
        </w:rPr>
        <w:fldChar w:fldCharType="separate"/>
      </w:r>
      <w:r w:rsidRPr="00F53962">
        <w:rPr>
          <w:sz w:val="24"/>
          <w:szCs w:val="24"/>
          <w:vertAlign w:val="superscript"/>
          <w:lang w:val="en-US"/>
        </w:rPr>
        <w:t>6</w:t>
      </w:r>
      <w:r w:rsidRPr="00F53962">
        <w:rPr>
          <w:sz w:val="24"/>
          <w:szCs w:val="24"/>
        </w:rPr>
        <w:fldChar w:fldCharType="end"/>
      </w:r>
      <w:r w:rsidRPr="00F53962">
        <w:rPr>
          <w:sz w:val="24"/>
          <w:szCs w:val="24"/>
          <w:lang w:val="en-US"/>
        </w:rPr>
        <w:t xml:space="preserve">, though the implications of this are limited by gaps in our understanding of basic properties chain-centric TCRs and their role(s) in disease. </w:t>
      </w:r>
    </w:p>
    <w:p w14:paraId="12A42214" w14:textId="2C8AF8DB" w:rsidR="00A27618" w:rsidRPr="00F53962" w:rsidRDefault="00A27618" w:rsidP="00A27618">
      <w:pPr>
        <w:pStyle w:val="Bibliography"/>
        <w:spacing w:after="120" w:line="360" w:lineRule="auto"/>
        <w:ind w:left="0" w:firstLine="432"/>
        <w:rPr>
          <w:sz w:val="24"/>
          <w:szCs w:val="24"/>
          <w:lang w:val="en-US"/>
        </w:rPr>
      </w:pPr>
      <w:r w:rsidRPr="00F53962">
        <w:rPr>
          <w:sz w:val="24"/>
          <w:szCs w:val="24"/>
          <w:lang w:val="en-US"/>
        </w:rPr>
        <w:t xml:space="preserve">Here, we have addressed those gaps in our knowledge of fundamental properties of chain-centric TCRs. Using large published single cell datasets of paired TCRs, we have systematically profiled global properties and specificities of </w:t>
      </w:r>
      <w:r w:rsidRPr="00F53962">
        <w:rPr>
          <w:rStyle w:val="Strong"/>
          <w:sz w:val="24"/>
          <w:szCs w:val="24"/>
          <w:lang w:val="en-US"/>
        </w:rPr>
        <w:t>TRA-centric (</w:t>
      </w:r>
      <w:proofErr w:type="spellStart"/>
      <w:r w:rsidRPr="00F53962">
        <w:rPr>
          <w:rStyle w:val="Strong"/>
          <w:sz w:val="24"/>
          <w:szCs w:val="24"/>
          <w:lang w:val="en-US"/>
        </w:rPr>
        <w:t>alphaCentric</w:t>
      </w:r>
      <w:proofErr w:type="spellEnd"/>
      <w:r w:rsidRPr="00F53962">
        <w:rPr>
          <w:rStyle w:val="Strong"/>
          <w:sz w:val="24"/>
          <w:szCs w:val="24"/>
          <w:lang w:val="en-US"/>
        </w:rPr>
        <w:t>)</w:t>
      </w:r>
      <w:r w:rsidRPr="00F53962">
        <w:rPr>
          <w:sz w:val="24"/>
          <w:szCs w:val="24"/>
          <w:lang w:val="en-US"/>
        </w:rPr>
        <w:t xml:space="preserve"> and </w:t>
      </w:r>
      <w:r w:rsidRPr="00F53962">
        <w:rPr>
          <w:rStyle w:val="Strong"/>
          <w:sz w:val="24"/>
          <w:szCs w:val="24"/>
          <w:lang w:val="en-US"/>
        </w:rPr>
        <w:t>TRB-centric (</w:t>
      </w:r>
      <w:proofErr w:type="spellStart"/>
      <w:r w:rsidRPr="00F53962">
        <w:rPr>
          <w:rStyle w:val="Strong"/>
          <w:sz w:val="24"/>
          <w:szCs w:val="24"/>
          <w:lang w:val="en-US"/>
        </w:rPr>
        <w:t>betaCentric</w:t>
      </w:r>
      <w:proofErr w:type="spellEnd"/>
      <w:r w:rsidRPr="00F53962">
        <w:rPr>
          <w:rStyle w:val="Strong"/>
          <w:sz w:val="24"/>
          <w:szCs w:val="24"/>
          <w:lang w:val="en-US"/>
        </w:rPr>
        <w:t>)</w:t>
      </w:r>
      <w:r w:rsidRPr="00F53962">
        <w:rPr>
          <w:sz w:val="24"/>
          <w:szCs w:val="24"/>
          <w:lang w:val="en-US"/>
        </w:rPr>
        <w:t xml:space="preserve"> TCRs. To elucidate functional properties of chain-</w:t>
      </w:r>
      <w:r w:rsidRPr="00F53962">
        <w:rPr>
          <w:sz w:val="24"/>
          <w:szCs w:val="24"/>
          <w:lang w:val="en-US"/>
        </w:rPr>
        <w:lastRenderedPageBreak/>
        <w:t xml:space="preserve">centric </w:t>
      </w:r>
      <w:proofErr w:type="spellStart"/>
      <w:r w:rsidRPr="00F53962">
        <w:rPr>
          <w:sz w:val="24"/>
          <w:szCs w:val="24"/>
          <w:lang w:val="en-US"/>
        </w:rPr>
        <w:t>metaclones</w:t>
      </w:r>
      <w:proofErr w:type="spellEnd"/>
      <w:r w:rsidRPr="00F53962">
        <w:rPr>
          <w:sz w:val="24"/>
          <w:szCs w:val="24"/>
          <w:lang w:val="en-US"/>
        </w:rPr>
        <w:t>, we investigated CD4</w:t>
      </w:r>
      <w:r w:rsidRPr="00F53962">
        <w:rPr>
          <w:rFonts w:ascii="Cambria Math" w:hAnsi="Cambria Math" w:cs="Cambria Math"/>
          <w:sz w:val="24"/>
          <w:szCs w:val="24"/>
          <w:lang w:val="en-US"/>
        </w:rPr>
        <w:t>⁺</w:t>
      </w:r>
      <w:r w:rsidRPr="00F53962">
        <w:rPr>
          <w:sz w:val="24"/>
          <w:szCs w:val="24"/>
          <w:lang w:val="en-US"/>
        </w:rPr>
        <w:t xml:space="preserve"> T cell responses that are critically involved in shaping early SARS-CoV-2 T cell immunity </w:t>
      </w:r>
      <w:r w:rsidRPr="00F53962">
        <w:rPr>
          <w:sz w:val="24"/>
          <w:szCs w:val="24"/>
          <w:lang w:val="en-US"/>
        </w:rPr>
        <w:fldChar w:fldCharType="begin"/>
      </w:r>
      <w:r w:rsidR="00E0030D" w:rsidRPr="00F53962">
        <w:rPr>
          <w:sz w:val="24"/>
          <w:szCs w:val="24"/>
          <w:lang w:val="en-US"/>
        </w:rPr>
        <w:instrText xml:space="preserve"> ADDIN ZOTERO_ITEM CSL_CITATION {"citationID":"amvmvpqc60","properties":{"formattedCitation":"\\super 25,26\\nosupersub{}","plainCitation":"25,26","noteIndex":0},"citationItems":[{"id":1232,"uris":["http://zotero.org/users/522661/items/N3KPYVPX"],"itemData":{"id":1232,"type":"article-journal","abstract":"Understanding adaptive immunity to SARS-CoV-2 is important for vaccine development, interpreting coronavirus disease 2019 (COVID-19) pathogenesis, and calibration of pandemic control measures. Using HLA class I and II predicted peptide \"megapools,\" circulating SARS-CoV-2-specific CD8+ and CD4+ T cells were identified in </w:instrText>
      </w:r>
      <w:r w:rsidR="00E0030D" w:rsidRPr="00F53962">
        <w:rPr>
          <w:rFonts w:ascii="Cambria Math" w:hAnsi="Cambria Math" w:cs="Cambria Math"/>
          <w:sz w:val="24"/>
          <w:szCs w:val="24"/>
          <w:lang w:val="en-US"/>
        </w:rPr>
        <w:instrText>∼</w:instrText>
      </w:r>
      <w:r w:rsidR="00E0030D" w:rsidRPr="00F53962">
        <w:rPr>
          <w:sz w:val="24"/>
          <w:szCs w:val="24"/>
          <w:lang w:val="en-US"/>
        </w:rPr>
        <w:instrText xml:space="preserve">70% and 100% of COVID-19 convalescent patients, respectively. CD4+ T cell responses to spike, the main target of most vaccine efforts, were robust and correlated with the magnitude of the anti-SARS-CoV-2 IgG and IgA titers. The M, spike, and N proteins each accounted for 11%-27% of the total CD4+ response, with additional responses commonly targeting nsp3, nsp4, ORF3a, and ORF8, among others. For CD8+ T cells, spike and M were recognized, with at least eight SARS-CoV-2 ORFs targeted. Importantly, we detected SARS-CoV-2-reactive CD4+ T cells in </w:instrText>
      </w:r>
      <w:r w:rsidR="00E0030D" w:rsidRPr="00F53962">
        <w:rPr>
          <w:rFonts w:ascii="Cambria Math" w:hAnsi="Cambria Math" w:cs="Cambria Math"/>
          <w:sz w:val="24"/>
          <w:szCs w:val="24"/>
          <w:lang w:val="en-US"/>
        </w:rPr>
        <w:instrText>∼</w:instrText>
      </w:r>
      <w:r w:rsidR="00E0030D" w:rsidRPr="00F53962">
        <w:rPr>
          <w:sz w:val="24"/>
          <w:szCs w:val="24"/>
          <w:lang w:val="en-US"/>
        </w:rPr>
        <w:instrText xml:space="preserve">40%-60% of unexposed individuals, suggesting cross-reactive T cell recognition between circulating \"common cold\" coronaviruses and SARS-CoV-2.","container-title":"Cell","DOI":"10.1016/j.cell.2020.05.015","ISSN":"1097-4172","journalAbbreviation":"Cell","language":"eng","note":"PMID: 32473127\nPMCID: PMC7237901","source":"PubMed","title":"Targets of T Cell Responses to SARS-CoV-2 Coronavirus in Humans with COVID-19 Disease and Unexposed Individuals","author":[{"family":"Grifoni","given":"Alba"},{"family":"Weiskopf","given":"Daniela"},{"family":"Ramirez","given":"Sydney I."},{"family":"Mateus","given":"Jose"},{"family":"Dan","given":"Jennifer M."},{"family":"Moderbacher","given":"Carolyn Rydyznski"},{"family":"Rawlings","given":"Stephen A."},{"family":"Sutherland","given":"Aaron"},{"family":"Premkumar","given":"Lakshmanane"},{"family":"Jadi","given":"Ramesh S."},{"family":"Marrama","given":"Daniel"},{"family":"Silva","given":"Aravinda M.","non-dropping-particle":"de"},{"family":"Frazier","given":"April"},{"family":"Carlin","given":"Aaron F."},{"family":"Greenbaum","given":"Jason A."},{"family":"Peters","given":"Bjoern"},{"family":"Krammer","given":"Florian"},{"family":"Smith","given":"Davey M."},{"family":"Crotty","given":"Shane"},{"family":"Sette","given":"Alessandro"}],"issued":{"date-parts":[["2020",5,20]]}}},{"id":3984,"uris":["http://zotero.org/users/522661/items/K58D6D2B"],"itemData":{"id":3984,"type":"article-journal","abstract":"SARS-CoV-2 mRNA vaccines have shown remarkable clinical efficacy, but questions remain about the nature and kinetics of T cell priming. We performed longitudinal antigen-specific T cell analyses on healthy SARS-CoV-2-naive and recovered individuals prior to and following mRNA prime and boost vaccination. Vaccination induced rapid antigen-specific CD4+ T cell responses in naive subjects after the first dose, whereas CD8+ T cell responses developed gradually and were variable in magnitude. Vaccine-induced Th1 and Tfh cell responses following the first dose correlated with post-boost CD8+ T cells and neutralizing antibodies, respectively. Integrated analysis revealed coordinated immune responses with distinct trajectories in SARS-CoV-2-naive and recovered individuals. Last, whereas booster vaccination improved T cell responses in SARS-CoV-2-naive subjects, the second dose had little effect in SARS-CoV-2-recovered individuals. These findings highlight the role of rapidly primed CD4+ T cells in coordinating responses to the second vaccine dose in SARS-CoV-2-naive individuals.","container-title":"Immunity","DOI":"10.1016/j.immuni.2021.08.001","ISSN":"1097-4180","issue":"9","journalAbbreviation":"Immunity","language":"eng","note":"PMID: 34453880\nPMCID: PMC8361141","page":"2133-2142.e3","source":"PubMed","title":"Rapid induction of antigen-specific CD4+ T cells is associated with coordinated humoral and cellular immunity to SARS-CoV-2 mRNA vaccination","volume":"54","author":[{"family":"Painter","given":"Mark M."},{"family":"Mathew","given":"Divij"},{"family":"Goel","given":"Rishi R."},{"family":"Apostolidis","given":"Sokratis A."},{"family":"Pattekar","given":"Ajinkya"},{"family":"Kuthuru","given":"Oliva"},{"family":"Baxter","given":"Amy E."},{"family":"Herati","given":"Ramin S."},{"family":"Oldridge","given":"Derek A."},{"family":"Gouma","given":"Sigrid"},{"family":"Hicks","given":"Philip"},{"family":"Dysinger","given":"Sarah"},{"family":"Lundgreen","given":"Kendall A."},{"family":"Kuri-Cervantes","given":"Leticia"},{"family":"Adamski","given":"Sharon"},{"family":"Hicks","given":"Amanda"},{"family":"Korte","given":"Scott"},{"family":"Giles","given":"Josephine R."},{"family":"Weirick","given":"Madison E."},{"family":"McAllister","given":"Christopher M."},{"family":"Dougherty","given":"Jeanette"},{"family":"Long","given":"Sherea"},{"family":"D'Andrea","given":"Kurt"},{"family":"Hamilton","given":"Jacob T."},{"family":"Betts","given":"Michael R."},{"family":"Bates","given":"Paul"},{"family":"Hensley","given":"Scott E."},{"family":"Grifoni","given":"Alba"},{"family":"Weiskopf","given":"Daniela"},{"family":"Sette","given":"Alessandro"},{"family":"Greenplate","given":"Allison R."},{"family":"Wherry","given":"E. John"}],"issued":{"date-parts":[["2021",9,14]]}}}],"schema":"https://github.com/citation-style-language/schema/raw/master/csl-citation.json"} </w:instrText>
      </w:r>
      <w:r w:rsidRPr="00F53962">
        <w:rPr>
          <w:sz w:val="24"/>
          <w:szCs w:val="24"/>
          <w:lang w:val="en-US"/>
        </w:rPr>
        <w:fldChar w:fldCharType="separate"/>
      </w:r>
      <w:r w:rsidR="00E0030D" w:rsidRPr="00F53962">
        <w:rPr>
          <w:rFonts w:eastAsiaTheme="minorHAnsi"/>
          <w:sz w:val="24"/>
          <w:szCs w:val="24"/>
          <w:vertAlign w:val="superscript"/>
          <w:lang w:val="en-US"/>
          <w14:ligatures w14:val="standardContextual"/>
        </w:rPr>
        <w:t>25,26</w:t>
      </w:r>
      <w:r w:rsidRPr="00F53962">
        <w:rPr>
          <w:sz w:val="24"/>
          <w:szCs w:val="24"/>
          <w:lang w:val="en-US"/>
        </w:rPr>
        <w:fldChar w:fldCharType="end"/>
      </w:r>
      <w:r w:rsidRPr="00F53962">
        <w:rPr>
          <w:sz w:val="24"/>
          <w:szCs w:val="24"/>
          <w:lang w:val="en-US"/>
        </w:rPr>
        <w:t xml:space="preserve">. We demonstrate a broad, convergent and cross-reactive </w:t>
      </w:r>
      <w:proofErr w:type="spellStart"/>
      <w:r w:rsidRPr="00F53962">
        <w:rPr>
          <w:sz w:val="24"/>
          <w:szCs w:val="24"/>
          <w:lang w:val="en-US"/>
        </w:rPr>
        <w:t>alphaCentric</w:t>
      </w:r>
      <w:proofErr w:type="spellEnd"/>
      <w:r w:rsidRPr="00F53962">
        <w:rPr>
          <w:sz w:val="24"/>
          <w:szCs w:val="24"/>
          <w:lang w:val="en-US"/>
        </w:rPr>
        <w:t xml:space="preserve"> CD4+ T-cell response to SARS-CoV-2 Spike in previously unexposed individuals</w:t>
      </w:r>
      <w:commentRangeStart w:id="10"/>
      <w:r w:rsidR="00377BAA"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{"citationID":"JtfcCJCF","properties":{"formattedCitation":"\\super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Pr="00F53962">
        <w:rPr>
          <w:sz w:val="24"/>
          <w:szCs w:val="24"/>
        </w:rPr>
        <w:fldChar w:fldCharType="end"/>
      </w:r>
      <w:commentRangeEnd w:id="10"/>
      <w:r w:rsidR="00514ABB">
        <w:rPr>
          <w:rStyle w:val="CommentReference"/>
        </w:rPr>
        <w:commentReference w:id="10"/>
      </w:r>
      <w:r w:rsidRPr="00F53962">
        <w:rPr>
          <w:sz w:val="24"/>
          <w:szCs w:val="24"/>
          <w:lang w:val="en-US"/>
        </w:rPr>
        <w:t xml:space="preserve">. </w:t>
      </w:r>
      <w:commentRangeStart w:id="11"/>
      <w:r w:rsidRPr="00F53962">
        <w:rPr>
          <w:sz w:val="24"/>
          <w:szCs w:val="24"/>
          <w:lang w:val="en-US"/>
        </w:rPr>
        <w:t xml:space="preserve">Finally, we examine at single-cell resolution the tolerance of CD4+ T cell activation in COVID-19 patients to mismatches in the shared </w:t>
      </w:r>
      <w:r w:rsidRPr="00F53962">
        <w:rPr>
          <w:i/>
          <w:iCs/>
          <w:sz w:val="24"/>
          <w:szCs w:val="24"/>
          <w:lang w:val="en-US"/>
        </w:rPr>
        <w:t>TRA</w:t>
      </w:r>
      <w:r w:rsidRPr="00F53962">
        <w:rPr>
          <w:sz w:val="24"/>
          <w:szCs w:val="24"/>
          <w:lang w:val="en-US"/>
        </w:rPr>
        <w:t xml:space="preserve"> chain of </w:t>
      </w:r>
      <w:proofErr w:type="spellStart"/>
      <w:r w:rsidRPr="00F53962">
        <w:rPr>
          <w:sz w:val="24"/>
          <w:szCs w:val="24"/>
          <w:lang w:val="en-US"/>
        </w:rPr>
        <w:t>alphaCentric</w:t>
      </w:r>
      <w:proofErr w:type="spellEnd"/>
      <w:r w:rsidRPr="00F53962">
        <w:rPr>
          <w:sz w:val="24"/>
          <w:szCs w:val="24"/>
          <w:lang w:val="en-US"/>
        </w:rPr>
        <w:t xml:space="preserve"> TCRs. </w:t>
      </w:r>
      <w:commentRangeEnd w:id="11"/>
      <w:r w:rsidR="00514ABB">
        <w:rPr>
          <w:rStyle w:val="CommentReference"/>
        </w:rPr>
        <w:commentReference w:id="11"/>
      </w:r>
    </w:p>
    <w:p w14:paraId="3DBC1E80" w14:textId="77777777" w:rsidR="00A27618" w:rsidRPr="00F53962" w:rsidRDefault="00A27618" w:rsidP="00A27618">
      <w:pPr>
        <w:pStyle w:val="Heading3"/>
        <w:keepNext w:val="0"/>
        <w:keepLines w:val="0"/>
        <w:spacing w:before="280" w:after="120" w:line="360" w:lineRule="auto"/>
        <w:rPr>
          <w:b/>
          <w:bCs/>
          <w:color w:val="000000"/>
          <w:sz w:val="24"/>
          <w:szCs w:val="24"/>
        </w:rPr>
      </w:pPr>
      <w:r w:rsidRPr="00F53962">
        <w:rPr>
          <w:b/>
          <w:bCs/>
          <w:color w:val="000000"/>
          <w:sz w:val="24"/>
          <w:szCs w:val="24"/>
        </w:rPr>
        <w:t>Results</w:t>
      </w:r>
      <w:bookmarkStart w:id="12" w:name="_cmts8tsucn1t" w:colFirst="0" w:colLast="0"/>
      <w:bookmarkEnd w:id="12"/>
    </w:p>
    <w:p w14:paraId="74EAE80B" w14:textId="0208FB1E" w:rsidR="00A27618" w:rsidRPr="00F53962" w:rsidRDefault="00A27618" w:rsidP="00A27618">
      <w:pPr>
        <w:spacing w:after="120" w:line="360" w:lineRule="auto"/>
        <w:rPr>
          <w:sz w:val="24"/>
          <w:szCs w:val="24"/>
          <w:lang w:val="en-US"/>
        </w:rPr>
      </w:pPr>
      <w:r w:rsidRPr="00F53962">
        <w:rPr>
          <w:rStyle w:val="Strong"/>
          <w:sz w:val="24"/>
          <w:szCs w:val="24"/>
          <w:lang w:val="en-US"/>
        </w:rPr>
        <w:t xml:space="preserve">Prevalence of chain-centric TCR </w:t>
      </w:r>
      <w:proofErr w:type="spellStart"/>
      <w:r w:rsidRPr="00F53962">
        <w:rPr>
          <w:rStyle w:val="Strong"/>
          <w:sz w:val="24"/>
          <w:szCs w:val="24"/>
          <w:lang w:val="en-US"/>
        </w:rPr>
        <w:t>metaclones</w:t>
      </w:r>
      <w:proofErr w:type="spellEnd"/>
      <w:r w:rsidRPr="00F53962">
        <w:rPr>
          <w:sz w:val="24"/>
          <w:szCs w:val="24"/>
          <w:lang w:val="en-US"/>
        </w:rPr>
        <w:t xml:space="preserve">. Our interest in chain-centric TCRs in T1D </w:t>
      </w:r>
      <w:r w:rsidRPr="00F53962">
        <w:rPr>
          <w:sz w:val="24"/>
          <w:szCs w:val="24"/>
        </w:rPr>
        <w:fldChar w:fldCharType="begin"/>
      </w:r>
      <w:r w:rsidR="00E0030D" w:rsidRPr="00F53962">
        <w:rPr>
          <w:sz w:val="24"/>
          <w:szCs w:val="24"/>
        </w:rPr>
        <w:instrText xml:space="preserve"> ADDIN ZOTERO_ITEM CSL_CITATION {"citationID":"a15b2jbs877","properties":{"formattedCitation":"\\super 23,24\\nosupersub{}","plainCitation":"23,24","noteIndex":0},"citationItems":[{"id":"FhMkDa3B/t5diGd0A","uris":["http://zotero.org/users/17043568/items/RVM6E4MX"],"itemData":{"id":"tqAksAdl/QLM3OGkO","type":"article-journal","container-title":"JCI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rPr>
        <w:fldChar w:fldCharType="separate"/>
      </w:r>
      <w:r w:rsidRPr="00F53962">
        <w:rPr>
          <w:sz w:val="24"/>
          <w:szCs w:val="24"/>
          <w:vertAlign w:val="superscript"/>
          <w:lang w:val="en-US"/>
        </w:rPr>
        <w:t>23,24</w:t>
      </w:r>
      <w:r w:rsidRPr="00F53962">
        <w:rPr>
          <w:sz w:val="24"/>
          <w:szCs w:val="24"/>
        </w:rPr>
        <w:fldChar w:fldCharType="end"/>
      </w:r>
      <w:r w:rsidRPr="00F53962">
        <w:rPr>
          <w:sz w:val="24"/>
          <w:szCs w:val="24"/>
          <w:lang w:val="en-US"/>
        </w:rPr>
        <w:t xml:space="preserve"> led us to hypothesize that </w:t>
      </w:r>
      <w:commentRangeStart w:id="13"/>
      <w:r w:rsidRPr="00F53962">
        <w:rPr>
          <w:sz w:val="24"/>
          <w:szCs w:val="24"/>
          <w:lang w:val="en-US"/>
        </w:rPr>
        <w:t xml:space="preserve">TCR </w:t>
      </w:r>
      <w:proofErr w:type="spellStart"/>
      <w:r w:rsidRPr="00F53962">
        <w:rPr>
          <w:sz w:val="24"/>
          <w:szCs w:val="24"/>
          <w:lang w:val="en-US"/>
        </w:rPr>
        <w:t>metaclones</w:t>
      </w:r>
      <w:proofErr w:type="spellEnd"/>
      <w:r w:rsidRPr="00F53962">
        <w:rPr>
          <w:sz w:val="24"/>
          <w:szCs w:val="24"/>
          <w:lang w:val="en-US"/>
        </w:rPr>
        <w:t xml:space="preserve"> form functionally specialized repertoires during T cell-mediated immune responses</w:t>
      </w:r>
      <w:commentRangeEnd w:id="13"/>
      <w:r w:rsidR="00525E5F">
        <w:rPr>
          <w:rStyle w:val="CommentReference"/>
        </w:rPr>
        <w:commentReference w:id="13"/>
      </w:r>
      <w:r w:rsidRPr="00F53962">
        <w:rPr>
          <w:sz w:val="24"/>
          <w:szCs w:val="24"/>
          <w:lang w:val="en-US"/>
        </w:rPr>
        <w:t xml:space="preserve">. To test this hypothesis, we utilized the rich resources of paired TCR sequences and gene expression profiles in individual cells enabled by recent advances in single cell RNA and TCR sequencing (scRNAseq and </w:t>
      </w:r>
      <w:proofErr w:type="spellStart"/>
      <w:r w:rsidRPr="00F53962">
        <w:rPr>
          <w:sz w:val="24"/>
          <w:szCs w:val="24"/>
          <w:lang w:val="en-US"/>
        </w:rPr>
        <w:t>TCRseq</w:t>
      </w:r>
      <w:proofErr w:type="spellEnd"/>
      <w:r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{"citationID":"af5vbak7ep","properties":{"formattedCitation":"\\super 31\\nosupersub{}","plainCitation":"31","noteIndex":0},"citationItems":[{"id":3877,"uris":["http://zotero.org/users/522661/items/VRS6MFSX"],"itemData":{"id":3877,"type":"article-journal","abstract":"T cells express T cell receptors (TCRs) composed of somatically recombined TCRα and TCRβ chains, which mediate recognition of major histocompatibility complex (MHC)–antigen complexes and drive the antigen-specific adaptive immune response to ...","container-title":"Nature methods","DOI":"10.1038/s41592-021-01201-8","issue":"8","language":"en","note":"PMID: 34282327","page":"881","source":"pmc.ncbi.nlm.nih.gov","title":"High-throughput and single-cell T cell receptor sequencing technologies","volume":"18","author":[{"family":"Pai","given":"Joy A."},{"family":"Satpathy","given":"Ansuman T."}],"issued":{"date-parts":[["2021",7,19]]}}}],"schema":"https://github.com/citation-style-language/schema/raw/master/csl-citation.json"}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31</w:t>
      </w:r>
      <w:r w:rsidRPr="00F53962">
        <w:rPr>
          <w:sz w:val="24"/>
          <w:szCs w:val="24"/>
        </w:rPr>
        <w:fldChar w:fldCharType="end"/>
      </w:r>
      <w:r w:rsidRPr="00F53962">
        <w:rPr>
          <w:sz w:val="24"/>
          <w:szCs w:val="24"/>
          <w:lang w:val="en-US"/>
        </w:rPr>
        <w:t>. We used the</w:t>
      </w:r>
      <w:r w:rsidR="00F53962">
        <w:rPr>
          <w:sz w:val="24"/>
          <w:szCs w:val="24"/>
          <w:lang w:val="en-US"/>
        </w:rPr>
        <w:t xml:space="preserve"> </w:t>
      </w:r>
      <w:proofErr w:type="spellStart"/>
      <w:r w:rsidR="00F53962" w:rsidRPr="00F53962">
        <w:rPr>
          <w:i/>
          <w:iCs/>
          <w:sz w:val="24"/>
          <w:szCs w:val="24"/>
          <w:lang w:val="en-US"/>
        </w:rPr>
        <w:t>VDJdb</w:t>
      </w:r>
      <w:proofErr w:type="spellEnd"/>
      <w:r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{"citationID":"av7j8hmu1i","properties":{"formattedCitation":"\\super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M."},{"family":"Luciani","given":"Fabio"},{"family":"Shugay","given":"Mikhail"}],"issued":{"date-parts":[["2020",1,8]]}},"label":"page"}],"schema":"https://github.com/citation-style-language/schema/raw/master/csl-citation.json"}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32</w:t>
      </w:r>
      <w:r w:rsidRPr="00F53962">
        <w:rPr>
          <w:sz w:val="24"/>
          <w:szCs w:val="24"/>
        </w:rPr>
        <w:fldChar w:fldCharType="end"/>
      </w:r>
      <w:r w:rsidRPr="00F53962">
        <w:rPr>
          <w:sz w:val="24"/>
          <w:szCs w:val="24"/>
          <w:lang w:val="en-US"/>
        </w:rPr>
        <w:t xml:space="preserve"> database (Set 1) and other previously described scRNAseq/</w:t>
      </w:r>
      <w:proofErr w:type="spellStart"/>
      <w:r w:rsidRPr="00F53962">
        <w:rPr>
          <w:sz w:val="24"/>
          <w:szCs w:val="24"/>
          <w:lang w:val="en-US"/>
        </w:rPr>
        <w:t>TCRseq</w:t>
      </w:r>
      <w:proofErr w:type="spellEnd"/>
      <w:r w:rsidRPr="00F53962">
        <w:rPr>
          <w:sz w:val="24"/>
          <w:szCs w:val="24"/>
          <w:lang w:val="en-US"/>
        </w:rPr>
        <w:t xml:space="preserve"> datasets </w:t>
      </w:r>
      <w:r w:rsidRPr="00F53962">
        <w:rPr>
          <w:sz w:val="24"/>
          <w:szCs w:val="24"/>
        </w:rPr>
        <w:fldChar w:fldCharType="begin"/>
      </w:r>
      <w:r w:rsidR="00F53962">
        <w:rPr>
          <w:sz w:val="24"/>
          <w:szCs w:val="24"/>
        </w:rPr>
        <w:instrText xml:space="preserve"> ADDIN ZOTERO_ITEM CSL_CITATION {"citationID":"d9jcxlBZ","properties":{"formattedCitation":"\\super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27–30</w:t>
      </w:r>
      <w:r w:rsidRPr="00F53962">
        <w:rPr>
          <w:sz w:val="24"/>
          <w:szCs w:val="24"/>
        </w:rPr>
        <w:fldChar w:fldCharType="end"/>
      </w:r>
      <w:r w:rsidRPr="00F53962">
        <w:rPr>
          <w:sz w:val="24"/>
          <w:szCs w:val="24"/>
          <w:lang w:val="en-US"/>
        </w:rPr>
        <w:t>,</w:t>
      </w:r>
      <w:r w:rsidRPr="00F53962">
        <w:rPr>
          <w:rFonts w:eastAsia="Times New Roman"/>
          <w:color w:val="000000" w:themeColor="text1"/>
          <w:sz w:val="24"/>
          <w:szCs w:val="24"/>
        </w:rPr>
        <w:t xml:space="preserve"> </w:t>
      </w:r>
      <w:r w:rsidRPr="00F53962">
        <w:rPr>
          <w:rFonts w:eastAsia="Times New Roman"/>
          <w:color w:val="000000" w:themeColor="text1"/>
          <w:sz w:val="24"/>
          <w:szCs w:val="24"/>
          <w:lang w:val="en-US"/>
        </w:rPr>
        <w:t>(</w:t>
      </w:r>
      <w:r w:rsidRPr="00F53962">
        <w:rPr>
          <w:rFonts w:eastAsia="Times New Roman"/>
          <w:b/>
          <w:bCs/>
          <w:color w:val="000000" w:themeColor="text1"/>
          <w:sz w:val="24"/>
          <w:szCs w:val="24"/>
          <w:lang w:val="en-US"/>
        </w:rPr>
        <w:t>Table 1</w:t>
      </w:r>
      <w:r w:rsidRPr="00F53962">
        <w:rPr>
          <w:rFonts w:eastAsia="Times New Roman"/>
          <w:color w:val="000000" w:themeColor="text1"/>
          <w:sz w:val="24"/>
          <w:szCs w:val="24"/>
          <w:lang w:val="en-US"/>
        </w:rPr>
        <w:t>)</w:t>
      </w:r>
      <w:r w:rsidRPr="00F53962">
        <w:rPr>
          <w:sz w:val="24"/>
          <w:szCs w:val="24"/>
          <w:lang w:val="en-US"/>
        </w:rPr>
        <w:t xml:space="preserve"> to investigate the prevalence, disease association, and transcriptome phenotypes of chain-centric TCRs (</w:t>
      </w:r>
      <w:r w:rsidRPr="00F53962">
        <w:rPr>
          <w:b/>
          <w:bCs/>
          <w:sz w:val="24"/>
          <w:szCs w:val="24"/>
          <w:lang w:val="en-US"/>
        </w:rPr>
        <w:t>Fig. 1A</w:t>
      </w:r>
      <w:r w:rsidRPr="00F53962">
        <w:rPr>
          <w:sz w:val="24"/>
          <w:szCs w:val="24"/>
          <w:lang w:val="en-US"/>
        </w:rPr>
        <w:t xml:space="preserve">). </w:t>
      </w:r>
    </w:p>
    <w:p w14:paraId="72D4DC23" w14:textId="5F629F48" w:rsidR="00A27618" w:rsidRPr="00F53962" w:rsidRDefault="00A27618" w:rsidP="00A27618">
      <w:pPr>
        <w:spacing w:before="240" w:after="120" w:line="360" w:lineRule="auto"/>
        <w:rPr>
          <w:sz w:val="24"/>
          <w:szCs w:val="24"/>
          <w:lang w:val="en-US"/>
        </w:rPr>
      </w:pPr>
      <w:r w:rsidRPr="00F53962">
        <w:rPr>
          <w:sz w:val="24"/>
          <w:szCs w:val="24"/>
          <w:lang w:val="en-US"/>
        </w:rPr>
        <w:t xml:space="preserve">As an initial step in determining the prevalence of different chain-centric TCRs, we visualized the network community structures of chain-centric TCRs of known specificity in the </w:t>
      </w:r>
      <w:r w:rsidRPr="00F53962">
        <w:rPr>
          <w:i/>
          <w:iCs/>
          <w:sz w:val="24"/>
          <w:szCs w:val="24"/>
          <w:lang w:val="en-US"/>
        </w:rPr>
        <w:t>Homo sapiens</w:t>
      </w:r>
      <w:r w:rsidRPr="00F53962">
        <w:rPr>
          <w:sz w:val="24"/>
          <w:szCs w:val="24"/>
          <w:lang w:val="en-US"/>
        </w:rPr>
        <w:t xml:space="preserve"> subset of the</w:t>
      </w:r>
      <w:r w:rsidR="00F53962">
        <w:rPr>
          <w:sz w:val="24"/>
          <w:szCs w:val="24"/>
          <w:lang w:val="en-US"/>
        </w:rPr>
        <w:t xml:space="preserve"> </w:t>
      </w:r>
      <w:proofErr w:type="spellStart"/>
      <w:r w:rsidR="00F53962" w:rsidRPr="00F53962">
        <w:rPr>
          <w:i/>
          <w:iCs/>
          <w:sz w:val="24"/>
          <w:szCs w:val="24"/>
          <w:lang w:val="en-US"/>
        </w:rPr>
        <w:t>VDJdb</w:t>
      </w:r>
      <w:proofErr w:type="spellEnd"/>
      <w:r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{"citationID":"EfJY7Ghq","properties":{"formattedCitation":"\\super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M."},{"family":"Luciani","given":"Fabio"},{"family":"Shugay","given":"Mikhail"}],"issued":{"date-parts":[["2020",1,8]]}},"label":"page"}],"schema":"https://github.com/citation-style-language/schema/raw/master/csl-citation.json"}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32</w:t>
      </w:r>
      <w:r w:rsidRPr="00F53962">
        <w:rPr>
          <w:sz w:val="24"/>
          <w:szCs w:val="24"/>
        </w:rPr>
        <w:fldChar w:fldCharType="end"/>
      </w:r>
      <w:r w:rsidRPr="00F53962">
        <w:rPr>
          <w:sz w:val="24"/>
          <w:szCs w:val="24"/>
          <w:lang w:val="en-US"/>
        </w:rPr>
        <w:t xml:space="preserve"> database (Set 1)</w:t>
      </w:r>
      <w:del w:id="14" w:author="Ty Bottorff" w:date="2025-12-11T20:12:00Z" w16du:dateUtc="2025-12-12T04:12:00Z">
        <w:r w:rsidRPr="00F53962" w:rsidDel="00525E5F">
          <w:rPr>
            <w:sz w:val="24"/>
            <w:szCs w:val="24"/>
            <w:lang w:val="en-US"/>
          </w:rPr>
          <w:delText>,</w:delText>
        </w:r>
      </w:del>
      <w:r w:rsidRPr="00F53962">
        <w:rPr>
          <w:sz w:val="24"/>
          <w:szCs w:val="24"/>
          <w:lang w:val="en-US"/>
        </w:rPr>
        <w:t xml:space="preserve"> using the </w:t>
      </w:r>
      <w:proofErr w:type="spellStart"/>
      <w:r w:rsidRPr="00F53962">
        <w:rPr>
          <w:i/>
          <w:iCs/>
          <w:sz w:val="24"/>
          <w:szCs w:val="24"/>
          <w:lang w:val="en-US"/>
        </w:rPr>
        <w:t>TCRgraph</w:t>
      </w:r>
      <w:proofErr w:type="spellEnd"/>
      <w:r w:rsidRPr="00F53962">
        <w:rPr>
          <w:i/>
          <w:iCs/>
          <w:sz w:val="24"/>
          <w:szCs w:val="24"/>
          <w:lang w:val="en-US"/>
        </w:rPr>
        <w:t xml:space="preserve"> </w:t>
      </w:r>
      <w:r w:rsidRPr="00F53962">
        <w:rPr>
          <w:sz w:val="24"/>
          <w:szCs w:val="24"/>
        </w:rPr>
        <w:fldChar w:fldCharType="begin"/>
      </w:r>
      <w:r w:rsidR="00E0030D" w:rsidRPr="00F53962">
        <w:rPr>
          <w:sz w:val="24"/>
          <w:szCs w:val="24"/>
        </w:rPr>
        <w:instrText xml:space="preserve"> ADDIN ZOTERO_ITEM CSL_CITATION {"citationID":"a17vdchnq3v","properties":{"formattedCitation":"\\super 23\\nosupersub{}","plainCitation":"23","noteIndex":0},"citationItems":[{"id":"FhMkDa3B/t5diGd0A","uris":["http://zotero.org/users/17043568/items/RVM6E4MX"],"itemData":{"id":"tqAksAdl/QLM3OGkO","type":"article-journal","container-title":"JCI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T."},{"family":"Cerosaletti","given":"Karen"}],"accessed":{"date-parts":[["2025",5,5]]},"issued":{"date-parts":[["2021",11,22]]}}}],"schema":"https://github.com/citation-style-language/schema/raw/master/csl-citation.json"} </w:instrText>
      </w:r>
      <w:r w:rsidRPr="00F53962">
        <w:rPr>
          <w:sz w:val="24"/>
          <w:szCs w:val="24"/>
        </w:rPr>
        <w:fldChar w:fldCharType="separate"/>
      </w:r>
      <w:r w:rsidRPr="00F53962">
        <w:rPr>
          <w:sz w:val="24"/>
          <w:szCs w:val="24"/>
          <w:vertAlign w:val="superscript"/>
          <w:lang w:val="en-US"/>
        </w:rPr>
        <w:t>23</w:t>
      </w:r>
      <w:r w:rsidRPr="00F53962">
        <w:rPr>
          <w:sz w:val="24"/>
          <w:szCs w:val="24"/>
        </w:rPr>
        <w:fldChar w:fldCharType="end"/>
      </w:r>
      <w:r w:rsidRPr="00F53962">
        <w:rPr>
          <w:sz w:val="24"/>
          <w:szCs w:val="24"/>
          <w:lang w:val="en-US"/>
        </w:rPr>
        <w:t xml:space="preserve"> R package (</w:t>
      </w:r>
      <w:r w:rsidRPr="00F53962">
        <w:rPr>
          <w:b/>
          <w:bCs/>
          <w:sz w:val="24"/>
          <w:szCs w:val="24"/>
          <w:lang w:val="en-US"/>
        </w:rPr>
        <w:t>Fig. 1B, Fig. S1)</w:t>
      </w:r>
      <w:r w:rsidRPr="00F53962">
        <w:rPr>
          <w:sz w:val="24"/>
          <w:szCs w:val="24"/>
          <w:lang w:val="en-US"/>
        </w:rPr>
        <w:t>.</w:t>
      </w:r>
      <w:r w:rsidRPr="00F53962">
        <w:rPr>
          <w:b/>
          <w:bCs/>
          <w:sz w:val="24"/>
          <w:szCs w:val="24"/>
          <w:lang w:val="en-US"/>
        </w:rPr>
        <w:t xml:space="preserve"> </w:t>
      </w:r>
      <w:r w:rsidRPr="00F53962">
        <w:rPr>
          <w:sz w:val="24"/>
          <w:szCs w:val="24"/>
          <w:lang w:val="en-US"/>
        </w:rPr>
        <w:t xml:space="preserve">We observed distinct communities of chain-centric TCRs specific for several viruses, such as </w:t>
      </w:r>
      <w:r w:rsidRPr="00F53962">
        <w:rPr>
          <w:i/>
          <w:iCs/>
          <w:sz w:val="24"/>
          <w:szCs w:val="24"/>
          <w:lang w:val="en-US"/>
        </w:rPr>
        <w:t xml:space="preserve">Influenza virus A </w:t>
      </w:r>
      <w:r w:rsidRPr="00F53962">
        <w:rPr>
          <w:sz w:val="24"/>
          <w:szCs w:val="24"/>
          <w:lang w:val="en-US"/>
        </w:rPr>
        <w:t>(</w:t>
      </w:r>
      <w:proofErr w:type="spellStart"/>
      <w:r w:rsidRPr="00F53962">
        <w:rPr>
          <w:sz w:val="24"/>
          <w:szCs w:val="24"/>
          <w:lang w:val="en-US"/>
        </w:rPr>
        <w:t>InfluenzaA</w:t>
      </w:r>
      <w:proofErr w:type="spellEnd"/>
      <w:r w:rsidRPr="00F53962">
        <w:rPr>
          <w:sz w:val="24"/>
          <w:szCs w:val="24"/>
          <w:lang w:val="en-US"/>
        </w:rPr>
        <w:t>),</w:t>
      </w:r>
      <w:r w:rsidRPr="00F53962">
        <w:rPr>
          <w:i/>
          <w:iCs/>
          <w:sz w:val="24"/>
          <w:szCs w:val="24"/>
          <w:lang w:val="en-US"/>
        </w:rPr>
        <w:t xml:space="preserve"> </w:t>
      </w:r>
      <w:proofErr w:type="gramStart"/>
      <w:r w:rsidRPr="00F53962">
        <w:rPr>
          <w:i/>
          <w:iCs/>
          <w:sz w:val="24"/>
          <w:szCs w:val="24"/>
          <w:lang w:val="en-US"/>
        </w:rPr>
        <w:t>Severe acute respiratory syndrome</w:t>
      </w:r>
      <w:proofErr w:type="gramEnd"/>
      <w:r w:rsidRPr="00F53962">
        <w:rPr>
          <w:i/>
          <w:iCs/>
          <w:sz w:val="24"/>
          <w:szCs w:val="24"/>
          <w:lang w:val="en-US"/>
        </w:rPr>
        <w:t xml:space="preserve"> coronavirus 2</w:t>
      </w:r>
      <w:r w:rsidRPr="00F53962">
        <w:rPr>
          <w:sz w:val="24"/>
          <w:szCs w:val="24"/>
          <w:lang w:val="en-US"/>
        </w:rPr>
        <w:t>,</w:t>
      </w:r>
      <w:r w:rsidRPr="00F53962">
        <w:rPr>
          <w:i/>
          <w:iCs/>
          <w:sz w:val="24"/>
          <w:szCs w:val="24"/>
          <w:lang w:val="en-US"/>
        </w:rPr>
        <w:t xml:space="preserve"> (</w:t>
      </w:r>
      <w:r w:rsidRPr="00F53962">
        <w:rPr>
          <w:sz w:val="24"/>
          <w:szCs w:val="24"/>
          <w:lang w:val="en-US"/>
        </w:rPr>
        <w:t xml:space="preserve">SARS-CoV-2), </w:t>
      </w:r>
      <w:r w:rsidRPr="00F53962">
        <w:rPr>
          <w:i/>
          <w:iCs/>
          <w:sz w:val="24"/>
          <w:szCs w:val="24"/>
          <w:lang w:val="en-US"/>
        </w:rPr>
        <w:t>Cytomegalovirus (</w:t>
      </w:r>
      <w:r w:rsidRPr="00F53962">
        <w:rPr>
          <w:sz w:val="24"/>
          <w:szCs w:val="24"/>
          <w:lang w:val="en-US"/>
        </w:rPr>
        <w:t>CMV</w:t>
      </w:r>
      <w:r w:rsidRPr="00F53962">
        <w:rPr>
          <w:i/>
          <w:iCs/>
          <w:sz w:val="24"/>
          <w:szCs w:val="24"/>
          <w:lang w:val="en-US"/>
        </w:rPr>
        <w:t>), Epstein-Barr Virus (</w:t>
      </w:r>
      <w:r w:rsidRPr="00F53962">
        <w:rPr>
          <w:sz w:val="24"/>
          <w:szCs w:val="24"/>
          <w:lang w:val="en-US"/>
        </w:rPr>
        <w:t>EBV</w:t>
      </w:r>
      <w:r w:rsidRPr="00F53962">
        <w:rPr>
          <w:i/>
          <w:iCs/>
          <w:sz w:val="24"/>
          <w:szCs w:val="24"/>
          <w:lang w:val="en-US"/>
        </w:rPr>
        <w:t>), Hepatitis C Virus (</w:t>
      </w:r>
      <w:r w:rsidRPr="00F53962">
        <w:rPr>
          <w:sz w:val="24"/>
          <w:szCs w:val="24"/>
          <w:lang w:val="en-US"/>
        </w:rPr>
        <w:t>HCV</w:t>
      </w:r>
      <w:r w:rsidRPr="00F53962">
        <w:rPr>
          <w:i/>
          <w:iCs/>
          <w:sz w:val="24"/>
          <w:szCs w:val="24"/>
          <w:lang w:val="en-US"/>
        </w:rPr>
        <w:t>),</w:t>
      </w:r>
      <w:r w:rsidRPr="00F53962">
        <w:rPr>
          <w:sz w:val="24"/>
          <w:szCs w:val="24"/>
          <w:lang w:val="en-US"/>
        </w:rPr>
        <w:t xml:space="preserve"> and self-antigens from </w:t>
      </w:r>
      <w:r w:rsidRPr="00F53962">
        <w:rPr>
          <w:i/>
          <w:iCs/>
          <w:sz w:val="24"/>
          <w:szCs w:val="24"/>
          <w:lang w:val="en-US"/>
        </w:rPr>
        <w:t>Homo sapiens</w:t>
      </w:r>
      <w:r w:rsidRPr="00F53962">
        <w:rPr>
          <w:sz w:val="24"/>
          <w:szCs w:val="24"/>
          <w:lang w:val="en-US"/>
        </w:rPr>
        <w:t xml:space="preserve"> (</w:t>
      </w:r>
      <w:proofErr w:type="spellStart"/>
      <w:r w:rsidRPr="00F53962">
        <w:rPr>
          <w:sz w:val="24"/>
          <w:szCs w:val="24"/>
          <w:lang w:val="en-US"/>
        </w:rPr>
        <w:t>HomoSapiens</w:t>
      </w:r>
      <w:proofErr w:type="spellEnd"/>
      <w:r w:rsidRPr="00F53962">
        <w:rPr>
          <w:sz w:val="24"/>
          <w:szCs w:val="24"/>
          <w:lang w:val="en-US"/>
        </w:rPr>
        <w:t xml:space="preserve">). At one extreme were TCRs sharing perfectly matched </w:t>
      </w:r>
      <w:r w:rsidRPr="00F53962">
        <w:rPr>
          <w:rStyle w:val="Strong"/>
          <w:sz w:val="24"/>
          <w:szCs w:val="24"/>
          <w:lang w:val="en-US"/>
        </w:rPr>
        <w:t>α chain</w:t>
      </w:r>
      <w:r w:rsidRPr="00F53962">
        <w:rPr>
          <w:sz w:val="24"/>
          <w:szCs w:val="24"/>
          <w:lang w:val="en-US"/>
        </w:rPr>
        <w:t xml:space="preserve"> (</w:t>
      </w:r>
      <w:r w:rsidRPr="00F53962">
        <w:rPr>
          <w:i/>
          <w:iCs/>
          <w:sz w:val="24"/>
          <w:szCs w:val="24"/>
          <w:lang w:val="en-US"/>
        </w:rPr>
        <w:t>TRA</w:t>
      </w:r>
      <w:r w:rsidRPr="00F53962">
        <w:rPr>
          <w:sz w:val="24"/>
          <w:szCs w:val="24"/>
          <w:lang w:val="en-US"/>
        </w:rPr>
        <w:t>) junctions between different individuals (</w:t>
      </w:r>
      <w:proofErr w:type="spellStart"/>
      <w:r w:rsidRPr="00F53962">
        <w:rPr>
          <w:sz w:val="24"/>
          <w:szCs w:val="24"/>
          <w:lang w:val="en-US"/>
        </w:rPr>
        <w:t>alphaCentric</w:t>
      </w:r>
      <w:proofErr w:type="spellEnd"/>
      <w:r w:rsidRPr="00F53962">
        <w:rPr>
          <w:sz w:val="24"/>
          <w:szCs w:val="24"/>
          <w:lang w:val="en-US"/>
        </w:rPr>
        <w:t xml:space="preserve"> TCRs); at the other</w:t>
      </w:r>
      <w:del w:id="15" w:author="Ty Bottorff" w:date="2025-12-11T20:15:00Z" w16du:dateUtc="2025-12-12T04:15:00Z">
        <w:r w:rsidRPr="00F53962" w:rsidDel="00525E5F">
          <w:rPr>
            <w:sz w:val="24"/>
            <w:szCs w:val="24"/>
            <w:lang w:val="en-US"/>
          </w:rPr>
          <w:delText>,</w:delText>
        </w:r>
      </w:del>
      <w:r w:rsidRPr="00F53962">
        <w:rPr>
          <w:sz w:val="24"/>
          <w:szCs w:val="24"/>
          <w:lang w:val="en-US"/>
        </w:rPr>
        <w:t xml:space="preserve"> were TCRs sharing perfectly matched </w:t>
      </w:r>
      <w:r w:rsidRPr="00F53962">
        <w:rPr>
          <w:i/>
          <w:iCs/>
          <w:sz w:val="24"/>
          <w:szCs w:val="24"/>
          <w:lang w:val="en-US"/>
        </w:rPr>
        <w:t>TRB</w:t>
      </w:r>
      <w:r w:rsidRPr="00F53962">
        <w:rPr>
          <w:sz w:val="24"/>
          <w:szCs w:val="24"/>
          <w:lang w:val="en-US"/>
        </w:rPr>
        <w:t xml:space="preserve"> junctions between different individuals (</w:t>
      </w:r>
      <w:proofErr w:type="spellStart"/>
      <w:r w:rsidRPr="00F53962">
        <w:rPr>
          <w:sz w:val="24"/>
          <w:szCs w:val="24"/>
          <w:lang w:val="en-US"/>
        </w:rPr>
        <w:t>betaCentric</w:t>
      </w:r>
      <w:proofErr w:type="spellEnd"/>
      <w:r w:rsidRPr="00F53962">
        <w:rPr>
          <w:sz w:val="24"/>
          <w:szCs w:val="24"/>
          <w:lang w:val="en-US"/>
        </w:rPr>
        <w:t xml:space="preserve"> TCRs). We observed these chain specific patterns across several diseases, supporting widespread chain-centricity across different antigen specificities. We next quantified and compared the frequencies of </w:t>
      </w:r>
      <w:proofErr w:type="spellStart"/>
      <w:r w:rsidRPr="00F53962">
        <w:rPr>
          <w:sz w:val="24"/>
          <w:szCs w:val="24"/>
          <w:lang w:val="en-US"/>
        </w:rPr>
        <w:t>metaclones</w:t>
      </w:r>
      <w:proofErr w:type="spellEnd"/>
      <w:r w:rsidRPr="00F53962">
        <w:rPr>
          <w:sz w:val="24"/>
          <w:szCs w:val="24"/>
          <w:lang w:val="en-US"/>
        </w:rPr>
        <w:t xml:space="preserve"> defined by shared </w:t>
      </w:r>
      <w:r w:rsidRPr="00F53962">
        <w:rPr>
          <w:i/>
          <w:iCs/>
          <w:sz w:val="24"/>
          <w:szCs w:val="24"/>
          <w:lang w:val="en-US"/>
        </w:rPr>
        <w:t>TRA</w:t>
      </w:r>
      <w:r w:rsidRPr="00F53962">
        <w:rPr>
          <w:sz w:val="24"/>
          <w:szCs w:val="24"/>
          <w:lang w:val="en-US"/>
        </w:rPr>
        <w:t xml:space="preserve"> or </w:t>
      </w:r>
      <w:r w:rsidRPr="00F53962">
        <w:rPr>
          <w:i/>
          <w:iCs/>
          <w:sz w:val="24"/>
          <w:szCs w:val="24"/>
          <w:lang w:val="en-US"/>
        </w:rPr>
        <w:t>TRB</w:t>
      </w:r>
      <w:r w:rsidRPr="00F53962">
        <w:rPr>
          <w:sz w:val="24"/>
          <w:szCs w:val="24"/>
          <w:lang w:val="en-US"/>
        </w:rPr>
        <w:t xml:space="preserve"> chains (</w:t>
      </w:r>
      <w:r w:rsidRPr="00F53962">
        <w:rPr>
          <w:b/>
          <w:bCs/>
          <w:sz w:val="24"/>
          <w:szCs w:val="24"/>
          <w:lang w:val="en-US"/>
        </w:rPr>
        <w:t>Fig. 1C</w:t>
      </w:r>
      <w:r w:rsidRPr="00F53962">
        <w:rPr>
          <w:sz w:val="24"/>
          <w:szCs w:val="24"/>
          <w:lang w:val="en-US"/>
        </w:rPr>
        <w:t xml:space="preserve">). Certain human TCRs were dominated by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(shared </w:t>
      </w:r>
      <w:r w:rsidRPr="00F53962">
        <w:rPr>
          <w:i/>
          <w:iCs/>
          <w:sz w:val="24"/>
          <w:szCs w:val="24"/>
          <w:lang w:val="en-US"/>
        </w:rPr>
        <w:t>TRA</w:t>
      </w:r>
      <w:r w:rsidRPr="00F53962">
        <w:rPr>
          <w:sz w:val="24"/>
          <w:szCs w:val="24"/>
          <w:lang w:val="en-US"/>
        </w:rPr>
        <w:t>-</w:t>
      </w:r>
      <w:proofErr w:type="spellStart"/>
      <w:r w:rsidRPr="00F53962">
        <w:rPr>
          <w:sz w:val="24"/>
          <w:szCs w:val="24"/>
          <w:lang w:val="en-US"/>
        </w:rPr>
        <w:lastRenderedPageBreak/>
        <w:t>multi</w:t>
      </w:r>
      <w:r w:rsidRPr="00F53962">
        <w:rPr>
          <w:i/>
          <w:iCs/>
          <w:sz w:val="24"/>
          <w:szCs w:val="24"/>
          <w:lang w:val="en-US"/>
        </w:rPr>
        <w:t>TRB</w:t>
      </w:r>
      <w:proofErr w:type="spellEnd"/>
      <w:r w:rsidRPr="00F53962">
        <w:rPr>
          <w:sz w:val="24"/>
          <w:szCs w:val="24"/>
          <w:lang w:val="en-US"/>
        </w:rPr>
        <w:t xml:space="preserve">), such as TCRs specific for CMV, </w:t>
      </w:r>
      <w:proofErr w:type="spellStart"/>
      <w:r w:rsidRPr="00F53962">
        <w:rPr>
          <w:sz w:val="24"/>
          <w:szCs w:val="24"/>
          <w:lang w:val="en-US"/>
        </w:rPr>
        <w:t>HomoSapiens</w:t>
      </w:r>
      <w:proofErr w:type="spellEnd"/>
      <w:r w:rsidRPr="00F53962">
        <w:rPr>
          <w:sz w:val="24"/>
          <w:szCs w:val="24"/>
          <w:lang w:val="en-US"/>
        </w:rPr>
        <w:t xml:space="preserve">, SARS-CoV-2 and combined </w:t>
      </w:r>
      <w:commentRangeStart w:id="16"/>
      <w:r w:rsidRPr="00F53962">
        <w:rPr>
          <w:sz w:val="24"/>
          <w:szCs w:val="24"/>
          <w:lang w:val="en-US"/>
        </w:rPr>
        <w:t>“other” TCRs</w:t>
      </w:r>
      <w:commentRangeEnd w:id="16"/>
      <w:r w:rsidR="001F2DBE">
        <w:rPr>
          <w:rStyle w:val="CommentReference"/>
        </w:rPr>
        <w:commentReference w:id="16"/>
      </w:r>
      <w:r w:rsidRPr="00F53962">
        <w:rPr>
          <w:sz w:val="24"/>
          <w:szCs w:val="24"/>
          <w:lang w:val="en-US"/>
        </w:rPr>
        <w:t xml:space="preserve">. In SARS-CoV-2 TCRs, there were several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that differed in </w:t>
      </w:r>
      <w:r w:rsidRPr="00F53962">
        <w:rPr>
          <w:i/>
          <w:iCs/>
          <w:sz w:val="24"/>
          <w:szCs w:val="24"/>
          <w:lang w:val="en-US"/>
        </w:rPr>
        <w:t>TRA</w:t>
      </w:r>
      <w:r w:rsidRPr="00F53962">
        <w:rPr>
          <w:sz w:val="24"/>
          <w:szCs w:val="24"/>
          <w:lang w:val="en-US"/>
        </w:rPr>
        <w:t xml:space="preserve"> junction sequence at only a single residue (consensus: CAG-X-NYGGSQGNLIF, where X was variable</w:t>
      </w:r>
      <w:del w:id="17" w:author="Ty Bottorff" w:date="2025-12-11T20:19:00Z" w16du:dateUtc="2025-12-12T04:19:00Z">
        <w:r w:rsidRPr="00F53962" w:rsidDel="001F2DBE">
          <w:rPr>
            <w:sz w:val="24"/>
            <w:szCs w:val="24"/>
            <w:lang w:val="en-US"/>
          </w:rPr>
          <w:delText>,</w:delText>
        </w:r>
      </w:del>
      <w:r w:rsidRPr="00F53962">
        <w:rPr>
          <w:sz w:val="24"/>
          <w:szCs w:val="24"/>
          <w:lang w:val="en-US"/>
        </w:rPr>
        <w:t xml:space="preserve"> but usually Q, L, or M). Thus,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can sometimes share mismatched</w:t>
      </w:r>
      <w:del w:id="18" w:author="Ty Bottorff" w:date="2025-12-11T20:19:00Z" w16du:dateUtc="2025-12-12T04:19:00Z">
        <w:r w:rsidRPr="00F53962" w:rsidDel="001F2DBE">
          <w:rPr>
            <w:sz w:val="24"/>
            <w:szCs w:val="24"/>
            <w:lang w:val="en-US"/>
          </w:rPr>
          <w:delText>,</w:delText>
        </w:r>
      </w:del>
      <w:r w:rsidRPr="00F53962">
        <w:rPr>
          <w:sz w:val="24"/>
          <w:szCs w:val="24"/>
          <w:lang w:val="en-US"/>
        </w:rPr>
        <w:t xml:space="preserve"> but highly related </w:t>
      </w:r>
      <w:r w:rsidRPr="00F53962">
        <w:rPr>
          <w:i/>
          <w:iCs/>
          <w:sz w:val="24"/>
          <w:szCs w:val="24"/>
          <w:lang w:val="en-US"/>
        </w:rPr>
        <w:t>TRA</w:t>
      </w:r>
      <w:r w:rsidRPr="00F53962">
        <w:rPr>
          <w:sz w:val="24"/>
          <w:szCs w:val="24"/>
          <w:lang w:val="en-US"/>
        </w:rPr>
        <w:t xml:space="preserve"> junctions. </w:t>
      </w:r>
    </w:p>
    <w:p w14:paraId="6B0E2B5D" w14:textId="17CA4F28" w:rsidR="00A27618" w:rsidRPr="00F53962" w:rsidRDefault="00A27618" w:rsidP="00A27618">
      <w:pPr>
        <w:spacing w:before="240" w:after="120" w:line="360" w:lineRule="auto"/>
        <w:rPr>
          <w:sz w:val="24"/>
          <w:szCs w:val="24"/>
          <w:lang w:val="en-US"/>
        </w:rPr>
      </w:pPr>
      <w:r w:rsidRPr="00F53962">
        <w:rPr>
          <w:sz w:val="24"/>
          <w:szCs w:val="24"/>
          <w:lang w:val="en-US"/>
        </w:rPr>
        <w:t>In contrast</w:t>
      </w:r>
      <w:ins w:id="19" w:author="Ty Bottorff" w:date="2025-12-11T20:24:00Z" w16du:dateUtc="2025-12-12T04:24:00Z">
        <w:r w:rsidR="001F2DBE">
          <w:rPr>
            <w:sz w:val="24"/>
            <w:szCs w:val="24"/>
            <w:lang w:val="en-US"/>
          </w:rPr>
          <w:t xml:space="preserve"> to TCRs spe</w:t>
        </w:r>
      </w:ins>
      <w:ins w:id="20" w:author="Ty Bottorff" w:date="2025-12-11T20:25:00Z" w16du:dateUtc="2025-12-12T04:25:00Z">
        <w:r w:rsidR="001F2DBE">
          <w:rPr>
            <w:sz w:val="24"/>
            <w:szCs w:val="24"/>
            <w:lang w:val="en-US"/>
          </w:rPr>
          <w:t xml:space="preserve">cific for </w:t>
        </w:r>
      </w:ins>
      <w:ins w:id="21" w:author="Ty Bottorff" w:date="2025-12-11T20:24:00Z" w16du:dateUtc="2025-12-12T04:24:00Z">
        <w:r w:rsidR="001F2DBE">
          <w:rPr>
            <w:sz w:val="24"/>
            <w:szCs w:val="24"/>
            <w:lang w:val="en-US"/>
          </w:rPr>
          <w:t>SARS/CMV/self</w:t>
        </w:r>
      </w:ins>
      <w:r w:rsidRPr="00F53962">
        <w:rPr>
          <w:sz w:val="24"/>
          <w:szCs w:val="24"/>
          <w:lang w:val="en-US"/>
        </w:rPr>
        <w:t xml:space="preserve">, TCRs specific for other targets (EBV, HCV, Influenza A) showed </w:t>
      </w:r>
      <w:proofErr w:type="spellStart"/>
      <w:r w:rsidRPr="00F53962">
        <w:rPr>
          <w:sz w:val="24"/>
          <w:szCs w:val="24"/>
          <w:lang w:val="en-US"/>
        </w:rPr>
        <w:t>betaCentric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(shared </w:t>
      </w:r>
      <w:r w:rsidRPr="00F53962">
        <w:rPr>
          <w:i/>
          <w:iCs/>
          <w:sz w:val="24"/>
          <w:szCs w:val="24"/>
          <w:lang w:val="en-US"/>
        </w:rPr>
        <w:t>TRB</w:t>
      </w:r>
      <w:r w:rsidRPr="00F53962">
        <w:rPr>
          <w:sz w:val="24"/>
          <w:szCs w:val="24"/>
          <w:lang w:val="en-US"/>
        </w:rPr>
        <w:t>-</w:t>
      </w:r>
      <w:proofErr w:type="spellStart"/>
      <w:r w:rsidRPr="00F53962">
        <w:rPr>
          <w:sz w:val="24"/>
          <w:szCs w:val="24"/>
          <w:lang w:val="en-US"/>
        </w:rPr>
        <w:t>multi</w:t>
      </w:r>
      <w:r w:rsidRPr="00F53962">
        <w:rPr>
          <w:i/>
          <w:iCs/>
          <w:sz w:val="24"/>
          <w:szCs w:val="24"/>
          <w:lang w:val="en-US"/>
        </w:rPr>
        <w:t>TRA</w:t>
      </w:r>
      <w:proofErr w:type="spellEnd"/>
      <w:r w:rsidRPr="00F53962">
        <w:rPr>
          <w:sz w:val="24"/>
          <w:szCs w:val="24"/>
          <w:lang w:val="en-US"/>
        </w:rPr>
        <w:t xml:space="preserve">). </w:t>
      </w:r>
      <w:commentRangeStart w:id="22"/>
      <w:r w:rsidRPr="00F53962">
        <w:rPr>
          <w:sz w:val="24"/>
          <w:szCs w:val="24"/>
          <w:lang w:val="en-US"/>
        </w:rPr>
        <w:t>In some cases (i.e., EBV), both chains were paired with multiple counter chains.</w:t>
      </w:r>
      <w:commentRangeEnd w:id="22"/>
      <w:r w:rsidR="001F2DBE">
        <w:rPr>
          <w:rStyle w:val="CommentReference"/>
        </w:rPr>
        <w:commentReference w:id="22"/>
      </w:r>
      <w:r w:rsidRPr="00F53962">
        <w:rPr>
          <w:sz w:val="24"/>
          <w:szCs w:val="24"/>
          <w:lang w:val="en-US"/>
        </w:rPr>
        <w:t xml:space="preserve"> Thus, the ratios of </w:t>
      </w:r>
      <w:proofErr w:type="spellStart"/>
      <w:r w:rsidRPr="00F53962">
        <w:rPr>
          <w:sz w:val="24"/>
          <w:szCs w:val="24"/>
          <w:lang w:val="en-US"/>
        </w:rPr>
        <w:t>metaclone</w:t>
      </w:r>
      <w:proofErr w:type="spellEnd"/>
      <w:r w:rsidRPr="00F53962">
        <w:rPr>
          <w:sz w:val="24"/>
          <w:szCs w:val="24"/>
          <w:lang w:val="en-US"/>
        </w:rPr>
        <w:t xml:space="preserve"> chain-centricity were pathogen-specific, suggesting differences in how the human adaptive immune system organizes its responses to different pathogens.</w:t>
      </w:r>
    </w:p>
    <w:p w14:paraId="19A28A58" w14:textId="348310F3" w:rsidR="00A27618" w:rsidRPr="00F53962" w:rsidRDefault="00A27618" w:rsidP="00A27618">
      <w:pPr>
        <w:spacing w:before="240" w:after="120" w:line="360" w:lineRule="auto"/>
        <w:rPr>
          <w:sz w:val="24"/>
          <w:szCs w:val="24"/>
          <w:lang w:val="en-US"/>
        </w:rPr>
      </w:pPr>
      <w:r w:rsidRPr="00F53962">
        <w:rPr>
          <w:sz w:val="24"/>
          <w:szCs w:val="24"/>
          <w:lang w:val="en-US"/>
        </w:rPr>
        <w:t xml:space="preserve">The log2 odds ratios in Fig. 1C were not symmetrically arranged on either side of zero, indicating a bias towards more </w:t>
      </w:r>
      <w:proofErr w:type="spellStart"/>
      <w:r w:rsidRPr="00F53962">
        <w:rPr>
          <w:sz w:val="24"/>
          <w:szCs w:val="24"/>
          <w:lang w:val="en-US"/>
        </w:rPr>
        <w:t>alphaCentric</w:t>
      </w:r>
      <w:proofErr w:type="spellEnd"/>
      <w:r w:rsidRPr="00F53962">
        <w:rPr>
          <w:sz w:val="24"/>
          <w:szCs w:val="24"/>
          <w:lang w:val="en-US"/>
        </w:rPr>
        <w:t xml:space="preserve"> metacones </w:t>
      </w:r>
      <w:proofErr w:type="gramStart"/>
      <w:r w:rsidRPr="00F53962">
        <w:rPr>
          <w:sz w:val="24"/>
          <w:szCs w:val="24"/>
          <w:lang w:val="en-US"/>
        </w:rPr>
        <w:t>in .</w:t>
      </w:r>
      <w:proofErr w:type="gramEnd"/>
      <w:r w:rsidRPr="00F53962">
        <w:rPr>
          <w:sz w:val="24"/>
          <w:szCs w:val="24"/>
          <w:lang w:val="en-US"/>
        </w:rPr>
        <w:t xml:space="preserve"> While this suggested that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were more frequent overall, it was also possible that it reflected a sampling bias </w:t>
      </w:r>
      <w:proofErr w:type="gramStart"/>
      <w:r w:rsidRPr="00F53962">
        <w:rPr>
          <w:sz w:val="24"/>
          <w:szCs w:val="24"/>
          <w:lang w:val="en-US"/>
        </w:rPr>
        <w:t>in .</w:t>
      </w:r>
      <w:proofErr w:type="gramEnd"/>
      <w:r w:rsidRPr="00F53962">
        <w:rPr>
          <w:sz w:val="24"/>
          <w:szCs w:val="24"/>
          <w:lang w:val="en-US"/>
        </w:rPr>
        <w:t xml:space="preserve"> To distinguish between these possibilities, we compared frequencies of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junctions in repertoires from sixteen HC individuals (Set 3) </w:t>
      </w:r>
      <w:r w:rsidRPr="00F53962">
        <w:rPr>
          <w:sz w:val="24"/>
          <w:szCs w:val="24"/>
        </w:rPr>
        <w:fldChar w:fldCharType="begin"/>
      </w:r>
      <w:r w:rsidR="00E0030D" w:rsidRPr="00F53962">
        <w:rPr>
          <w:sz w:val="24"/>
          <w:szCs w:val="24"/>
        </w:rPr>
        <w:instrText xml:space="preserve"> ADDIN ZOTERO_ITEM CSL_CITATION {"citationID":"a1u98nl4q0h","properties":{"formattedCitation":"\\super 27\\nosupersub{}","plainCitation":"27","noteIndex":0},"citationItems":[{"id":1428,"uris":["http://zotero.org/users/522661/items/9EDV48K3"],"itemData":{"id":1428,"type":"article-journal","abstract":"We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R."}],"issued":{"date-parts":[["2020",12,10]]}}}],"schema":"https://github.com/citation-style-language/schema/raw/master/csl-citation.json"} </w:instrText>
      </w:r>
      <w:r w:rsidRPr="00F53962">
        <w:rPr>
          <w:sz w:val="24"/>
          <w:szCs w:val="24"/>
        </w:rPr>
        <w:fldChar w:fldCharType="separate"/>
      </w:r>
      <w:r w:rsidR="00E0030D" w:rsidRPr="00F53962">
        <w:rPr>
          <w:rFonts w:eastAsiaTheme="minorHAnsi"/>
          <w:sz w:val="24"/>
          <w:szCs w:val="24"/>
          <w:vertAlign w:val="superscript"/>
          <w:lang w:val="en-US"/>
          <w14:ligatures w14:val="standardContextual"/>
        </w:rPr>
        <w:t>27</w:t>
      </w:r>
      <w:r w:rsidRPr="00F53962">
        <w:rPr>
          <w:sz w:val="24"/>
          <w:szCs w:val="24"/>
        </w:rPr>
        <w:fldChar w:fldCharType="end"/>
      </w:r>
      <w:r w:rsidRPr="00F53962">
        <w:rPr>
          <w:sz w:val="24"/>
          <w:szCs w:val="24"/>
          <w:lang w:val="en-US"/>
        </w:rPr>
        <w:t xml:space="preserve"> (</w:t>
      </w:r>
      <w:r w:rsidRPr="00F53962">
        <w:rPr>
          <w:b/>
          <w:bCs/>
          <w:sz w:val="24"/>
          <w:szCs w:val="24"/>
          <w:lang w:val="en-US"/>
        </w:rPr>
        <w:t>Fig.1D</w:t>
      </w:r>
      <w:r w:rsidRPr="00F53962">
        <w:rPr>
          <w:sz w:val="24"/>
          <w:szCs w:val="24"/>
          <w:lang w:val="en-US"/>
        </w:rPr>
        <w:t xml:space="preserve">). This analysis showed that cells with </w:t>
      </w:r>
      <w:proofErr w:type="spellStart"/>
      <w:r w:rsidRPr="00F53962">
        <w:rPr>
          <w:sz w:val="24"/>
          <w:szCs w:val="24"/>
          <w:lang w:val="en-US"/>
        </w:rPr>
        <w:t>alphaCentric</w:t>
      </w:r>
      <w:proofErr w:type="spellEnd"/>
      <w:r w:rsidRPr="00F53962">
        <w:rPr>
          <w:sz w:val="24"/>
          <w:szCs w:val="24"/>
          <w:lang w:val="en-US"/>
        </w:rPr>
        <w:t xml:space="preserve"> TCRs comprised ~11-17% of total cells (mean = ~15%) and </w:t>
      </w:r>
      <w:proofErr w:type="spellStart"/>
      <w:r w:rsidRPr="00F53962">
        <w:rPr>
          <w:sz w:val="24"/>
          <w:szCs w:val="24"/>
          <w:lang w:val="en-US"/>
        </w:rPr>
        <w:t>betaCentric</w:t>
      </w:r>
      <w:proofErr w:type="spellEnd"/>
      <w:r w:rsidRPr="00F53962">
        <w:rPr>
          <w:sz w:val="24"/>
          <w:szCs w:val="24"/>
          <w:lang w:val="en-US"/>
        </w:rPr>
        <w:t xml:space="preserve"> TCRs comprised ~1~8% (mean ~3%). Thus, both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TCRs were </w:t>
      </w:r>
      <w:commentRangeStart w:id="23"/>
      <w:r w:rsidRPr="00F53962">
        <w:rPr>
          <w:sz w:val="24"/>
          <w:szCs w:val="24"/>
          <w:lang w:val="en-US"/>
        </w:rPr>
        <w:t xml:space="preserve">ubiquitous </w:t>
      </w:r>
      <w:commentRangeEnd w:id="23"/>
      <w:r w:rsidR="00DE1F27">
        <w:rPr>
          <w:rStyle w:val="CommentReference"/>
        </w:rPr>
        <w:commentReference w:id="23"/>
      </w:r>
      <w:r w:rsidRPr="00F53962">
        <w:rPr>
          <w:sz w:val="24"/>
          <w:szCs w:val="24"/>
          <w:lang w:val="en-US"/>
        </w:rPr>
        <w:t xml:space="preserve">in healthy repertoires, and </w:t>
      </w:r>
      <w:proofErr w:type="spellStart"/>
      <w:r w:rsidRPr="00F53962">
        <w:rPr>
          <w:sz w:val="24"/>
          <w:szCs w:val="24"/>
          <w:lang w:val="en-US"/>
        </w:rPr>
        <w:t>alphaCentric</w:t>
      </w:r>
      <w:proofErr w:type="spellEnd"/>
      <w:r w:rsidRPr="00F53962">
        <w:rPr>
          <w:sz w:val="24"/>
          <w:szCs w:val="24"/>
          <w:lang w:val="en-US"/>
        </w:rPr>
        <w:t xml:space="preserve"> TCRs were ~5-fold more prevalent</w:t>
      </w:r>
      <w:ins w:id="24" w:author="Ty Bottorff" w:date="2025-12-11T20:29:00Z" w16du:dateUtc="2025-12-12T04:29:00Z">
        <w:r w:rsidR="00DE1F27">
          <w:rPr>
            <w:sz w:val="24"/>
            <w:szCs w:val="24"/>
            <w:lang w:val="en-US"/>
          </w:rPr>
          <w:t xml:space="preserve">, supporting a bias towards more </w:t>
        </w:r>
        <w:proofErr w:type="spellStart"/>
        <w:r w:rsidR="00DE1F27">
          <w:rPr>
            <w:sz w:val="24"/>
            <w:szCs w:val="24"/>
            <w:lang w:val="en-US"/>
          </w:rPr>
          <w:t>alphaCentric</w:t>
        </w:r>
        <w:proofErr w:type="spellEnd"/>
        <w:r w:rsidR="00DE1F27">
          <w:rPr>
            <w:sz w:val="24"/>
            <w:szCs w:val="24"/>
            <w:lang w:val="en-US"/>
          </w:rPr>
          <w:t xml:space="preserve"> </w:t>
        </w:r>
        <w:proofErr w:type="spellStart"/>
        <w:r w:rsidR="00DE1F27">
          <w:rPr>
            <w:sz w:val="24"/>
            <w:szCs w:val="24"/>
            <w:lang w:val="en-US"/>
          </w:rPr>
          <w:t>metaclones</w:t>
        </w:r>
        <w:proofErr w:type="spellEnd"/>
        <w:r w:rsidR="00DE1F27">
          <w:rPr>
            <w:sz w:val="24"/>
            <w:szCs w:val="24"/>
            <w:lang w:val="en-US"/>
          </w:rPr>
          <w:t xml:space="preserve"> in…</w:t>
        </w:r>
      </w:ins>
      <w:r w:rsidRPr="00F53962">
        <w:rPr>
          <w:sz w:val="24"/>
          <w:szCs w:val="24"/>
          <w:lang w:val="en-US"/>
        </w:rPr>
        <w:t xml:space="preserve">. </w:t>
      </w:r>
    </w:p>
    <w:p w14:paraId="0BA219AE" w14:textId="77777777" w:rsidR="00A27618" w:rsidRPr="00F53962" w:rsidRDefault="00A27618" w:rsidP="00A27618">
      <w:pPr>
        <w:spacing w:before="240" w:after="120" w:line="360" w:lineRule="auto"/>
        <w:rPr>
          <w:sz w:val="24"/>
          <w:szCs w:val="24"/>
          <w:lang w:val="en-US"/>
        </w:rPr>
      </w:pPr>
      <w:r w:rsidRPr="00F53962">
        <w:rPr>
          <w:rStyle w:val="Strong"/>
          <w:sz w:val="24"/>
          <w:szCs w:val="24"/>
          <w:lang w:val="en-US"/>
        </w:rPr>
        <w:t>Properties and composition of chain-centric TCRs.</w:t>
      </w:r>
      <w:r w:rsidRPr="00F53962">
        <w:rPr>
          <w:sz w:val="24"/>
          <w:szCs w:val="24"/>
          <w:lang w:val="en-US"/>
        </w:rPr>
        <w:t xml:space="preserve"> To further clarify </w:t>
      </w:r>
      <w:proofErr w:type="spellStart"/>
      <w:r w:rsidRPr="00F53962">
        <w:rPr>
          <w:sz w:val="24"/>
          <w:szCs w:val="24"/>
          <w:lang w:val="en-US"/>
        </w:rPr>
        <w:t>metaclone</w:t>
      </w:r>
      <w:proofErr w:type="spellEnd"/>
      <w:r w:rsidRPr="00F53962">
        <w:rPr>
          <w:sz w:val="24"/>
          <w:szCs w:val="24"/>
          <w:lang w:val="en-US"/>
        </w:rPr>
        <w:t xml:space="preserve"> prevalence, </w:t>
      </w:r>
      <w:commentRangeStart w:id="25"/>
      <w:r w:rsidRPr="00F53962">
        <w:rPr>
          <w:sz w:val="24"/>
          <w:szCs w:val="24"/>
          <w:lang w:val="en-US"/>
        </w:rPr>
        <w:t xml:space="preserve">we compared other properties of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TCRs. W</w:t>
      </w:r>
      <w:commentRangeEnd w:id="25"/>
      <w:r w:rsidR="00EC4449">
        <w:rPr>
          <w:rStyle w:val="CommentReference"/>
        </w:rPr>
        <w:commentReference w:id="25"/>
      </w:r>
      <w:r w:rsidRPr="00F53962">
        <w:rPr>
          <w:sz w:val="24"/>
          <w:szCs w:val="24"/>
          <w:lang w:val="en-US"/>
        </w:rPr>
        <w:t>e compared their levels in CD4+ and CD8+ T cells in HC individuals (Set 3) (</w:t>
      </w:r>
      <w:r w:rsidRPr="00F53962">
        <w:rPr>
          <w:b/>
          <w:bCs/>
          <w:sz w:val="24"/>
          <w:szCs w:val="24"/>
          <w:lang w:val="en-US"/>
        </w:rPr>
        <w:t>Fig. S2</w:t>
      </w:r>
      <w:r w:rsidRPr="00F53962">
        <w:rPr>
          <w:sz w:val="24"/>
          <w:szCs w:val="24"/>
          <w:lang w:val="en-US"/>
        </w:rPr>
        <w:t xml:space="preserve">). We observed that </w:t>
      </w:r>
      <w:proofErr w:type="spellStart"/>
      <w:r w:rsidRPr="00F53962">
        <w:rPr>
          <w:sz w:val="24"/>
          <w:szCs w:val="24"/>
          <w:lang w:val="en-US"/>
        </w:rPr>
        <w:t>alphaCentric</w:t>
      </w:r>
      <w:proofErr w:type="spellEnd"/>
      <w:r w:rsidRPr="00F53962">
        <w:rPr>
          <w:sz w:val="24"/>
          <w:szCs w:val="24"/>
          <w:lang w:val="en-US"/>
        </w:rPr>
        <w:t xml:space="preserve"> TCRs frequencies were higher than </w:t>
      </w:r>
      <w:proofErr w:type="spellStart"/>
      <w:r w:rsidRPr="00F53962">
        <w:rPr>
          <w:sz w:val="24"/>
          <w:szCs w:val="24"/>
          <w:lang w:val="en-US"/>
        </w:rPr>
        <w:t>betaCentric</w:t>
      </w:r>
      <w:proofErr w:type="spellEnd"/>
      <w:r w:rsidRPr="00F53962">
        <w:rPr>
          <w:sz w:val="24"/>
          <w:szCs w:val="24"/>
          <w:lang w:val="en-US"/>
        </w:rPr>
        <w:t xml:space="preserve"> TCRs in both T cell subsets and were highest overall in CD4+ T cells. </w:t>
      </w:r>
    </w:p>
    <w:p w14:paraId="64BFD52A" w14:textId="57F8F68D" w:rsidR="00A27618" w:rsidRPr="00F53962" w:rsidRDefault="00A27618" w:rsidP="00A27618">
      <w:pPr>
        <w:spacing w:before="240" w:after="120" w:line="360" w:lineRule="auto"/>
        <w:rPr>
          <w:sz w:val="24"/>
          <w:szCs w:val="24"/>
          <w:lang w:val="en-US"/>
        </w:rPr>
      </w:pPr>
      <w:commentRangeStart w:id="26"/>
      <w:r w:rsidRPr="00F53962">
        <w:rPr>
          <w:sz w:val="24"/>
          <w:szCs w:val="24"/>
          <w:lang w:val="en-US"/>
        </w:rPr>
        <w:t>We</w:t>
      </w:r>
      <w:commentRangeEnd w:id="26"/>
      <w:r w:rsidR="00CE02FC">
        <w:rPr>
          <w:rStyle w:val="CommentReference"/>
        </w:rPr>
        <w:commentReference w:id="26"/>
      </w:r>
      <w:r w:rsidRPr="00F53962">
        <w:rPr>
          <w:sz w:val="24"/>
          <w:szCs w:val="24"/>
          <w:lang w:val="en-US"/>
        </w:rPr>
        <w:t xml:space="preserve"> also examined MHC restriction for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TCRs. For this purpose, we used the </w:t>
      </w:r>
      <w:proofErr w:type="spellStart"/>
      <w:r w:rsidR="00F53962" w:rsidRPr="00F53962">
        <w:rPr>
          <w:i/>
          <w:iCs/>
          <w:sz w:val="24"/>
          <w:szCs w:val="24"/>
          <w:lang w:val="en-US"/>
        </w:rPr>
        <w:t>VDJdb</w:t>
      </w:r>
      <w:proofErr w:type="spellEnd"/>
      <w:r w:rsidRPr="00F53962">
        <w:rPr>
          <w:sz w:val="24"/>
          <w:szCs w:val="24"/>
          <w:lang w:val="en-US"/>
        </w:rPr>
        <w:t xml:space="preserve"> data</w:t>
      </w:r>
      <w:r w:rsidR="00F53962">
        <w:rPr>
          <w:sz w:val="24"/>
          <w:szCs w:val="24"/>
          <w:lang w:val="en-US"/>
        </w:rPr>
        <w:t xml:space="preserve">base </w:t>
      </w:r>
      <w:r w:rsidRPr="00F53962">
        <w:rPr>
          <w:sz w:val="24"/>
          <w:szCs w:val="24"/>
          <w:lang w:val="en-US"/>
        </w:rPr>
        <w:t xml:space="preserve">which provides MHC restriction for many antigen-specific TCRs, primarily MHC class I (MHCI) restricted TCRs (34,031 MHCI restricted versus 1,086 MHCII restricted junctions). </w:t>
      </w:r>
      <w:commentRangeStart w:id="27"/>
      <w:r w:rsidRPr="00F53962">
        <w:rPr>
          <w:sz w:val="24"/>
          <w:szCs w:val="24"/>
          <w:lang w:val="en-US"/>
        </w:rPr>
        <w:t>(</w:t>
      </w:r>
      <w:r w:rsidRPr="00F53962">
        <w:rPr>
          <w:b/>
          <w:bCs/>
          <w:sz w:val="24"/>
          <w:szCs w:val="24"/>
          <w:lang w:val="en-US"/>
        </w:rPr>
        <w:t>Fig. S3</w:t>
      </w:r>
      <w:r w:rsidRPr="00F53962">
        <w:rPr>
          <w:sz w:val="24"/>
          <w:szCs w:val="24"/>
          <w:lang w:val="en-US"/>
        </w:rPr>
        <w:t xml:space="preserve">). </w:t>
      </w:r>
      <w:commentRangeEnd w:id="27"/>
      <w:r w:rsidR="00DD3150">
        <w:rPr>
          <w:rStyle w:val="CommentReference"/>
        </w:rPr>
        <w:commentReference w:id="27"/>
      </w:r>
      <w:r w:rsidRPr="00F53962">
        <w:rPr>
          <w:sz w:val="24"/>
          <w:szCs w:val="24"/>
          <w:lang w:val="en-US"/>
        </w:rPr>
        <w:t xml:space="preserve">In agreement with this </w:t>
      </w:r>
      <w:r w:rsidRPr="00F53962">
        <w:rPr>
          <w:sz w:val="24"/>
          <w:szCs w:val="24"/>
          <w:lang w:val="en-US"/>
        </w:rPr>
        <w:lastRenderedPageBreak/>
        <w:t xml:space="preserve">bias, both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TCRs were primarily MHCI-restricted (</w:t>
      </w:r>
      <w:r w:rsidRPr="00F53962">
        <w:rPr>
          <w:b/>
          <w:bCs/>
          <w:sz w:val="24"/>
          <w:szCs w:val="24"/>
          <w:lang w:val="en-US"/>
        </w:rPr>
        <w:t>Fig. S3A</w:t>
      </w:r>
      <w:r w:rsidRPr="00F53962">
        <w:rPr>
          <w:sz w:val="24"/>
          <w:szCs w:val="24"/>
          <w:lang w:val="en-US"/>
        </w:rPr>
        <w:t xml:space="preserve">). However, despite the bias, </w:t>
      </w:r>
      <w:proofErr w:type="spellStart"/>
      <w:r w:rsidRPr="00F53962">
        <w:rPr>
          <w:sz w:val="24"/>
          <w:szCs w:val="24"/>
          <w:lang w:val="en-US"/>
        </w:rPr>
        <w:t>alphaCentric</w:t>
      </w:r>
      <w:proofErr w:type="spellEnd"/>
      <w:r w:rsidRPr="00F53962">
        <w:rPr>
          <w:sz w:val="24"/>
          <w:szCs w:val="24"/>
          <w:lang w:val="en-US"/>
        </w:rPr>
        <w:t xml:space="preserve"> TCRs were &gt;4-fold enriched (7.5%/1.7%) for MHCII restriction versus </w:t>
      </w:r>
      <w:proofErr w:type="spellStart"/>
      <w:r w:rsidRPr="00F53962">
        <w:rPr>
          <w:sz w:val="24"/>
          <w:szCs w:val="24"/>
          <w:lang w:val="en-US"/>
        </w:rPr>
        <w:t>betaCentric</w:t>
      </w:r>
      <w:proofErr w:type="spellEnd"/>
      <w:r w:rsidRPr="00F53962">
        <w:rPr>
          <w:sz w:val="24"/>
          <w:szCs w:val="24"/>
          <w:lang w:val="en-US"/>
        </w:rPr>
        <w:t xml:space="preserve"> TCRs; ~2.8-fold enriched (7.5/2.7) in TCRs lacking chain-centricity; and &gt;12-fold enriched (7.5/0.6) in TCRs where both chains showed centricity. </w:t>
      </w:r>
      <w:proofErr w:type="spellStart"/>
      <w:r w:rsidRPr="00F53962">
        <w:rPr>
          <w:sz w:val="24"/>
          <w:szCs w:val="24"/>
          <w:lang w:val="en-US"/>
        </w:rPr>
        <w:t>betaCentric</w:t>
      </w:r>
      <w:proofErr w:type="spellEnd"/>
      <w:r w:rsidRPr="00F53962">
        <w:rPr>
          <w:sz w:val="24"/>
          <w:szCs w:val="24"/>
          <w:lang w:val="en-US"/>
        </w:rPr>
        <w:t xml:space="preserve"> TCRs were depleted to ~0.6x for MHCII restriction (1.7/2.7) in TCRs lacking chain-centricity; and &gt;2.8-fold enriched (1.7/0.6) in TCRs where both chains showed centricity. (</w:t>
      </w:r>
      <w:r w:rsidRPr="00F53962">
        <w:rPr>
          <w:b/>
          <w:bCs/>
          <w:sz w:val="24"/>
          <w:szCs w:val="24"/>
          <w:lang w:val="en-US"/>
        </w:rPr>
        <w:t>Fig. S3A</w:t>
      </w:r>
      <w:r w:rsidRPr="00F53962">
        <w:rPr>
          <w:sz w:val="24"/>
          <w:szCs w:val="24"/>
          <w:lang w:val="en-US"/>
        </w:rPr>
        <w:t xml:space="preserve">). For individual MHCI alleles, </w:t>
      </w:r>
      <w:proofErr w:type="spellStart"/>
      <w:r w:rsidRPr="00F53962">
        <w:rPr>
          <w:sz w:val="24"/>
          <w:szCs w:val="24"/>
          <w:lang w:val="en-US"/>
        </w:rPr>
        <w:t>betaCentric</w:t>
      </w:r>
      <w:proofErr w:type="spellEnd"/>
      <w:r w:rsidRPr="00F53962">
        <w:rPr>
          <w:sz w:val="24"/>
          <w:szCs w:val="24"/>
          <w:lang w:val="en-US"/>
        </w:rPr>
        <w:t xml:space="preserve"> TCRs were most significantly enriched for HLA-B*57.01, HLA-B*08.01 and HLA-A*02.01, while </w:t>
      </w:r>
      <w:proofErr w:type="spellStart"/>
      <w:r w:rsidRPr="00F53962">
        <w:rPr>
          <w:sz w:val="24"/>
          <w:szCs w:val="24"/>
          <w:lang w:val="en-US"/>
        </w:rPr>
        <w:t>alphaCentric</w:t>
      </w:r>
      <w:proofErr w:type="spellEnd"/>
      <w:r w:rsidRPr="00F53962">
        <w:rPr>
          <w:sz w:val="24"/>
          <w:szCs w:val="24"/>
          <w:lang w:val="en-US"/>
        </w:rPr>
        <w:t xml:space="preserve"> TCRs were most enriched for HLA-B*07.02 (</w:t>
      </w:r>
      <w:r w:rsidRPr="00F53962">
        <w:rPr>
          <w:b/>
          <w:bCs/>
          <w:sz w:val="24"/>
          <w:szCs w:val="24"/>
          <w:lang w:val="en-US"/>
        </w:rPr>
        <w:t>Fig. S3B</w:t>
      </w:r>
      <w:r w:rsidRPr="00F53962">
        <w:rPr>
          <w:sz w:val="24"/>
          <w:szCs w:val="24"/>
          <w:lang w:val="en-US"/>
        </w:rPr>
        <w:t xml:space="preserve">). For MHCII alleles, </w:t>
      </w:r>
      <w:proofErr w:type="spellStart"/>
      <w:r w:rsidRPr="00F53962">
        <w:rPr>
          <w:sz w:val="24"/>
          <w:szCs w:val="24"/>
          <w:lang w:val="en-US"/>
        </w:rPr>
        <w:t>alphaCentric</w:t>
      </w:r>
      <w:proofErr w:type="spellEnd"/>
      <w:r w:rsidRPr="00F53962">
        <w:rPr>
          <w:sz w:val="24"/>
          <w:szCs w:val="24"/>
          <w:lang w:val="en-US"/>
        </w:rPr>
        <w:t xml:space="preserve"> TCRs were most enriched for HLA-DRA*01.01 and HLA-DRB1*04.05</w:t>
      </w:r>
      <w:del w:id="28" w:author="Ty Bottorff" w:date="2025-12-11T20:46:00Z" w16du:dateUtc="2025-12-12T04:46:00Z">
        <w:r w:rsidRPr="00F53962" w:rsidDel="00917213">
          <w:rPr>
            <w:sz w:val="24"/>
            <w:szCs w:val="24"/>
            <w:lang w:val="en-US"/>
          </w:rPr>
          <w:delText>,</w:delText>
        </w:r>
      </w:del>
      <w:r w:rsidRPr="00F53962">
        <w:rPr>
          <w:sz w:val="24"/>
          <w:szCs w:val="24"/>
          <w:lang w:val="en-US"/>
        </w:rPr>
        <w:t xml:space="preserve"> while </w:t>
      </w:r>
      <w:proofErr w:type="spellStart"/>
      <w:r w:rsidRPr="00F53962">
        <w:rPr>
          <w:sz w:val="24"/>
          <w:szCs w:val="24"/>
          <w:lang w:val="en-US"/>
        </w:rPr>
        <w:t>betaCentric</w:t>
      </w:r>
      <w:proofErr w:type="spellEnd"/>
      <w:r w:rsidRPr="00F53962">
        <w:rPr>
          <w:sz w:val="24"/>
          <w:szCs w:val="24"/>
          <w:lang w:val="en-US"/>
        </w:rPr>
        <w:t xml:space="preserve"> TCRs were not enriched for any MHCII alleles (</w:t>
      </w:r>
      <w:r w:rsidRPr="00F53962">
        <w:rPr>
          <w:b/>
          <w:bCs/>
          <w:sz w:val="24"/>
          <w:szCs w:val="24"/>
          <w:lang w:val="en-US"/>
        </w:rPr>
        <w:t>Fig. S3C</w:t>
      </w:r>
      <w:r w:rsidRPr="00F53962">
        <w:rPr>
          <w:sz w:val="24"/>
          <w:szCs w:val="24"/>
          <w:lang w:val="en-US"/>
        </w:rPr>
        <w:t xml:space="preserve">).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were therefore enriched in MHCII-restricted CD4+ T cells. </w:t>
      </w:r>
    </w:p>
    <w:p w14:paraId="2E61ABDD" w14:textId="77777777" w:rsidR="00A27618" w:rsidRPr="00F53962" w:rsidRDefault="00A27618" w:rsidP="00A27618">
      <w:pPr>
        <w:spacing w:before="240" w:after="120" w:line="360" w:lineRule="auto"/>
        <w:rPr>
          <w:sz w:val="24"/>
          <w:szCs w:val="24"/>
          <w:lang w:val="en-US"/>
        </w:rPr>
      </w:pPr>
      <w:r w:rsidRPr="00F53962">
        <w:rPr>
          <w:sz w:val="24"/>
          <w:szCs w:val="24"/>
          <w:lang w:val="en-US"/>
        </w:rPr>
        <w:t xml:space="preserve">Finally, we compared enrichment of individual TCR </w:t>
      </w:r>
      <w:r w:rsidRPr="00F53962">
        <w:rPr>
          <w:i/>
          <w:iCs/>
          <w:sz w:val="24"/>
          <w:szCs w:val="24"/>
          <w:lang w:val="en-US"/>
        </w:rPr>
        <w:t>V</w:t>
      </w:r>
      <w:r w:rsidRPr="00F53962">
        <w:rPr>
          <w:sz w:val="24"/>
          <w:szCs w:val="24"/>
          <w:lang w:val="en-US"/>
        </w:rPr>
        <w:t xml:space="preserve"> and </w:t>
      </w:r>
      <w:r w:rsidRPr="00F53962">
        <w:rPr>
          <w:i/>
          <w:iCs/>
          <w:sz w:val="24"/>
          <w:szCs w:val="24"/>
          <w:lang w:val="en-US"/>
        </w:rPr>
        <w:t>J</w:t>
      </w:r>
      <w:r w:rsidRPr="00F53962">
        <w:rPr>
          <w:sz w:val="24"/>
          <w:szCs w:val="24"/>
          <w:lang w:val="en-US"/>
        </w:rPr>
        <w:t xml:space="preserve"> gene segments in </w:t>
      </w:r>
      <w:proofErr w:type="spellStart"/>
      <w:r w:rsidRPr="00F53962">
        <w:rPr>
          <w:sz w:val="24"/>
          <w:szCs w:val="24"/>
          <w:lang w:val="en-US"/>
        </w:rPr>
        <w:t>alphaCentric</w:t>
      </w:r>
      <w:proofErr w:type="spellEnd"/>
      <w:r w:rsidRPr="00F53962">
        <w:rPr>
          <w:sz w:val="24"/>
          <w:szCs w:val="24"/>
          <w:lang w:val="en-US"/>
        </w:rPr>
        <w:t xml:space="preserve"> versus </w:t>
      </w:r>
      <w:proofErr w:type="spellStart"/>
      <w:r w:rsidRPr="00F53962">
        <w:rPr>
          <w:sz w:val="24"/>
          <w:szCs w:val="24"/>
          <w:lang w:val="en-US"/>
        </w:rPr>
        <w:t>betaCentric</w:t>
      </w:r>
      <w:proofErr w:type="spellEnd"/>
      <w:r w:rsidRPr="00F53962">
        <w:rPr>
          <w:sz w:val="24"/>
          <w:szCs w:val="24"/>
          <w:lang w:val="en-US"/>
        </w:rPr>
        <w:t xml:space="preserve"> TCRs from HC. We found that </w:t>
      </w:r>
      <w:r w:rsidRPr="00F53962">
        <w:rPr>
          <w:i/>
          <w:iCs/>
          <w:sz w:val="24"/>
          <w:szCs w:val="24"/>
          <w:lang w:val="en-US"/>
        </w:rPr>
        <w:t>TRA</w:t>
      </w:r>
      <w:r w:rsidRPr="00F53962">
        <w:rPr>
          <w:sz w:val="24"/>
          <w:szCs w:val="24"/>
          <w:lang w:val="en-US"/>
        </w:rPr>
        <w:t xml:space="preserve"> genes </w:t>
      </w:r>
      <w:r w:rsidRPr="00F53962">
        <w:rPr>
          <w:i/>
          <w:iCs/>
          <w:sz w:val="24"/>
          <w:szCs w:val="24"/>
          <w:lang w:val="en-US"/>
        </w:rPr>
        <w:t>TRAV21</w:t>
      </w:r>
      <w:r w:rsidRPr="00F53962">
        <w:rPr>
          <w:sz w:val="24"/>
          <w:szCs w:val="24"/>
          <w:lang w:val="en-US"/>
        </w:rPr>
        <w:t xml:space="preserve"> and </w:t>
      </w:r>
      <w:r w:rsidRPr="00F53962">
        <w:rPr>
          <w:i/>
          <w:iCs/>
          <w:sz w:val="24"/>
          <w:szCs w:val="24"/>
          <w:lang w:val="en-US"/>
        </w:rPr>
        <w:t>TRAJ28</w:t>
      </w:r>
      <w:r w:rsidRPr="00F53962">
        <w:rPr>
          <w:sz w:val="24"/>
          <w:szCs w:val="24"/>
          <w:lang w:val="en-US"/>
        </w:rPr>
        <w:t xml:space="preserve"> were most enriched in </w:t>
      </w:r>
      <w:proofErr w:type="spellStart"/>
      <w:r w:rsidRPr="00F53962">
        <w:rPr>
          <w:sz w:val="24"/>
          <w:szCs w:val="24"/>
          <w:lang w:val="en-US"/>
        </w:rPr>
        <w:t>alphaCentric</w:t>
      </w:r>
      <w:proofErr w:type="spellEnd"/>
      <w:r w:rsidRPr="00F53962">
        <w:rPr>
          <w:sz w:val="24"/>
          <w:szCs w:val="24"/>
          <w:lang w:val="en-US"/>
        </w:rPr>
        <w:t xml:space="preserve"> TCRs, while </w:t>
      </w:r>
      <w:r w:rsidRPr="00F53962">
        <w:rPr>
          <w:i/>
          <w:iCs/>
          <w:sz w:val="24"/>
          <w:szCs w:val="24"/>
          <w:lang w:val="en-US"/>
        </w:rPr>
        <w:t>TRAV8-6</w:t>
      </w:r>
      <w:r w:rsidRPr="00F53962">
        <w:rPr>
          <w:sz w:val="24"/>
          <w:szCs w:val="24"/>
          <w:lang w:val="en-US"/>
        </w:rPr>
        <w:t xml:space="preserve"> and </w:t>
      </w:r>
      <w:r w:rsidRPr="00F53962">
        <w:rPr>
          <w:i/>
          <w:iCs/>
          <w:sz w:val="24"/>
          <w:szCs w:val="24"/>
          <w:lang w:val="en-US"/>
        </w:rPr>
        <w:t>TRAJ6</w:t>
      </w:r>
      <w:r w:rsidRPr="00F53962">
        <w:rPr>
          <w:sz w:val="24"/>
          <w:szCs w:val="24"/>
          <w:lang w:val="en-US"/>
        </w:rPr>
        <w:t xml:space="preserve"> were enriched in </w:t>
      </w:r>
      <w:proofErr w:type="spellStart"/>
      <w:r w:rsidRPr="00F53962">
        <w:rPr>
          <w:sz w:val="24"/>
          <w:szCs w:val="24"/>
          <w:lang w:val="en-US"/>
        </w:rPr>
        <w:t>betaCentric</w:t>
      </w:r>
      <w:proofErr w:type="spellEnd"/>
      <w:r w:rsidRPr="00F53962">
        <w:rPr>
          <w:sz w:val="24"/>
          <w:szCs w:val="24"/>
          <w:lang w:val="en-US"/>
        </w:rPr>
        <w:t xml:space="preserve"> TCRs </w:t>
      </w:r>
      <w:commentRangeStart w:id="29"/>
      <w:r w:rsidRPr="00F53962">
        <w:rPr>
          <w:sz w:val="24"/>
          <w:szCs w:val="24"/>
          <w:lang w:val="en-US"/>
        </w:rPr>
        <w:t>(</w:t>
      </w:r>
      <w:r w:rsidRPr="00F53962">
        <w:rPr>
          <w:b/>
          <w:bCs/>
          <w:sz w:val="24"/>
          <w:szCs w:val="24"/>
          <w:lang w:val="en-US"/>
        </w:rPr>
        <w:t>Fig. S4A-B</w:t>
      </w:r>
      <w:r w:rsidRPr="00F53962">
        <w:rPr>
          <w:sz w:val="24"/>
          <w:szCs w:val="24"/>
          <w:lang w:val="en-US"/>
        </w:rPr>
        <w:t xml:space="preserve">). </w:t>
      </w:r>
      <w:commentRangeEnd w:id="29"/>
      <w:r w:rsidR="0088793B">
        <w:rPr>
          <w:rStyle w:val="CommentReference"/>
        </w:rPr>
        <w:commentReference w:id="29"/>
      </w:r>
      <w:r w:rsidRPr="00F53962">
        <w:rPr>
          <w:sz w:val="24"/>
          <w:szCs w:val="24"/>
          <w:lang w:val="en-US"/>
        </w:rPr>
        <w:t xml:space="preserve">Likewise, </w:t>
      </w:r>
      <w:r w:rsidRPr="00F53962">
        <w:rPr>
          <w:i/>
          <w:iCs/>
          <w:sz w:val="24"/>
          <w:szCs w:val="24"/>
          <w:lang w:val="en-US"/>
        </w:rPr>
        <w:t>TRB</w:t>
      </w:r>
      <w:r w:rsidRPr="00F53962">
        <w:rPr>
          <w:sz w:val="24"/>
          <w:szCs w:val="24"/>
          <w:lang w:val="en-US"/>
        </w:rPr>
        <w:t xml:space="preserve"> gene </w:t>
      </w:r>
      <w:r w:rsidRPr="00F53962">
        <w:rPr>
          <w:i/>
          <w:iCs/>
          <w:sz w:val="24"/>
          <w:szCs w:val="24"/>
          <w:lang w:val="en-US"/>
        </w:rPr>
        <w:t>TRBJ2-2</w:t>
      </w:r>
      <w:r w:rsidRPr="00F53962">
        <w:rPr>
          <w:sz w:val="24"/>
          <w:szCs w:val="24"/>
          <w:lang w:val="en-US"/>
        </w:rPr>
        <w:t xml:space="preserve"> was enriched in </w:t>
      </w:r>
      <w:proofErr w:type="spellStart"/>
      <w:r w:rsidRPr="00F53962">
        <w:rPr>
          <w:sz w:val="24"/>
          <w:szCs w:val="24"/>
          <w:lang w:val="en-US"/>
        </w:rPr>
        <w:t>alphaCentric</w:t>
      </w:r>
      <w:proofErr w:type="spellEnd"/>
      <w:r w:rsidRPr="00F53962">
        <w:rPr>
          <w:sz w:val="24"/>
          <w:szCs w:val="24"/>
          <w:lang w:val="en-US"/>
        </w:rPr>
        <w:t xml:space="preserve"> TCRs, whereas </w:t>
      </w:r>
      <w:r w:rsidRPr="00F53962">
        <w:rPr>
          <w:i/>
          <w:iCs/>
          <w:sz w:val="24"/>
          <w:szCs w:val="24"/>
          <w:lang w:val="en-US"/>
        </w:rPr>
        <w:t xml:space="preserve">TRBV12-3 and TRBJ2-3 </w:t>
      </w:r>
      <w:r w:rsidRPr="00F53962">
        <w:rPr>
          <w:sz w:val="24"/>
          <w:szCs w:val="24"/>
          <w:lang w:val="en-US"/>
        </w:rPr>
        <w:t xml:space="preserve">were enriched in </w:t>
      </w:r>
      <w:proofErr w:type="spellStart"/>
      <w:r w:rsidRPr="00F53962">
        <w:rPr>
          <w:sz w:val="24"/>
          <w:szCs w:val="24"/>
          <w:lang w:val="en-US"/>
        </w:rPr>
        <w:t>betaCentric</w:t>
      </w:r>
      <w:proofErr w:type="spellEnd"/>
      <w:r w:rsidRPr="00F53962">
        <w:rPr>
          <w:sz w:val="24"/>
          <w:szCs w:val="24"/>
          <w:lang w:val="en-US"/>
        </w:rPr>
        <w:t xml:space="preserve"> TCRs (</w:t>
      </w:r>
      <w:r w:rsidRPr="00F53962">
        <w:rPr>
          <w:b/>
          <w:bCs/>
          <w:sz w:val="24"/>
          <w:szCs w:val="24"/>
          <w:lang w:val="en-US"/>
        </w:rPr>
        <w:t>Fig. S4C-D</w:t>
      </w:r>
      <w:r w:rsidRPr="00F53962">
        <w:rPr>
          <w:sz w:val="24"/>
          <w:szCs w:val="24"/>
          <w:lang w:val="en-US"/>
        </w:rPr>
        <w:t xml:space="preserve">). These findings show that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are enriched in specific </w:t>
      </w:r>
      <w:r w:rsidRPr="00F53962">
        <w:rPr>
          <w:i/>
          <w:iCs/>
          <w:sz w:val="24"/>
          <w:szCs w:val="24"/>
          <w:lang w:val="en-US"/>
        </w:rPr>
        <w:t>V</w:t>
      </w:r>
      <w:r w:rsidRPr="00F53962">
        <w:rPr>
          <w:sz w:val="24"/>
          <w:szCs w:val="24"/>
          <w:lang w:val="en-US"/>
        </w:rPr>
        <w:t xml:space="preserve"> and </w:t>
      </w:r>
      <w:r w:rsidRPr="00F53962">
        <w:rPr>
          <w:i/>
          <w:iCs/>
          <w:sz w:val="24"/>
          <w:szCs w:val="24"/>
          <w:lang w:val="en-US"/>
        </w:rPr>
        <w:t>J</w:t>
      </w:r>
      <w:r w:rsidRPr="00F53962">
        <w:rPr>
          <w:sz w:val="24"/>
          <w:szCs w:val="24"/>
          <w:lang w:val="en-US"/>
        </w:rPr>
        <w:t xml:space="preserve"> genes.</w:t>
      </w:r>
    </w:p>
    <w:p w14:paraId="740AFD92" w14:textId="3439D46A" w:rsidR="00A27618" w:rsidRPr="00F53962" w:rsidRDefault="00A27618" w:rsidP="00A27618">
      <w:pPr>
        <w:spacing w:before="240" w:after="120" w:line="360" w:lineRule="auto"/>
        <w:rPr>
          <w:sz w:val="24"/>
          <w:szCs w:val="24"/>
          <w:lang w:val="en-US"/>
        </w:rPr>
      </w:pPr>
      <w:r w:rsidRPr="00F53962">
        <w:rPr>
          <w:rStyle w:val="Strong"/>
          <w:sz w:val="24"/>
          <w:szCs w:val="24"/>
          <w:lang w:val="en-US"/>
        </w:rPr>
        <w:t xml:space="preserve">Germline-like sequences of chain-centric TCRs. </w:t>
      </w:r>
      <w:r w:rsidRPr="00F53962">
        <w:rPr>
          <w:sz w:val="24"/>
          <w:szCs w:val="24"/>
          <w:lang w:val="en-US"/>
        </w:rPr>
        <w:t>We sought mechanistic explanations for the ubiquity</w:t>
      </w:r>
      <w:ins w:id="30" w:author="Ty Bottorff" w:date="2025-12-11T21:09:00Z" w16du:dateUtc="2025-12-12T05:09:00Z">
        <w:r w:rsidR="003B6A03">
          <w:rPr>
            <w:sz w:val="24"/>
            <w:szCs w:val="24"/>
            <w:lang w:val="en-US"/>
          </w:rPr>
          <w:t xml:space="preserve">, </w:t>
        </w:r>
      </w:ins>
      <w:del w:id="31" w:author="Ty Bottorff" w:date="2025-12-11T21:09:00Z" w16du:dateUtc="2025-12-12T05:09:00Z">
        <w:r w:rsidRPr="00F53962" w:rsidDel="003B6A03">
          <w:rPr>
            <w:sz w:val="24"/>
            <w:szCs w:val="24"/>
            <w:lang w:val="en-US"/>
          </w:rPr>
          <w:delText xml:space="preserve"> and </w:delText>
        </w:r>
      </w:del>
      <w:r w:rsidRPr="00F53962">
        <w:rPr>
          <w:sz w:val="24"/>
          <w:szCs w:val="24"/>
          <w:lang w:val="en-US"/>
        </w:rPr>
        <w:t xml:space="preserve">differential prevalence of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TCRs</w:t>
      </w:r>
      <w:ins w:id="32" w:author="Ty Bottorff" w:date="2025-12-11T21:09:00Z" w16du:dateUtc="2025-12-12T05:09:00Z">
        <w:r w:rsidR="003B6A03">
          <w:rPr>
            <w:sz w:val="24"/>
            <w:szCs w:val="24"/>
            <w:lang w:val="en-US"/>
          </w:rPr>
          <w:t xml:space="preserve">, and enrichment of </w:t>
        </w:r>
        <w:proofErr w:type="spellStart"/>
        <w:r w:rsidR="003B6A03">
          <w:rPr>
            <w:sz w:val="24"/>
            <w:szCs w:val="24"/>
            <w:lang w:val="en-US"/>
          </w:rPr>
          <w:t>alphaCentric</w:t>
        </w:r>
        <w:proofErr w:type="spellEnd"/>
        <w:r w:rsidR="003B6A03">
          <w:rPr>
            <w:sz w:val="24"/>
            <w:szCs w:val="24"/>
            <w:lang w:val="en-US"/>
          </w:rPr>
          <w:t xml:space="preserve"> TCRs </w:t>
        </w:r>
        <w:r w:rsidR="009D5EE4">
          <w:rPr>
            <w:sz w:val="24"/>
            <w:szCs w:val="24"/>
            <w:lang w:val="en-US"/>
          </w:rPr>
          <w:t>specificall</w:t>
        </w:r>
        <w:r w:rsidR="00E7229B">
          <w:rPr>
            <w:sz w:val="24"/>
            <w:szCs w:val="24"/>
            <w:lang w:val="en-US"/>
          </w:rPr>
          <w:t xml:space="preserve">y </w:t>
        </w:r>
      </w:ins>
      <w:ins w:id="33" w:author="Ty Bottorff" w:date="2025-12-11T21:08:00Z" w16du:dateUtc="2025-12-12T05:08:00Z">
        <w:r w:rsidR="003B6A03">
          <w:rPr>
            <w:sz w:val="24"/>
            <w:szCs w:val="24"/>
            <w:lang w:val="en-US"/>
          </w:rPr>
          <w:t>in CD4</w:t>
        </w:r>
        <w:proofErr w:type="gramStart"/>
        <w:r w:rsidR="003B6A03">
          <w:rPr>
            <w:sz w:val="24"/>
            <w:szCs w:val="24"/>
            <w:lang w:val="en-US"/>
          </w:rPr>
          <w:t>s?</w:t>
        </w:r>
      </w:ins>
      <w:r w:rsidRPr="00F53962">
        <w:rPr>
          <w:sz w:val="24"/>
          <w:szCs w:val="24"/>
          <w:lang w:val="en-US"/>
        </w:rPr>
        <w:t>.</w:t>
      </w:r>
      <w:proofErr w:type="gramEnd"/>
      <w:r w:rsidRPr="00F53962">
        <w:rPr>
          <w:sz w:val="24"/>
          <w:szCs w:val="24"/>
          <w:lang w:val="en-US"/>
        </w:rPr>
        <w:t xml:space="preserve"> The higher frequencies of </w:t>
      </w:r>
      <w:proofErr w:type="spellStart"/>
      <w:r w:rsidRPr="00F53962">
        <w:rPr>
          <w:sz w:val="24"/>
          <w:szCs w:val="24"/>
          <w:lang w:val="en-US"/>
        </w:rPr>
        <w:t>alphaCentric</w:t>
      </w:r>
      <w:proofErr w:type="spellEnd"/>
      <w:r w:rsidRPr="00F53962">
        <w:rPr>
          <w:sz w:val="24"/>
          <w:szCs w:val="24"/>
          <w:lang w:val="en-US"/>
        </w:rPr>
        <w:t xml:space="preserve"> versus </w:t>
      </w:r>
      <w:proofErr w:type="spellStart"/>
      <w:r w:rsidRPr="00F53962">
        <w:rPr>
          <w:sz w:val="24"/>
          <w:szCs w:val="24"/>
          <w:lang w:val="en-US"/>
        </w:rPr>
        <w:t>betaCentric</w:t>
      </w:r>
      <w:proofErr w:type="spellEnd"/>
      <w:r w:rsidRPr="00F53962">
        <w:rPr>
          <w:sz w:val="24"/>
          <w:szCs w:val="24"/>
          <w:lang w:val="en-US"/>
        </w:rPr>
        <w:t xml:space="preserve"> TCRs suggested an inherent bias in the formation of these </w:t>
      </w:r>
      <w:proofErr w:type="spellStart"/>
      <w:r w:rsidRPr="00F53962">
        <w:rPr>
          <w:sz w:val="24"/>
          <w:szCs w:val="24"/>
          <w:lang w:val="en-US"/>
        </w:rPr>
        <w:t>metaclones</w:t>
      </w:r>
      <w:proofErr w:type="spellEnd"/>
      <w:r w:rsidRPr="00F53962">
        <w:rPr>
          <w:sz w:val="24"/>
          <w:szCs w:val="24"/>
          <w:lang w:val="en-US"/>
        </w:rPr>
        <w:t xml:space="preserve">. Before thymic or peripheral selection, a TCR sequence generated by the V-(D)-J recombination machinery captures intrinsic recombination biases (gene usage, trimming, N insertions) and </w:t>
      </w:r>
      <w:ins w:id="34" w:author="Ty Bottorff" w:date="2025-12-11T21:10:00Z" w16du:dateUtc="2025-12-12T05:10:00Z">
        <w:r w:rsidR="00796B5B">
          <w:rPr>
            <w:sz w:val="24"/>
            <w:szCs w:val="24"/>
            <w:lang w:val="en-US"/>
          </w:rPr>
          <w:t xml:space="preserve">is subject to </w:t>
        </w:r>
      </w:ins>
      <w:r w:rsidRPr="00F53962">
        <w:rPr>
          <w:sz w:val="24"/>
          <w:szCs w:val="24"/>
          <w:lang w:val="en-US"/>
        </w:rPr>
        <w:t xml:space="preserve">“convergent recombination” (nucleotide </w:t>
      </w:r>
      <w:del w:id="35" w:author="Ty Bottorff" w:date="2025-12-11T21:10:00Z" w16du:dateUtc="2025-12-12T05:10:00Z">
        <w:r w:rsidRPr="00F53962" w:rsidDel="00964F7E">
          <w:rPr>
            <w:sz w:val="24"/>
            <w:szCs w:val="24"/>
            <w:lang w:val="en-US"/>
          </w:rPr>
          <w:delText xml:space="preserve">paths </w:delText>
        </w:r>
      </w:del>
      <w:ins w:id="36" w:author="Ty Bottorff" w:date="2025-12-11T21:10:00Z" w16du:dateUtc="2025-12-12T05:10:00Z">
        <w:r w:rsidR="00964F7E">
          <w:rPr>
            <w:sz w:val="24"/>
            <w:szCs w:val="24"/>
            <w:lang w:val="en-US"/>
          </w:rPr>
          <w:t>sequences</w:t>
        </w:r>
        <w:r w:rsidR="00964F7E" w:rsidRPr="00F53962">
          <w:rPr>
            <w:sz w:val="24"/>
            <w:szCs w:val="24"/>
            <w:lang w:val="en-US"/>
          </w:rPr>
          <w:t xml:space="preserve"> </w:t>
        </w:r>
      </w:ins>
      <w:r w:rsidRPr="00F53962">
        <w:rPr>
          <w:sz w:val="24"/>
          <w:szCs w:val="24"/>
          <w:lang w:val="en-US"/>
        </w:rPr>
        <w:t xml:space="preserve">yielding the same amino-acid sequence). The </w:t>
      </w:r>
      <w:r w:rsidRPr="00F53962">
        <w:rPr>
          <w:rFonts w:eastAsia="Times New Roman"/>
          <w:color w:val="000000" w:themeColor="text1"/>
          <w:sz w:val="24"/>
          <w:szCs w:val="24"/>
          <w:lang w:val="en-US"/>
        </w:rPr>
        <w:t>probability of generation of an individual sequence can be estimated by a generational probability score (</w:t>
      </w:r>
      <w:proofErr w:type="spellStart"/>
      <w:r w:rsidRPr="00F53962">
        <w:rPr>
          <w:rFonts w:eastAsia="Times New Roman"/>
          <w:i/>
          <w:iCs/>
          <w:color w:val="000000" w:themeColor="text1"/>
          <w:sz w:val="24"/>
          <w:szCs w:val="24"/>
          <w:lang w:val="en-US"/>
        </w:rPr>
        <w:t>Pgen</w:t>
      </w:r>
      <w:proofErr w:type="spellEnd"/>
      <w:r w:rsidRPr="00F53962">
        <w:rPr>
          <w:rFonts w:eastAsia="Times New Roman"/>
          <w:color w:val="000000" w:themeColor="text1"/>
          <w:sz w:val="24"/>
          <w:szCs w:val="24"/>
          <w:lang w:val="en-US"/>
        </w:rPr>
        <w:t>),</w:t>
      </w:r>
      <w:r w:rsidRPr="00F53962">
        <w:rPr>
          <w:sz w:val="24"/>
          <w:szCs w:val="24"/>
          <w:lang w:val="en-US"/>
        </w:rPr>
        <w:t xml:space="preserve"> </w:t>
      </w:r>
      <w:r w:rsidRPr="00F53962">
        <w:rPr>
          <w:rFonts w:eastAsia="Times New Roman"/>
          <w:color w:val="000000" w:themeColor="text1"/>
          <w:sz w:val="24"/>
          <w:szCs w:val="24"/>
          <w:lang w:val="en-US"/>
        </w:rPr>
        <w:t xml:space="preserve">which quantifies how likely a given TCR junction is to arise </w:t>
      </w:r>
      <w:r w:rsidRPr="00F53962">
        <w:rPr>
          <w:rFonts w:eastAsia="Times New Roman"/>
          <w:color w:val="000000" w:themeColor="text1"/>
          <w:sz w:val="24"/>
          <w:szCs w:val="24"/>
          <w:lang w:val="en-US"/>
        </w:rPr>
        <w:lastRenderedPageBreak/>
        <w:t xml:space="preserve">from the randomized V(D)J recombination process </w:t>
      </w:r>
      <w:r w:rsidRPr="00F53962">
        <w:rPr>
          <w:rFonts w:eastAsia="Times New Roman"/>
          <w:color w:val="000000" w:themeColor="text1"/>
          <w:sz w:val="24"/>
          <w:szCs w:val="24"/>
        </w:rPr>
        <w:fldChar w:fldCharType="begin"/>
      </w:r>
      <w:r w:rsidR="00377BAA" w:rsidRPr="00F53962">
        <w:rPr>
          <w:rFonts w:eastAsia="Times New Roman"/>
          <w:color w:val="000000" w:themeColor="text1"/>
          <w:sz w:val="24"/>
          <w:szCs w:val="24"/>
        </w:rPr>
        <w:instrText xml:space="preserve"> ADDIN ZOTERO_ITEM CSL_CITATION {"citationID":"a255qfkc2tt","properties":{"formattedCitation":"\\super 33\\nosupersub{}","plainCitation":"33","noteIndex":0},"citationItems":[{"id":1373,"uris":["http://zotero.org/users/522661/items/BXNZYPW2"],"itemData":{"id":1373,"type":"article-journal","abstract":"Despite the extreme diversity of T</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cell repertoires, many identical T</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cell receptor (TCR) sequences are found in a large number of individual mice and humans. These widely shared sequences, often referred to as “public,” have been suggested to be over</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represented due to their potential immune functionality or their ease of generation by V(D)J recombination. Here, we show that even for large cohorts, the observed degree of sharing of TCR sequences between individuals is well predicted by a model accounting for the known quantitative statistical biases in the generation process, together with a simple model of thymic selection. Whether a sequence is shared by many individuals is predicted to depend on the number of queried individuals and the sampling depth, as well as on the sequence itself, in agreement with the data. We introduce the degree of publicness conditional on the queried cohort size and the size of the sampled repertoires. Based on these observations, we propose a public/private sequence classifier, “PUBLIC” (Public Universal Binary Likelihood Inference Classifier), based on the generation probability, which performs very well even for small cohort sizes.","container-title":"Immunological Reviews","DOI":"10.1111/imr.12665","ISSN":"0105-2896","issue":"1","journalAbbreviation":"Immunol Rev","note":"PMID: 29944757\nPMCID: PMC6033145","page":"167-179","source":"PubMed Central","title":"Predicting the spectrum of TCR repertoire sharing with a data</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 xml:space="preserve">driven model of recombination","volume":"284","author":[{"family":"Elhanati","given":"Yuval"},{"family":"Sethna","given":"Zachary"},{"family":"Callan","given":"Curtis G."},{"family":"Mora","given":"Thierry"},{"family":"Walczak","given":"Aleksandra M."}],"issued":{"date-parts":[["2018",7]]}}}],"schema":"https://github.com/citation-style-language/schema/raw/master/csl-citation.json"} </w:instrText>
      </w:r>
      <w:r w:rsidRPr="00F53962">
        <w:rPr>
          <w:rFonts w:eastAsia="Times New Roman"/>
          <w:color w:val="000000" w:themeColor="text1"/>
          <w:sz w:val="24"/>
          <w:szCs w:val="24"/>
        </w:rPr>
        <w:fldChar w:fldCharType="separate"/>
      </w:r>
      <w:r w:rsidR="00377BAA" w:rsidRPr="00F53962">
        <w:rPr>
          <w:rFonts w:eastAsiaTheme="minorHAnsi"/>
          <w:color w:val="000000"/>
          <w:sz w:val="24"/>
          <w:szCs w:val="24"/>
          <w:vertAlign w:val="superscript"/>
          <w:lang w:val="en-US"/>
          <w14:ligatures w14:val="standardContextual"/>
        </w:rPr>
        <w:t>33</w:t>
      </w:r>
      <w:r w:rsidRPr="00F53962">
        <w:rPr>
          <w:rFonts w:eastAsia="Times New Roman"/>
          <w:color w:val="000000" w:themeColor="text1"/>
          <w:sz w:val="24"/>
          <w:szCs w:val="24"/>
        </w:rPr>
        <w:fldChar w:fldCharType="end"/>
      </w:r>
      <w:r w:rsidRPr="00F53962">
        <w:rPr>
          <w:rFonts w:eastAsia="Times New Roman"/>
          <w:color w:val="000000" w:themeColor="text1"/>
          <w:sz w:val="24"/>
          <w:szCs w:val="24"/>
          <w:lang w:val="en-US"/>
        </w:rPr>
        <w:t xml:space="preserve">. To test for inherent biases in </w:t>
      </w:r>
      <w:proofErr w:type="spellStart"/>
      <w:r w:rsidRPr="00F53962">
        <w:rPr>
          <w:rFonts w:eastAsia="Times New Roman"/>
          <w:color w:val="000000" w:themeColor="text1"/>
          <w:sz w:val="24"/>
          <w:szCs w:val="24"/>
          <w:lang w:val="en-US"/>
        </w:rPr>
        <w:t>alphaCentric</w:t>
      </w:r>
      <w:proofErr w:type="spellEnd"/>
      <w:r w:rsidRPr="00F53962">
        <w:rPr>
          <w:rFonts w:eastAsia="Times New Roman"/>
          <w:color w:val="000000" w:themeColor="text1"/>
          <w:sz w:val="24"/>
          <w:szCs w:val="24"/>
          <w:lang w:val="en-US"/>
        </w:rPr>
        <w:t xml:space="preserve"> versus </w:t>
      </w:r>
      <w:proofErr w:type="spellStart"/>
      <w:r w:rsidRPr="00F53962">
        <w:rPr>
          <w:rFonts w:eastAsia="Times New Roman"/>
          <w:color w:val="000000" w:themeColor="text1"/>
          <w:sz w:val="24"/>
          <w:szCs w:val="24"/>
          <w:lang w:val="en-US"/>
        </w:rPr>
        <w:t>betaCentric</w:t>
      </w:r>
      <w:proofErr w:type="spellEnd"/>
      <w:r w:rsidRPr="00F53962">
        <w:rPr>
          <w:rFonts w:eastAsia="Times New Roman"/>
          <w:color w:val="000000" w:themeColor="text1"/>
          <w:sz w:val="24"/>
          <w:szCs w:val="24"/>
          <w:lang w:val="en-US"/>
        </w:rPr>
        <w:t xml:space="preserve"> junctions in, we calculated their </w:t>
      </w:r>
      <w:proofErr w:type="spellStart"/>
      <w:r w:rsidRPr="00F53962">
        <w:rPr>
          <w:rFonts w:eastAsia="Times New Roman"/>
          <w:i/>
          <w:iCs/>
          <w:color w:val="000000" w:themeColor="text1"/>
          <w:sz w:val="24"/>
          <w:szCs w:val="24"/>
          <w:lang w:val="en-US"/>
        </w:rPr>
        <w:t>Pgen</w:t>
      </w:r>
      <w:proofErr w:type="spellEnd"/>
      <w:r w:rsidRPr="00F53962">
        <w:rPr>
          <w:rFonts w:eastAsia="Times New Roman"/>
          <w:color w:val="000000" w:themeColor="text1"/>
          <w:sz w:val="24"/>
          <w:szCs w:val="24"/>
          <w:lang w:val="en-US"/>
        </w:rPr>
        <w:t xml:space="preserve"> values (</w:t>
      </w:r>
      <w:r w:rsidRPr="00F53962">
        <w:rPr>
          <w:rFonts w:eastAsia="Times New Roman"/>
          <w:b/>
          <w:bCs/>
          <w:color w:val="000000" w:themeColor="text1"/>
          <w:sz w:val="24"/>
          <w:szCs w:val="24"/>
          <w:lang w:val="en-US"/>
        </w:rPr>
        <w:t>Fig. 1E</w:t>
      </w:r>
      <w:r w:rsidRPr="00F53962">
        <w:rPr>
          <w:rFonts w:eastAsia="Times New Roman"/>
          <w:color w:val="000000" w:themeColor="text1"/>
          <w:sz w:val="24"/>
          <w:szCs w:val="24"/>
          <w:lang w:val="en-US"/>
        </w:rPr>
        <w:t>). -log10(</w:t>
      </w:r>
      <w:proofErr w:type="spellStart"/>
      <w:r w:rsidRPr="00F53962">
        <w:rPr>
          <w:rFonts w:eastAsia="Times New Roman"/>
          <w:i/>
          <w:iCs/>
          <w:color w:val="000000" w:themeColor="text1"/>
          <w:sz w:val="24"/>
          <w:szCs w:val="24"/>
          <w:lang w:val="en-US"/>
        </w:rPr>
        <w:t>Pgen</w:t>
      </w:r>
      <w:proofErr w:type="spellEnd"/>
      <w:r w:rsidRPr="00F53962">
        <w:rPr>
          <w:rFonts w:eastAsia="Times New Roman"/>
          <w:i/>
          <w:iCs/>
          <w:color w:val="000000" w:themeColor="text1"/>
          <w:sz w:val="24"/>
          <w:szCs w:val="24"/>
          <w:lang w:val="en-US"/>
        </w:rPr>
        <w:t>)</w:t>
      </w:r>
      <w:r w:rsidRPr="00F53962">
        <w:rPr>
          <w:rFonts w:eastAsia="Times New Roman"/>
          <w:color w:val="000000" w:themeColor="text1"/>
          <w:sz w:val="24"/>
          <w:szCs w:val="24"/>
          <w:lang w:val="en-US"/>
        </w:rPr>
        <w:t xml:space="preserve"> values were lower overall (i.e., a higher propensity for generation by chance) for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than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junctions. This was expected because of the greater numbers of random non-templated nucleotides in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junctions </w:t>
      </w:r>
      <w:r w:rsidRPr="00F53962">
        <w:rPr>
          <w:rFonts w:eastAsia="Times New Roman"/>
          <w:color w:val="000000" w:themeColor="text1"/>
          <w:sz w:val="24"/>
          <w:szCs w:val="24"/>
        </w:rPr>
        <w:fldChar w:fldCharType="begin"/>
      </w:r>
      <w:r w:rsidR="00377BAA" w:rsidRPr="00F53962">
        <w:rPr>
          <w:rFonts w:eastAsia="Times New Roman"/>
          <w:color w:val="000000" w:themeColor="text1"/>
          <w:sz w:val="24"/>
          <w:szCs w:val="24"/>
        </w:rPr>
        <w:instrText xml:space="preserve"> ADDIN ZOTERO_ITEM CSL_CITATION {"citationID":"a288iefv5j7","properties":{"formattedCitation":"\\super 34\\nosupersub{}","plainCitation":"34","noteIndex":0},"citationItems":[{"id":3506,"uris":["http://zotero.org/users/522661/items/ILM7TQT7"],"itemData":{"id":3506,"type":"article-journal","abstract":"MOTIVATION: High-throughput sequencing of large immune repertoires has enabled the development of methods to predict the probability of generation by V(D)J recombination of T- and B-cell receptors of any specific nucleotide sequence. These generation probabilities are very non-homogeneous, ranging over 20 orders of magnitude in real repertoires. Since the function of a receptor really depends on its protein sequence, it is important to be able to predict this probability of generation at the amino acid level. However, brute-force summation over all the nucleotide sequences with the correct amino acid translation is computationally intractable. The purpose of this paper is to present a solution to this problem.\nRESULTS: We use dynamic programming to construct an efficient and flexible algorithm, called OLGA (Optimized Likelihood estimate of immunoGlobulin Amino-acid sequences), for calculating the probability of generating a given CDR3 amino acid sequence or motif, with or without V/J restriction, as a result of V(D)J recombination in B or T cells. We apply it to databases of epitope-specific T-cell receptors to evaluate the probability that a typical human subject will possess T cells responsive to specific disease-associated epitopes. The model prediction shows an excellent agreement with published data. We suggest that OLGA may be a useful tool to guide vaccine design.\nAVAILABILITY AND IMPLEMENTATION: Source code is available at https://github.com/zsethna/OLGA.\nSUPPLEMENTARY INFORMATION: Supplementary data are available at Bioinformatics online.","container-title":"Bioinformatics (Oxford, England)","DOI":"10.1093/bioinformatics/btz035","ISSN":"1367-4811","issue":"17","journalAbbreviation":"Bioinformatics","language":"eng","note":"PMID: 30657870\nPMCID: PMC6735909","page":"2974-2981","source":"PubMed","title":"OLGA: fast computation of generation probabilities of B- and T-cell receptor amino acid sequences and motifs","title-short":"OLGA","volume":"35","author":[{"family":"Sethna","given":"Zachary"},{"family":"Elhanati","given":"Yuval"},{"family":"Callan","given":"Curtis G."},{"family":"Walczak","given":"Aleksandra M."},{"family":"Mora","given":"Thierry"}],"issued":{"date-parts":[["2019",9,1]]}}}],"schema":"https://github.com/citation-style-language/schema/raw/master/csl-citation.json"} </w:instrText>
      </w:r>
      <w:r w:rsidRPr="00F53962">
        <w:rPr>
          <w:rFonts w:eastAsia="Times New Roman"/>
          <w:color w:val="000000" w:themeColor="text1"/>
          <w:sz w:val="24"/>
          <w:szCs w:val="24"/>
        </w:rPr>
        <w:fldChar w:fldCharType="separate"/>
      </w:r>
      <w:r w:rsidR="00377BAA" w:rsidRPr="00F53962">
        <w:rPr>
          <w:rFonts w:eastAsiaTheme="minorHAnsi"/>
          <w:color w:val="000000"/>
          <w:sz w:val="24"/>
          <w:szCs w:val="24"/>
          <w:vertAlign w:val="superscript"/>
          <w:lang w:val="en-US"/>
          <w14:ligatures w14:val="standardContextual"/>
        </w:rPr>
        <w:t>34</w:t>
      </w:r>
      <w:r w:rsidRPr="00F53962">
        <w:rPr>
          <w:rFonts w:eastAsia="Times New Roman"/>
          <w:color w:val="000000" w:themeColor="text1"/>
          <w:sz w:val="24"/>
          <w:szCs w:val="24"/>
        </w:rPr>
        <w:fldChar w:fldCharType="end"/>
      </w:r>
      <w:r w:rsidRPr="00F53962">
        <w:rPr>
          <w:rFonts w:eastAsia="Times New Roman"/>
          <w:color w:val="000000" w:themeColor="text1"/>
          <w:sz w:val="24"/>
          <w:szCs w:val="24"/>
          <w:lang w:val="en-US"/>
        </w:rPr>
        <w:t xml:space="preserve">. </w:t>
      </w:r>
      <w:r w:rsidRPr="00F53962">
        <w:rPr>
          <w:sz w:val="24"/>
          <w:szCs w:val="24"/>
          <w:lang w:val="en-US"/>
        </w:rPr>
        <w:t xml:space="preserve">Chain-centric TCRs had lower −log10 </w:t>
      </w:r>
      <w:proofErr w:type="spellStart"/>
      <w:r w:rsidRPr="00F53962">
        <w:rPr>
          <w:i/>
          <w:iCs/>
          <w:sz w:val="24"/>
          <w:szCs w:val="24"/>
          <w:lang w:val="en-US"/>
        </w:rPr>
        <w:t>Pgen</w:t>
      </w:r>
      <w:proofErr w:type="spellEnd"/>
      <w:r w:rsidRPr="00F53962">
        <w:rPr>
          <w:sz w:val="24"/>
          <w:szCs w:val="24"/>
          <w:lang w:val="en-US"/>
        </w:rPr>
        <w:t xml:space="preserve"> values than non-centric TCRs, with </w:t>
      </w:r>
      <w:proofErr w:type="spellStart"/>
      <w:r w:rsidRPr="00F53962">
        <w:rPr>
          <w:sz w:val="24"/>
          <w:szCs w:val="24"/>
          <w:lang w:val="en-US"/>
        </w:rPr>
        <w:t>alphaCentric</w:t>
      </w:r>
      <w:proofErr w:type="spellEnd"/>
      <w:r w:rsidRPr="00F53962">
        <w:rPr>
          <w:sz w:val="24"/>
          <w:szCs w:val="24"/>
          <w:lang w:val="en-US"/>
        </w:rPr>
        <w:t xml:space="preserve"> </w:t>
      </w:r>
      <w:r w:rsidRPr="00F53962">
        <w:rPr>
          <w:i/>
          <w:iCs/>
          <w:sz w:val="24"/>
          <w:szCs w:val="24"/>
          <w:lang w:val="en-US"/>
        </w:rPr>
        <w:t>TRA</w:t>
      </w:r>
      <w:r w:rsidRPr="00F53962">
        <w:rPr>
          <w:sz w:val="24"/>
          <w:szCs w:val="24"/>
          <w:lang w:val="en-US"/>
        </w:rPr>
        <w:t xml:space="preserve"> junctions being the lowest and thus most likely to occur my chance. </w:t>
      </w:r>
      <w:r w:rsidRPr="00F53962">
        <w:rPr>
          <w:rFonts w:eastAsia="Times New Roman"/>
          <w:color w:val="000000" w:themeColor="text1"/>
          <w:sz w:val="24"/>
          <w:szCs w:val="24"/>
          <w:lang w:val="en-US"/>
        </w:rPr>
        <w:t xml:space="preserve">These findings are consistent with both </w:t>
      </w:r>
      <w:commentRangeStart w:id="37"/>
      <w:r w:rsidRPr="00F53962">
        <w:rPr>
          <w:rFonts w:eastAsia="Times New Roman"/>
          <w:color w:val="000000" w:themeColor="text1"/>
          <w:sz w:val="24"/>
          <w:szCs w:val="24"/>
          <w:lang w:val="en-US"/>
        </w:rPr>
        <w:t xml:space="preserve">absolute and relative levels </w:t>
      </w:r>
      <w:commentRangeEnd w:id="37"/>
      <w:r w:rsidR="00B84111">
        <w:rPr>
          <w:rStyle w:val="CommentReference"/>
        </w:rPr>
        <w:commentReference w:id="37"/>
      </w:r>
      <w:r w:rsidRPr="00F53962">
        <w:rPr>
          <w:rFonts w:eastAsia="Times New Roman"/>
          <w:color w:val="000000" w:themeColor="text1"/>
          <w:sz w:val="24"/>
          <w:szCs w:val="24"/>
          <w:lang w:val="en-US"/>
        </w:rPr>
        <w:t xml:space="preserve">of </w:t>
      </w:r>
      <w:proofErr w:type="spellStart"/>
      <w:r w:rsidRPr="00F53962">
        <w:rPr>
          <w:rFonts w:eastAsia="Times New Roman"/>
          <w:color w:val="000000" w:themeColor="text1"/>
          <w:sz w:val="24"/>
          <w:szCs w:val="24"/>
          <w:lang w:val="en-US"/>
        </w:rPr>
        <w:t>alphaCentric</w:t>
      </w:r>
      <w:proofErr w:type="spellEnd"/>
      <w:r w:rsidRPr="00F53962">
        <w:rPr>
          <w:rFonts w:eastAsia="Times New Roman"/>
          <w:color w:val="000000" w:themeColor="text1"/>
          <w:sz w:val="24"/>
          <w:szCs w:val="24"/>
          <w:lang w:val="en-US"/>
        </w:rPr>
        <w:t xml:space="preserve"> and </w:t>
      </w:r>
      <w:proofErr w:type="spellStart"/>
      <w:r w:rsidRPr="00F53962">
        <w:rPr>
          <w:rFonts w:eastAsia="Times New Roman"/>
          <w:color w:val="000000" w:themeColor="text1"/>
          <w:sz w:val="24"/>
          <w:szCs w:val="24"/>
          <w:lang w:val="en-US"/>
        </w:rPr>
        <w:t>betaCentric</w:t>
      </w:r>
      <w:proofErr w:type="spellEnd"/>
      <w:r w:rsidRPr="00F53962">
        <w:rPr>
          <w:rFonts w:eastAsia="Times New Roman"/>
          <w:color w:val="000000" w:themeColor="text1"/>
          <w:sz w:val="24"/>
          <w:szCs w:val="24"/>
          <w:lang w:val="en-US"/>
        </w:rPr>
        <w:t xml:space="preserve"> TCRs being determined in part by </w:t>
      </w:r>
      <w:r w:rsidRPr="00F53962">
        <w:rPr>
          <w:sz w:val="24"/>
          <w:szCs w:val="24"/>
          <w:lang w:val="en-US"/>
        </w:rPr>
        <w:t>intrinsic biases in V(D)J recombination frequencies.</w:t>
      </w:r>
    </w:p>
    <w:p w14:paraId="64AEC465" w14:textId="57166A84" w:rsidR="00A27618" w:rsidRPr="00F53962" w:rsidRDefault="00A27618" w:rsidP="00A27618">
      <w:pPr>
        <w:spacing w:before="240" w:after="120" w:line="360" w:lineRule="auto"/>
        <w:rPr>
          <w:sz w:val="24"/>
          <w:szCs w:val="24"/>
          <w:lang w:val="en-US"/>
        </w:rPr>
      </w:pPr>
      <w:r w:rsidRPr="00F53962">
        <w:rPr>
          <w:sz w:val="24"/>
          <w:szCs w:val="24"/>
          <w:lang w:val="en-US"/>
        </w:rPr>
        <w:t xml:space="preserve">We </w:t>
      </w:r>
      <w:del w:id="38" w:author="Ty Bottorff" w:date="2025-12-11T21:27:00Z" w16du:dateUtc="2025-12-12T05:27:00Z">
        <w:r w:rsidRPr="00F53962" w:rsidDel="00E42E77">
          <w:rPr>
            <w:sz w:val="24"/>
            <w:szCs w:val="24"/>
            <w:lang w:val="en-US"/>
          </w:rPr>
          <w:delText xml:space="preserve">also </w:delText>
        </w:r>
      </w:del>
      <w:ins w:id="39" w:author="Ty Bottorff" w:date="2025-12-11T21:27:00Z" w16du:dateUtc="2025-12-12T05:27:00Z">
        <w:r w:rsidR="00E42E77">
          <w:rPr>
            <w:sz w:val="24"/>
            <w:szCs w:val="24"/>
            <w:lang w:val="en-US"/>
          </w:rPr>
          <w:t>next</w:t>
        </w:r>
        <w:r w:rsidR="00E42E77" w:rsidRPr="00F53962">
          <w:rPr>
            <w:sz w:val="24"/>
            <w:szCs w:val="24"/>
            <w:lang w:val="en-US"/>
          </w:rPr>
          <w:t xml:space="preserve"> </w:t>
        </w:r>
      </w:ins>
      <w:del w:id="40" w:author="Ty Bottorff" w:date="2025-12-11T22:28:00Z" w16du:dateUtc="2025-12-12T06:28:00Z">
        <w:r w:rsidRPr="00F53962" w:rsidDel="00B65217">
          <w:rPr>
            <w:sz w:val="24"/>
            <w:szCs w:val="24"/>
            <w:lang w:val="en-US"/>
          </w:rPr>
          <w:delText>conducted experiments to examine</w:delText>
        </w:r>
      </w:del>
      <w:ins w:id="41" w:author="Ty Bottorff" w:date="2025-12-11T22:28:00Z" w16du:dateUtc="2025-12-12T06:28:00Z">
        <w:r w:rsidR="00B65217">
          <w:rPr>
            <w:sz w:val="24"/>
            <w:szCs w:val="24"/>
            <w:lang w:val="en-US"/>
          </w:rPr>
          <w:t>examined the</w:t>
        </w:r>
      </w:ins>
      <w:r w:rsidRPr="00F53962">
        <w:rPr>
          <w:sz w:val="24"/>
          <w:szCs w:val="24"/>
          <w:lang w:val="en-US"/>
        </w:rPr>
        <w:t xml:space="preserve"> molecular, physical and sequence features of chain-centric TCR junctions. We compared property distributions for chain-centric and non-centric junctions </w:t>
      </w:r>
      <w:commentRangeStart w:id="42"/>
      <w:r w:rsidRPr="00F53962">
        <w:rPr>
          <w:sz w:val="24"/>
          <w:szCs w:val="24"/>
          <w:lang w:val="en-US"/>
        </w:rPr>
        <w:t xml:space="preserve">using density plots and Kolmogorov–Smirnov (KS) tests </w:t>
      </w:r>
      <w:r w:rsidRPr="00F53962">
        <w:rPr>
          <w:sz w:val="24"/>
          <w:szCs w:val="24"/>
          <w:lang w:val="en-US"/>
        </w:rPr>
        <w:fldChar w:fldCharType="begin"/>
      </w:r>
      <w:r w:rsidR="00E0030D" w:rsidRPr="00F53962">
        <w:rPr>
          <w:sz w:val="24"/>
          <w:szCs w:val="24"/>
          <w:lang w:val="en-US"/>
        </w:rPr>
        <w:instrText xml:space="preserve"> ADDIN ZOTERO_ITEM CSL_CITATION {"citationID":"akm242nma8","properties":{"formattedCitation":"\\super 23,24\\nosupersub{}","plainCitation":"23,24","noteIndex":0},"citationItems":[{"id":"FhMkDa3B/t5diGd0A","uris":["http://zotero.org/users/17043568/items/RVM6E4MX"],"itemData":{"id":"K4OFZtsM/nVCPZWpc","type":"article-journal","container-title":"JCI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id":"FhMkDa3B/p7pXuBR8","uris":["http://zotero.org/users/17043568/items/UN9FYGJV"],"itemData":{"id":"K4OFZtsM/ZLSKjp1G","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lang w:val="en-US"/>
        </w:rPr>
        <w:fldChar w:fldCharType="separate"/>
      </w:r>
      <w:r w:rsidRPr="00F53962">
        <w:rPr>
          <w:sz w:val="24"/>
          <w:szCs w:val="24"/>
          <w:vertAlign w:val="superscript"/>
        </w:rPr>
        <w:t>23,24</w:t>
      </w:r>
      <w:r w:rsidRPr="00F53962">
        <w:rPr>
          <w:sz w:val="24"/>
          <w:szCs w:val="24"/>
          <w:lang w:val="en-US"/>
        </w:rPr>
        <w:fldChar w:fldCharType="end"/>
      </w:r>
      <w:r w:rsidRPr="00F53962">
        <w:rPr>
          <w:sz w:val="24"/>
          <w:szCs w:val="24"/>
          <w:lang w:val="en-US"/>
        </w:rPr>
        <w:t xml:space="preserve">. </w:t>
      </w:r>
      <w:commentRangeEnd w:id="42"/>
      <w:r w:rsidR="00EA3D0F">
        <w:rPr>
          <w:rStyle w:val="CommentReference"/>
        </w:rPr>
        <w:commentReference w:id="42"/>
      </w:r>
      <w:r w:rsidRPr="00F53962">
        <w:rPr>
          <w:sz w:val="24"/>
          <w:szCs w:val="24"/>
          <w:lang w:val="en-US"/>
        </w:rPr>
        <w:t xml:space="preserve">Notably, we found that </w:t>
      </w:r>
      <w:r w:rsidRPr="00F53962">
        <w:rPr>
          <w:i/>
          <w:iCs/>
          <w:sz w:val="24"/>
          <w:szCs w:val="24"/>
          <w:lang w:val="en-US"/>
        </w:rPr>
        <w:t>TRA</w:t>
      </w:r>
      <w:r w:rsidRPr="00F53962">
        <w:rPr>
          <w:sz w:val="24"/>
          <w:szCs w:val="24"/>
          <w:lang w:val="en-US"/>
        </w:rPr>
        <w:t xml:space="preserve"> junctions were shorter, more hydrophobic and more flexible in </w:t>
      </w:r>
      <w:proofErr w:type="spellStart"/>
      <w:r w:rsidRPr="00F53962">
        <w:rPr>
          <w:sz w:val="24"/>
          <w:szCs w:val="24"/>
          <w:lang w:val="en-US"/>
        </w:rPr>
        <w:t>alphaCentric</w:t>
      </w:r>
      <w:proofErr w:type="spellEnd"/>
      <w:r w:rsidRPr="00F53962">
        <w:rPr>
          <w:sz w:val="24"/>
          <w:szCs w:val="24"/>
          <w:lang w:val="en-US"/>
        </w:rPr>
        <w:t xml:space="preserve"> compared to non-centric junctions (</w:t>
      </w:r>
      <w:r w:rsidRPr="00F53962">
        <w:rPr>
          <w:b/>
          <w:bCs/>
          <w:sz w:val="24"/>
          <w:szCs w:val="24"/>
          <w:lang w:val="en-US"/>
        </w:rPr>
        <w:t>Fig. S5</w:t>
      </w:r>
      <w:r w:rsidRPr="00F53962">
        <w:rPr>
          <w:sz w:val="24"/>
          <w:szCs w:val="24"/>
          <w:lang w:val="en-US"/>
        </w:rPr>
        <w:t xml:space="preserve">). In addition, we found that </w:t>
      </w:r>
      <w:proofErr w:type="spellStart"/>
      <w:r w:rsidRPr="00F53962">
        <w:rPr>
          <w:sz w:val="24"/>
          <w:szCs w:val="24"/>
          <w:lang w:val="en-US"/>
        </w:rPr>
        <w:t>alphaCentric</w:t>
      </w:r>
      <w:proofErr w:type="spellEnd"/>
      <w:r w:rsidRPr="00F53962">
        <w:rPr>
          <w:sz w:val="24"/>
          <w:szCs w:val="24"/>
          <w:lang w:val="en-US"/>
        </w:rPr>
        <w:t xml:space="preserve"> </w:t>
      </w:r>
      <w:r w:rsidRPr="00F53962">
        <w:rPr>
          <w:i/>
          <w:sz w:val="24"/>
          <w:szCs w:val="24"/>
          <w:lang w:val="en-US"/>
        </w:rPr>
        <w:t>TRA</w:t>
      </w:r>
      <w:r w:rsidRPr="00F53962">
        <w:rPr>
          <w:sz w:val="24"/>
          <w:szCs w:val="24"/>
          <w:lang w:val="en-US"/>
        </w:rPr>
        <w:t xml:space="preserve"> junctions had shorter CDR sequences that are involved in MHC and epitope binding (especially CDR3), but not framework FR1, FR2 and FR4 regions (</w:t>
      </w:r>
      <w:r w:rsidRPr="00F53962">
        <w:rPr>
          <w:b/>
          <w:bCs/>
          <w:sz w:val="24"/>
          <w:szCs w:val="24"/>
          <w:lang w:val="en-US"/>
        </w:rPr>
        <w:t>Fig. S6</w:t>
      </w:r>
      <w:r w:rsidRPr="00F53962">
        <w:rPr>
          <w:sz w:val="24"/>
          <w:szCs w:val="24"/>
          <w:lang w:val="en-US"/>
        </w:rPr>
        <w:t xml:space="preserve">). The median length of </w:t>
      </w:r>
      <w:r w:rsidRPr="00F53962">
        <w:rPr>
          <w:i/>
          <w:iCs/>
          <w:sz w:val="24"/>
          <w:szCs w:val="24"/>
          <w:lang w:val="en-US"/>
        </w:rPr>
        <w:t>TRA</w:t>
      </w:r>
      <w:r w:rsidRPr="00F53962">
        <w:rPr>
          <w:sz w:val="24"/>
          <w:szCs w:val="24"/>
          <w:lang w:val="en-US"/>
        </w:rPr>
        <w:t xml:space="preserve"> CDR3 junctions from </w:t>
      </w:r>
      <w:proofErr w:type="spellStart"/>
      <w:r w:rsidRPr="00F53962">
        <w:rPr>
          <w:sz w:val="24"/>
          <w:szCs w:val="24"/>
          <w:lang w:val="en-US"/>
        </w:rPr>
        <w:t>alphaCentric</w:t>
      </w:r>
      <w:proofErr w:type="spellEnd"/>
      <w:r w:rsidRPr="00F53962">
        <w:rPr>
          <w:sz w:val="24"/>
          <w:szCs w:val="24"/>
          <w:lang w:val="en-US"/>
        </w:rPr>
        <w:t xml:space="preserve"> TCRs were ~3 </w:t>
      </w:r>
      <w:proofErr w:type="spellStart"/>
      <w:r w:rsidRPr="00F53962">
        <w:rPr>
          <w:sz w:val="24"/>
          <w:szCs w:val="24"/>
          <w:lang w:val="en-US"/>
        </w:rPr>
        <w:t>Nt</w:t>
      </w:r>
      <w:proofErr w:type="spellEnd"/>
      <w:r w:rsidRPr="00F53962">
        <w:rPr>
          <w:sz w:val="24"/>
          <w:szCs w:val="24"/>
          <w:lang w:val="en-US"/>
        </w:rPr>
        <w:t xml:space="preserve"> (1 AA) shorter </w:t>
      </w:r>
      <w:del w:id="43" w:author="Ty Bottorff" w:date="2025-12-11T21:40:00Z" w16du:dateUtc="2025-12-12T05:40:00Z">
        <w:r w:rsidRPr="00F53962" w:rsidDel="00D0495D">
          <w:rPr>
            <w:sz w:val="24"/>
            <w:szCs w:val="24"/>
            <w:lang w:val="en-US"/>
          </w:rPr>
          <w:delText>the corresponding regions from</w:delText>
        </w:r>
      </w:del>
      <w:ins w:id="44" w:author="Ty Bottorff" w:date="2025-12-11T21:40:00Z" w16du:dateUtc="2025-12-12T05:40:00Z">
        <w:r w:rsidR="00D0495D">
          <w:rPr>
            <w:sz w:val="24"/>
            <w:szCs w:val="24"/>
            <w:lang w:val="en-US"/>
          </w:rPr>
          <w:t>than</w:t>
        </w:r>
      </w:ins>
      <w:r w:rsidRPr="00F53962">
        <w:rPr>
          <w:sz w:val="24"/>
          <w:szCs w:val="24"/>
          <w:lang w:val="en-US"/>
        </w:rPr>
        <w:t xml:space="preserve"> non-centric </w:t>
      </w:r>
      <w:r w:rsidRPr="00F53962">
        <w:rPr>
          <w:i/>
          <w:iCs/>
          <w:sz w:val="24"/>
          <w:szCs w:val="24"/>
          <w:lang w:val="en-US"/>
        </w:rPr>
        <w:t>TRA</w:t>
      </w:r>
      <w:r w:rsidRPr="00F53962">
        <w:rPr>
          <w:sz w:val="24"/>
          <w:szCs w:val="24"/>
          <w:lang w:val="en-US"/>
        </w:rPr>
        <w:t xml:space="preserve"> junctions. Much of this difference could be attributed to shorter 5’V and N regions (~1 </w:t>
      </w:r>
      <w:proofErr w:type="spellStart"/>
      <w:r w:rsidRPr="00F53962">
        <w:rPr>
          <w:sz w:val="24"/>
          <w:szCs w:val="24"/>
          <w:lang w:val="en-US"/>
        </w:rPr>
        <w:t>Nt</w:t>
      </w:r>
      <w:proofErr w:type="spellEnd"/>
      <w:r w:rsidRPr="00F53962">
        <w:rPr>
          <w:sz w:val="24"/>
          <w:szCs w:val="24"/>
          <w:lang w:val="en-US"/>
        </w:rPr>
        <w:t xml:space="preserve"> each, with the 3’J region being slightly</w:t>
      </w:r>
      <w:ins w:id="45" w:author="Ty Bottorff" w:date="2025-12-11T22:25:00Z" w16du:dateUtc="2025-12-12T06:25:00Z">
        <w:r w:rsidR="008264FF">
          <w:rPr>
            <w:sz w:val="24"/>
            <w:szCs w:val="24"/>
            <w:lang w:val="en-US"/>
          </w:rPr>
          <w:t xml:space="preserve">, </w:t>
        </w:r>
      </w:ins>
      <w:del w:id="46" w:author="Ty Bottorff" w:date="2025-12-11T22:25:00Z" w16du:dateUtc="2025-12-12T06:25:00Z">
        <w:r w:rsidRPr="00F53962" w:rsidDel="008264FF">
          <w:rPr>
            <w:sz w:val="24"/>
            <w:szCs w:val="24"/>
            <w:lang w:val="en-US"/>
          </w:rPr>
          <w:delText xml:space="preserve"> (</w:delText>
        </w:r>
      </w:del>
      <w:r w:rsidRPr="00F53962">
        <w:rPr>
          <w:sz w:val="24"/>
          <w:szCs w:val="24"/>
          <w:lang w:val="en-US"/>
        </w:rPr>
        <w:t xml:space="preserve">&lt;1 </w:t>
      </w:r>
      <w:proofErr w:type="spellStart"/>
      <w:r w:rsidRPr="00F53962">
        <w:rPr>
          <w:sz w:val="24"/>
          <w:szCs w:val="24"/>
          <w:lang w:val="en-US"/>
        </w:rPr>
        <w:t>Nt</w:t>
      </w:r>
      <w:proofErr w:type="spellEnd"/>
      <w:del w:id="47" w:author="Ty Bottorff" w:date="2025-12-11T22:25:00Z" w16du:dateUtc="2025-12-12T06:25:00Z">
        <w:r w:rsidRPr="00F53962" w:rsidDel="008264FF">
          <w:rPr>
            <w:sz w:val="24"/>
            <w:szCs w:val="24"/>
            <w:lang w:val="en-US"/>
          </w:rPr>
          <w:delText xml:space="preserve">) </w:delText>
        </w:r>
      </w:del>
      <w:ins w:id="48" w:author="Ty Bottorff" w:date="2025-12-11T22:25:00Z" w16du:dateUtc="2025-12-12T06:25:00Z">
        <w:r w:rsidR="008264FF">
          <w:rPr>
            <w:sz w:val="24"/>
            <w:szCs w:val="24"/>
            <w:lang w:val="en-US"/>
          </w:rPr>
          <w:t>,</w:t>
        </w:r>
        <w:r w:rsidR="008264FF" w:rsidRPr="00F53962">
          <w:rPr>
            <w:sz w:val="24"/>
            <w:szCs w:val="24"/>
            <w:lang w:val="en-US"/>
          </w:rPr>
          <w:t xml:space="preserve"> </w:t>
        </w:r>
      </w:ins>
      <w:r w:rsidRPr="00F53962">
        <w:rPr>
          <w:sz w:val="24"/>
          <w:szCs w:val="24"/>
          <w:lang w:val="en-US"/>
        </w:rPr>
        <w:t xml:space="preserve">but significantly longer). Collectively, these findings show that the shared </w:t>
      </w:r>
      <w:r w:rsidRPr="00F53962">
        <w:rPr>
          <w:i/>
          <w:sz w:val="24"/>
          <w:szCs w:val="24"/>
          <w:lang w:val="en-US"/>
        </w:rPr>
        <w:t>TRA</w:t>
      </w:r>
      <w:r w:rsidRPr="00F53962">
        <w:rPr>
          <w:sz w:val="24"/>
          <w:szCs w:val="24"/>
          <w:lang w:val="en-US"/>
        </w:rPr>
        <w:t xml:space="preserve"> junctions from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show shorter canonical epitope binding sequences than non-centric </w:t>
      </w:r>
      <w:r w:rsidRPr="00F53962">
        <w:rPr>
          <w:i/>
          <w:iCs/>
          <w:sz w:val="24"/>
          <w:szCs w:val="24"/>
          <w:lang w:val="en-US"/>
        </w:rPr>
        <w:t>TRA</w:t>
      </w:r>
      <w:r w:rsidRPr="00F53962">
        <w:rPr>
          <w:sz w:val="24"/>
          <w:szCs w:val="24"/>
          <w:lang w:val="en-US"/>
        </w:rPr>
        <w:t xml:space="preserve"> junctions. </w:t>
      </w:r>
    </w:p>
    <w:p w14:paraId="1FB1485C" w14:textId="13874CC8" w:rsidR="00A27618" w:rsidRPr="00F53962" w:rsidRDefault="00A27618" w:rsidP="00A27618">
      <w:pPr>
        <w:pStyle w:val="Heading4"/>
        <w:keepNext w:val="0"/>
        <w:keepLines w:val="0"/>
        <w:spacing w:before="240" w:after="120" w:line="360" w:lineRule="auto"/>
        <w:rPr>
          <w:rFonts w:eastAsia="Times New Roman" w:cs="Arial"/>
          <w:i w:val="0"/>
          <w:iCs w:val="0"/>
          <w:color w:val="000000" w:themeColor="text1"/>
          <w:sz w:val="24"/>
          <w:szCs w:val="24"/>
          <w:lang w:val="en-US"/>
        </w:rPr>
      </w:pPr>
      <w:bookmarkStart w:id="49" w:name="_zfohbgocbncw"/>
      <w:bookmarkEnd w:id="49"/>
      <w:r w:rsidRPr="00F53962">
        <w:rPr>
          <w:rFonts w:eastAsia="Times New Roman" w:cs="Arial"/>
          <w:b/>
          <w:bCs/>
          <w:i w:val="0"/>
          <w:iCs w:val="0"/>
          <w:color w:val="000000" w:themeColor="text1"/>
          <w:sz w:val="24"/>
          <w:szCs w:val="24"/>
          <w:lang w:val="en-US"/>
        </w:rPr>
        <w:t xml:space="preserve">Multi-specificity of chain-centric </w:t>
      </w:r>
      <w:proofErr w:type="spellStart"/>
      <w:r w:rsidRPr="00F53962">
        <w:rPr>
          <w:rFonts w:eastAsia="Times New Roman" w:cs="Arial"/>
          <w:b/>
          <w:bCs/>
          <w:i w:val="0"/>
          <w:iCs w:val="0"/>
          <w:color w:val="000000" w:themeColor="text1"/>
          <w:sz w:val="24"/>
          <w:szCs w:val="24"/>
          <w:lang w:val="en-US"/>
        </w:rPr>
        <w:t>metaclones</w:t>
      </w:r>
      <w:proofErr w:type="spellEnd"/>
      <w:r w:rsidRPr="00F53962">
        <w:rPr>
          <w:rFonts w:eastAsia="Times New Roman" w:cs="Arial"/>
          <w:b/>
          <w:bCs/>
          <w:i w:val="0"/>
          <w:iCs w:val="0"/>
          <w:color w:val="000000" w:themeColor="text1"/>
          <w:sz w:val="24"/>
          <w:szCs w:val="24"/>
          <w:lang w:val="en-US"/>
        </w:rPr>
        <w:t xml:space="preserve">. </w:t>
      </w:r>
      <w:r w:rsidRPr="00F53962">
        <w:rPr>
          <w:rFonts w:eastAsia="Times New Roman" w:cs="Arial"/>
          <w:i w:val="0"/>
          <w:iCs w:val="0"/>
          <w:color w:val="000000" w:themeColor="text1"/>
          <w:sz w:val="24"/>
          <w:szCs w:val="24"/>
          <w:lang w:val="en-US"/>
        </w:rPr>
        <w:t xml:space="preserve">Our previous work suggested a tendency for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w:t>
      </w:r>
      <w:proofErr w:type="spellStart"/>
      <w:r w:rsidRPr="00F53962">
        <w:rPr>
          <w:rFonts w:eastAsia="Times New Roman" w:cs="Arial"/>
          <w:i w:val="0"/>
          <w:iCs w:val="0"/>
          <w:color w:val="000000" w:themeColor="text1"/>
          <w:sz w:val="24"/>
          <w:szCs w:val="24"/>
          <w:lang w:val="en-US"/>
        </w:rPr>
        <w:t>metaclones</w:t>
      </w:r>
      <w:proofErr w:type="spellEnd"/>
      <w:r w:rsidRPr="00F53962">
        <w:rPr>
          <w:rFonts w:eastAsia="Times New Roman" w:cs="Arial"/>
          <w:i w:val="0"/>
          <w:iCs w:val="0"/>
          <w:color w:val="000000" w:themeColor="text1"/>
          <w:sz w:val="24"/>
          <w:szCs w:val="24"/>
          <w:lang w:val="en-US"/>
        </w:rPr>
        <w:t xml:space="preserve"> in T1D to show multi-specificity for unrelated epitopes </w:t>
      </w:r>
      <w:r w:rsidRPr="00F53962">
        <w:rPr>
          <w:rFonts w:cs="Arial"/>
          <w:i w:val="0"/>
          <w:iCs w:val="0"/>
          <w:sz w:val="24"/>
          <w:szCs w:val="24"/>
        </w:rPr>
        <w:fldChar w:fldCharType="begin"/>
      </w:r>
      <w:r w:rsidR="00E0030D" w:rsidRPr="00F53962">
        <w:rPr>
          <w:rFonts w:cs="Arial"/>
          <w:i w:val="0"/>
          <w:iCs w:val="0"/>
          <w:sz w:val="24"/>
          <w:szCs w:val="24"/>
        </w:rPr>
        <w:instrText xml:space="preserve"> ADDIN ZOTERO_ITEM CSL_CITATION {"citationID":"NvHtdSrP","properties":{"formattedCitation":"\\super 23,24\\nosupersub{}","plainCitation":"23,24","noteIndex":0},"citationItems":[{"id":"FhMkDa3B/t5diGd0A","uris":["http://zotero.org/users/17043568/items/RVM6E4MX"],"itemData":{"id":"tqAksAdl/QLM3OGkO","type":"article-journal","container-title":"JCI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rFonts w:cs="Arial"/>
          <w:i w:val="0"/>
          <w:iCs w:val="0"/>
          <w:sz w:val="24"/>
          <w:szCs w:val="24"/>
        </w:rPr>
        <w:fldChar w:fldCharType="separate"/>
      </w:r>
      <w:r w:rsidRPr="00F53962">
        <w:rPr>
          <w:rFonts w:cs="Arial"/>
          <w:i w:val="0"/>
          <w:iCs w:val="0"/>
          <w:color w:val="auto"/>
          <w:sz w:val="24"/>
          <w:szCs w:val="24"/>
          <w:vertAlign w:val="superscript"/>
          <w:lang w:val="en-US"/>
        </w:rPr>
        <w:t>23,24</w:t>
      </w:r>
      <w:r w:rsidRPr="00F53962">
        <w:rPr>
          <w:rFonts w:cs="Arial"/>
          <w:i w:val="0"/>
          <w:iCs w:val="0"/>
          <w:sz w:val="24"/>
          <w:szCs w:val="24"/>
        </w:rPr>
        <w:fldChar w:fldCharType="end"/>
      </w:r>
      <w:r w:rsidRPr="00F53962">
        <w:rPr>
          <w:rFonts w:eastAsia="Times New Roman" w:cs="Arial"/>
          <w:i w:val="0"/>
          <w:iCs w:val="0"/>
          <w:color w:val="000000" w:themeColor="text1"/>
          <w:sz w:val="24"/>
          <w:szCs w:val="24"/>
          <w:lang w:val="en-US"/>
        </w:rPr>
        <w:t xml:space="preserve">. To </w:t>
      </w:r>
      <w:del w:id="50" w:author="Ty Bottorff" w:date="2025-12-11T22:31:00Z" w16du:dateUtc="2025-12-12T06:31:00Z">
        <w:r w:rsidRPr="00F53962" w:rsidDel="006074FB">
          <w:rPr>
            <w:rFonts w:eastAsia="Times New Roman" w:cs="Arial"/>
            <w:i w:val="0"/>
            <w:iCs w:val="0"/>
            <w:color w:val="000000" w:themeColor="text1"/>
            <w:sz w:val="24"/>
            <w:szCs w:val="24"/>
            <w:lang w:val="en-US"/>
          </w:rPr>
          <w:delText>address this issue more broadly</w:delText>
        </w:r>
      </w:del>
      <w:ins w:id="51" w:author="Ty Bottorff" w:date="2025-12-11T22:31:00Z" w16du:dateUtc="2025-12-12T06:31:00Z">
        <w:r w:rsidR="006074FB">
          <w:rPr>
            <w:rFonts w:eastAsia="Times New Roman" w:cs="Arial"/>
            <w:i w:val="0"/>
            <w:iCs w:val="0"/>
            <w:color w:val="000000" w:themeColor="text1"/>
            <w:sz w:val="24"/>
            <w:szCs w:val="24"/>
            <w:lang w:val="en-US"/>
          </w:rPr>
          <w:t xml:space="preserve">assess </w:t>
        </w:r>
      </w:ins>
      <w:ins w:id="52" w:author="Ty Bottorff" w:date="2025-12-11T22:33:00Z" w16du:dateUtc="2025-12-12T06:33:00Z">
        <w:r w:rsidR="00643108">
          <w:rPr>
            <w:rFonts w:eastAsia="Times New Roman" w:cs="Arial"/>
            <w:i w:val="0"/>
            <w:iCs w:val="0"/>
            <w:color w:val="000000" w:themeColor="text1"/>
            <w:sz w:val="24"/>
            <w:szCs w:val="24"/>
            <w:lang w:val="en-US"/>
          </w:rPr>
          <w:t xml:space="preserve">the </w:t>
        </w:r>
      </w:ins>
      <w:ins w:id="53" w:author="Ty Bottorff" w:date="2025-12-11T22:32:00Z" w16du:dateUtc="2025-12-12T06:32:00Z">
        <w:r w:rsidR="006074FB">
          <w:rPr>
            <w:rFonts w:eastAsia="Times New Roman" w:cs="Arial"/>
            <w:i w:val="0"/>
            <w:iCs w:val="0"/>
            <w:color w:val="000000" w:themeColor="text1"/>
            <w:sz w:val="24"/>
            <w:szCs w:val="24"/>
            <w:lang w:val="en-US"/>
          </w:rPr>
          <w:t xml:space="preserve">muti-specificity </w:t>
        </w:r>
        <w:r w:rsidR="00A646A1">
          <w:rPr>
            <w:rFonts w:eastAsia="Times New Roman" w:cs="Arial"/>
            <w:i w:val="0"/>
            <w:iCs w:val="0"/>
            <w:color w:val="000000" w:themeColor="text1"/>
            <w:sz w:val="24"/>
            <w:szCs w:val="24"/>
            <w:lang w:val="en-US"/>
          </w:rPr>
          <w:t xml:space="preserve">of </w:t>
        </w:r>
        <w:proofErr w:type="spellStart"/>
        <w:r w:rsidR="00A646A1">
          <w:rPr>
            <w:rFonts w:eastAsia="Times New Roman" w:cs="Arial"/>
            <w:i w:val="0"/>
            <w:iCs w:val="0"/>
            <w:color w:val="000000" w:themeColor="text1"/>
            <w:sz w:val="24"/>
            <w:szCs w:val="24"/>
            <w:lang w:val="en-US"/>
          </w:rPr>
          <w:t>alphaCentric</w:t>
        </w:r>
        <w:proofErr w:type="spellEnd"/>
        <w:r w:rsidR="00A646A1">
          <w:rPr>
            <w:rFonts w:eastAsia="Times New Roman" w:cs="Arial"/>
            <w:i w:val="0"/>
            <w:iCs w:val="0"/>
            <w:color w:val="000000" w:themeColor="text1"/>
            <w:sz w:val="24"/>
            <w:szCs w:val="24"/>
            <w:lang w:val="en-US"/>
          </w:rPr>
          <w:t xml:space="preserve"> </w:t>
        </w:r>
        <w:proofErr w:type="spellStart"/>
        <w:r w:rsidR="00A646A1">
          <w:rPr>
            <w:rFonts w:eastAsia="Times New Roman" w:cs="Arial"/>
            <w:i w:val="0"/>
            <w:iCs w:val="0"/>
            <w:color w:val="000000" w:themeColor="text1"/>
            <w:sz w:val="24"/>
            <w:szCs w:val="24"/>
            <w:lang w:val="en-US"/>
          </w:rPr>
          <w:t>metaclones</w:t>
        </w:r>
        <w:proofErr w:type="spellEnd"/>
        <w:r w:rsidR="00A646A1">
          <w:rPr>
            <w:rFonts w:eastAsia="Times New Roman" w:cs="Arial"/>
            <w:i w:val="0"/>
            <w:iCs w:val="0"/>
            <w:color w:val="000000" w:themeColor="text1"/>
            <w:sz w:val="24"/>
            <w:szCs w:val="24"/>
            <w:lang w:val="en-US"/>
          </w:rPr>
          <w:t xml:space="preserve"> </w:t>
        </w:r>
        <w:r w:rsidR="00115FE5">
          <w:rPr>
            <w:rFonts w:eastAsia="Times New Roman" w:cs="Arial"/>
            <w:i w:val="0"/>
            <w:iCs w:val="0"/>
            <w:color w:val="000000" w:themeColor="text1"/>
            <w:sz w:val="24"/>
            <w:szCs w:val="24"/>
            <w:lang w:val="en-US"/>
          </w:rPr>
          <w:t xml:space="preserve">in other </w:t>
        </w:r>
        <w:r w:rsidR="00FC78BE">
          <w:rPr>
            <w:rFonts w:eastAsia="Times New Roman" w:cs="Arial"/>
            <w:i w:val="0"/>
            <w:iCs w:val="0"/>
            <w:color w:val="000000" w:themeColor="text1"/>
            <w:sz w:val="24"/>
            <w:szCs w:val="24"/>
            <w:lang w:val="en-US"/>
          </w:rPr>
          <w:t>settings</w:t>
        </w:r>
      </w:ins>
      <w:r w:rsidRPr="00F53962">
        <w:rPr>
          <w:rFonts w:eastAsia="Times New Roman" w:cs="Arial"/>
          <w:i w:val="0"/>
          <w:iCs w:val="0"/>
          <w:color w:val="000000" w:themeColor="text1"/>
          <w:sz w:val="24"/>
          <w:szCs w:val="24"/>
          <w:lang w:val="en-US"/>
        </w:rPr>
        <w:t xml:space="preserve">, we </w:t>
      </w:r>
      <w:del w:id="54" w:author="Ty Bottorff" w:date="2025-12-11T22:32:00Z" w16du:dateUtc="2025-12-12T06:32:00Z">
        <w:r w:rsidRPr="00F53962" w:rsidDel="00182E9D">
          <w:rPr>
            <w:rFonts w:eastAsia="Times New Roman" w:cs="Arial"/>
            <w:i w:val="0"/>
            <w:iCs w:val="0"/>
            <w:color w:val="000000" w:themeColor="text1"/>
            <w:sz w:val="24"/>
            <w:szCs w:val="24"/>
            <w:lang w:val="en-US"/>
          </w:rPr>
          <w:delText>took a global approach to</w:delText>
        </w:r>
        <w:r w:rsidRPr="00F53962" w:rsidDel="00937982">
          <w:rPr>
            <w:rFonts w:eastAsia="Times New Roman" w:cs="Arial"/>
            <w:i w:val="0"/>
            <w:iCs w:val="0"/>
            <w:color w:val="000000" w:themeColor="text1"/>
            <w:sz w:val="24"/>
            <w:szCs w:val="24"/>
            <w:lang w:val="en-US"/>
          </w:rPr>
          <w:delText xml:space="preserve"> </w:delText>
        </w:r>
      </w:del>
      <w:r w:rsidRPr="00F53962">
        <w:rPr>
          <w:rFonts w:eastAsia="Times New Roman" w:cs="Arial"/>
          <w:i w:val="0"/>
          <w:iCs w:val="0"/>
          <w:color w:val="000000" w:themeColor="text1"/>
          <w:sz w:val="24"/>
          <w:szCs w:val="24"/>
          <w:lang w:val="en-US"/>
        </w:rPr>
        <w:t>examin</w:t>
      </w:r>
      <w:ins w:id="55" w:author="Ty Bottorff" w:date="2025-12-11T22:32:00Z" w16du:dateUtc="2025-12-12T06:32:00Z">
        <w:r w:rsidR="007019CF">
          <w:rPr>
            <w:rFonts w:eastAsia="Times New Roman" w:cs="Arial"/>
            <w:i w:val="0"/>
            <w:iCs w:val="0"/>
            <w:color w:val="000000" w:themeColor="text1"/>
            <w:sz w:val="24"/>
            <w:szCs w:val="24"/>
            <w:lang w:val="en-US"/>
          </w:rPr>
          <w:t>ed</w:t>
        </w:r>
      </w:ins>
      <w:del w:id="56" w:author="Ty Bottorff" w:date="2025-12-11T22:32:00Z" w16du:dateUtc="2025-12-12T06:32:00Z">
        <w:r w:rsidRPr="00F53962" w:rsidDel="007019CF">
          <w:rPr>
            <w:rFonts w:eastAsia="Times New Roman" w:cs="Arial"/>
            <w:i w:val="0"/>
            <w:iCs w:val="0"/>
            <w:color w:val="000000" w:themeColor="text1"/>
            <w:sz w:val="24"/>
            <w:szCs w:val="24"/>
            <w:lang w:val="en-US"/>
          </w:rPr>
          <w:delText>ing</w:delText>
        </w:r>
      </w:del>
      <w:r w:rsidRPr="00F53962">
        <w:rPr>
          <w:rFonts w:eastAsia="Times New Roman" w:cs="Arial"/>
          <w:i w:val="0"/>
          <w:iCs w:val="0"/>
          <w:color w:val="000000" w:themeColor="text1"/>
          <w:sz w:val="24"/>
          <w:szCs w:val="24"/>
          <w:lang w:val="en-US"/>
        </w:rPr>
        <w:t xml:space="preserve"> shared epitopes for the six most abundant human TCR specificities in </w:t>
      </w:r>
      <w:proofErr w:type="spellStart"/>
      <w:r w:rsidR="00F53962" w:rsidRPr="00F53962">
        <w:rPr>
          <w:rFonts w:eastAsia="Times New Roman" w:cs="Arial"/>
          <w:color w:val="000000" w:themeColor="text1"/>
          <w:sz w:val="24"/>
          <w:szCs w:val="24"/>
          <w:lang w:val="en-US"/>
        </w:rPr>
        <w:t>VDJdb</w:t>
      </w:r>
      <w:proofErr w:type="spellEnd"/>
      <w:r w:rsidR="00F53962">
        <w:rPr>
          <w:rFonts w:eastAsia="Times New Roman" w:cs="Arial"/>
          <w:i w:val="0"/>
          <w:iCs w:val="0"/>
          <w:color w:val="000000" w:themeColor="text1"/>
          <w:sz w:val="24"/>
          <w:szCs w:val="24"/>
          <w:lang w:val="en-US"/>
        </w:rPr>
        <w:t xml:space="preserve"> </w:t>
      </w:r>
      <w:r w:rsidRPr="00F53962">
        <w:rPr>
          <w:rFonts w:eastAsia="Times New Roman" w:cs="Arial"/>
          <w:i w:val="0"/>
          <w:iCs w:val="0"/>
          <w:color w:val="000000" w:themeColor="text1"/>
          <w:sz w:val="24"/>
          <w:szCs w:val="24"/>
          <w:lang w:val="en-US"/>
        </w:rPr>
        <w:t xml:space="preserve">(CMV, EBV, </w:t>
      </w:r>
      <w:proofErr w:type="spellStart"/>
      <w:r w:rsidRPr="00F53962">
        <w:rPr>
          <w:rFonts w:eastAsia="Times New Roman" w:cs="Arial"/>
          <w:i w:val="0"/>
          <w:iCs w:val="0"/>
          <w:color w:val="000000" w:themeColor="text1"/>
          <w:sz w:val="24"/>
          <w:szCs w:val="24"/>
          <w:lang w:val="en-US"/>
        </w:rPr>
        <w:t>InfluenzaA</w:t>
      </w:r>
      <w:proofErr w:type="spellEnd"/>
      <w:r w:rsidRPr="00F53962">
        <w:rPr>
          <w:rFonts w:eastAsia="Times New Roman" w:cs="Arial"/>
          <w:i w:val="0"/>
          <w:iCs w:val="0"/>
          <w:color w:val="000000" w:themeColor="text1"/>
          <w:sz w:val="24"/>
          <w:szCs w:val="24"/>
          <w:lang w:val="en-US"/>
        </w:rPr>
        <w:t xml:space="preserve">, SARS-CoV-2 and </w:t>
      </w:r>
      <w:proofErr w:type="spellStart"/>
      <w:r w:rsidRPr="00F53962">
        <w:rPr>
          <w:rFonts w:eastAsia="Times New Roman" w:cs="Arial"/>
          <w:i w:val="0"/>
          <w:iCs w:val="0"/>
          <w:color w:val="000000" w:themeColor="text1"/>
          <w:sz w:val="24"/>
          <w:szCs w:val="24"/>
          <w:lang w:val="en-US"/>
        </w:rPr>
        <w:t>HomoSapiens</w:t>
      </w:r>
      <w:proofErr w:type="spellEnd"/>
      <w:r w:rsidRPr="00F53962">
        <w:rPr>
          <w:rFonts w:eastAsia="Times New Roman" w:cs="Arial"/>
          <w:i w:val="0"/>
          <w:iCs w:val="0"/>
          <w:color w:val="000000" w:themeColor="text1"/>
          <w:sz w:val="24"/>
          <w:szCs w:val="24"/>
          <w:lang w:val="en-US"/>
        </w:rPr>
        <w:t xml:space="preserve">, comprising ~92% of total junctions). </w:t>
      </w:r>
      <w:commentRangeStart w:id="57"/>
      <w:r w:rsidRPr="00F53962">
        <w:rPr>
          <w:rFonts w:eastAsia="Times New Roman" w:cs="Arial"/>
          <w:i w:val="0"/>
          <w:iCs w:val="0"/>
          <w:color w:val="000000" w:themeColor="text1"/>
          <w:sz w:val="24"/>
          <w:szCs w:val="24"/>
          <w:lang w:val="en-US"/>
        </w:rPr>
        <w:t xml:space="preserve">We first identified </w:t>
      </w:r>
      <w:commentRangeStart w:id="58"/>
      <w:r w:rsidRPr="00F53962">
        <w:rPr>
          <w:rFonts w:eastAsia="Times New Roman" w:cs="Arial"/>
          <w:i w:val="0"/>
          <w:iCs w:val="0"/>
          <w:color w:val="000000" w:themeColor="text1"/>
          <w:sz w:val="24"/>
          <w:szCs w:val="24"/>
          <w:lang w:val="en-US"/>
        </w:rPr>
        <w:t xml:space="preserve">TCRs </w:t>
      </w:r>
      <w:commentRangeEnd w:id="58"/>
      <w:r w:rsidR="00CC67E0">
        <w:rPr>
          <w:rStyle w:val="CommentReference"/>
          <w:rFonts w:eastAsia="Arial" w:cs="Arial"/>
          <w:i w:val="0"/>
          <w:iCs w:val="0"/>
          <w:color w:val="auto"/>
        </w:rPr>
        <w:commentReference w:id="58"/>
      </w:r>
      <w:r w:rsidRPr="00F53962">
        <w:rPr>
          <w:rFonts w:eastAsia="Times New Roman" w:cs="Arial"/>
          <w:i w:val="0"/>
          <w:iCs w:val="0"/>
          <w:color w:val="000000" w:themeColor="text1"/>
          <w:sz w:val="24"/>
          <w:szCs w:val="24"/>
          <w:lang w:val="en-US"/>
        </w:rPr>
        <w:t xml:space="preserve">that shared perfectly matched </w:t>
      </w:r>
      <w:r w:rsidR="00377BAA" w:rsidRPr="00F53962">
        <w:rPr>
          <w:rFonts w:eastAsia="Times New Roman" w:cs="Arial"/>
          <w:iCs w:val="0"/>
          <w:color w:val="000000" w:themeColor="text1"/>
          <w:sz w:val="24"/>
          <w:szCs w:val="24"/>
          <w:lang w:val="en-US"/>
        </w:rPr>
        <w:t>TRA</w:t>
      </w:r>
      <w:r w:rsidRPr="00F53962">
        <w:rPr>
          <w:rFonts w:eastAsia="Times New Roman" w:cs="Arial"/>
          <w:i w:val="0"/>
          <w:iCs w:val="0"/>
          <w:color w:val="000000" w:themeColor="text1"/>
          <w:sz w:val="24"/>
          <w:szCs w:val="24"/>
          <w:lang w:val="en-US"/>
        </w:rPr>
        <w:t xml:space="preserve"> or </w:t>
      </w:r>
      <w:r w:rsidR="00377BAA" w:rsidRPr="00F53962">
        <w:rPr>
          <w:rFonts w:eastAsia="Times New Roman" w:cs="Arial"/>
          <w:iCs w:val="0"/>
          <w:color w:val="000000" w:themeColor="text1"/>
          <w:sz w:val="24"/>
          <w:szCs w:val="24"/>
          <w:lang w:val="en-US"/>
        </w:rPr>
        <w:t>TRB</w:t>
      </w:r>
      <w:r w:rsidRPr="00F53962">
        <w:rPr>
          <w:rFonts w:eastAsia="Times New Roman" w:cs="Arial"/>
          <w:i w:val="0"/>
          <w:iCs w:val="0"/>
          <w:color w:val="000000" w:themeColor="text1"/>
          <w:sz w:val="24"/>
          <w:szCs w:val="24"/>
          <w:lang w:val="en-US"/>
        </w:rPr>
        <w:t xml:space="preserve"> junctions with specificity for </w:t>
      </w:r>
      <w:del w:id="59" w:author="Ty Bottorff" w:date="2025-12-11T22:34:00Z" w16du:dateUtc="2025-12-12T06:34:00Z">
        <w:r w:rsidRPr="00F53962" w:rsidDel="001F2014">
          <w:rPr>
            <w:rFonts w:eastAsia="Times New Roman" w:cs="Arial"/>
            <w:i w:val="0"/>
            <w:iCs w:val="0"/>
            <w:color w:val="000000" w:themeColor="text1"/>
            <w:sz w:val="24"/>
            <w:szCs w:val="24"/>
            <w:lang w:val="en-US"/>
          </w:rPr>
          <w:delText>one or more than one</w:delText>
        </w:r>
      </w:del>
      <w:ins w:id="60" w:author="Ty Bottorff" w:date="2025-12-11T22:34:00Z" w16du:dateUtc="2025-12-12T06:34:00Z">
        <w:r w:rsidR="001F2014">
          <w:rPr>
            <w:rFonts w:eastAsia="Times New Roman" w:cs="Arial"/>
            <w:i w:val="0"/>
            <w:iCs w:val="0"/>
            <w:color w:val="000000" w:themeColor="text1"/>
            <w:sz w:val="24"/>
            <w:szCs w:val="24"/>
            <w:lang w:val="en-US"/>
          </w:rPr>
          <w:t>at least one</w:t>
        </w:r>
      </w:ins>
      <w:r w:rsidRPr="00F53962">
        <w:rPr>
          <w:rFonts w:eastAsia="Times New Roman" w:cs="Arial"/>
          <w:i w:val="0"/>
          <w:iCs w:val="0"/>
          <w:color w:val="000000" w:themeColor="text1"/>
          <w:sz w:val="24"/>
          <w:szCs w:val="24"/>
          <w:lang w:val="en-US"/>
        </w:rPr>
        <w:t xml:space="preserve"> peptide epitope. We then calculated junction sequence overlaps in sets linked to different specificities using </w:t>
      </w:r>
      <w:r w:rsidRPr="00F53962">
        <w:rPr>
          <w:rFonts w:eastAsia="Times New Roman" w:cs="Arial"/>
          <w:i w:val="0"/>
          <w:iCs w:val="0"/>
          <w:color w:val="000000" w:themeColor="text1"/>
          <w:sz w:val="24"/>
          <w:szCs w:val="24"/>
          <w:lang w:val="en-US"/>
        </w:rPr>
        <w:lastRenderedPageBreak/>
        <w:t xml:space="preserve">Jaccard indices and presented heatmap representations of frequent set overlaps </w:t>
      </w:r>
      <w:commentRangeEnd w:id="57"/>
      <w:r w:rsidR="008F7BF4">
        <w:rPr>
          <w:rStyle w:val="CommentReference"/>
          <w:rFonts w:eastAsia="Arial" w:cs="Arial"/>
          <w:i w:val="0"/>
          <w:iCs w:val="0"/>
          <w:color w:val="auto"/>
        </w:rPr>
        <w:commentReference w:id="57"/>
      </w:r>
      <w:r w:rsidRPr="00F53962">
        <w:rPr>
          <w:rFonts w:eastAsia="Times New Roman" w:cs="Arial"/>
          <w:i w:val="0"/>
          <w:iCs w:val="0"/>
          <w:color w:val="000000" w:themeColor="text1"/>
          <w:sz w:val="24"/>
          <w:szCs w:val="24"/>
          <w:lang w:val="en-US"/>
        </w:rPr>
        <w:t>(</w:t>
      </w:r>
      <w:r w:rsidRPr="00F53962">
        <w:rPr>
          <w:rFonts w:eastAsia="Times New Roman" w:cs="Arial"/>
          <w:b/>
          <w:bCs/>
          <w:i w:val="0"/>
          <w:iCs w:val="0"/>
          <w:color w:val="000000" w:themeColor="text1"/>
          <w:sz w:val="24"/>
          <w:szCs w:val="24"/>
          <w:lang w:val="en-US"/>
        </w:rPr>
        <w:t>Fig. 2A, 2B, Fig. S7</w:t>
      </w:r>
      <w:r w:rsidRPr="00F53962">
        <w:rPr>
          <w:rFonts w:eastAsia="Times New Roman" w:cs="Arial"/>
          <w:i w:val="0"/>
          <w:iCs w:val="0"/>
          <w:color w:val="000000" w:themeColor="text1"/>
          <w:sz w:val="24"/>
          <w:szCs w:val="24"/>
          <w:lang w:val="en-US"/>
        </w:rPr>
        <w:t>).</w:t>
      </w:r>
      <w:r w:rsidRPr="00F53962">
        <w:rPr>
          <w:rFonts w:eastAsia="Times New Roman" w:cs="Arial"/>
          <w:b/>
          <w:bCs/>
          <w:i w:val="0"/>
          <w:iCs w:val="0"/>
          <w:color w:val="000000" w:themeColor="text1"/>
          <w:sz w:val="24"/>
          <w:szCs w:val="24"/>
          <w:lang w:val="en-US"/>
        </w:rPr>
        <w:t xml:space="preserve"> </w:t>
      </w:r>
      <w:r w:rsidRPr="00F53962">
        <w:rPr>
          <w:rFonts w:eastAsia="Times New Roman" w:cs="Arial"/>
          <w:i w:val="0"/>
          <w:iCs w:val="0"/>
          <w:color w:val="000000" w:themeColor="text1"/>
          <w:sz w:val="24"/>
          <w:szCs w:val="24"/>
          <w:lang w:val="en-US"/>
        </w:rPr>
        <w:t xml:space="preserve">These analyses showed strong </w:t>
      </w:r>
      <w:commentRangeStart w:id="61"/>
      <w:del w:id="62" w:author="Ty Bottorff" w:date="2025-12-11T22:44:00Z" w16du:dateUtc="2025-12-12T06:44:00Z">
        <w:r w:rsidRPr="00F53962" w:rsidDel="00EA1B8C">
          <w:rPr>
            <w:rFonts w:eastAsia="Times New Roman" w:cs="Arial"/>
            <w:i w:val="0"/>
            <w:iCs w:val="0"/>
            <w:color w:val="000000" w:themeColor="text1"/>
            <w:sz w:val="24"/>
            <w:szCs w:val="24"/>
            <w:lang w:val="en-US"/>
          </w:rPr>
          <w:delText>overlap of identical junction sequences with</w:delText>
        </w:r>
      </w:del>
      <w:ins w:id="63" w:author="Ty Bottorff" w:date="2025-12-11T22:47:00Z" w16du:dateUtc="2025-12-12T06:47:00Z">
        <w:r w:rsidR="001A21C8">
          <w:rPr>
            <w:rFonts w:eastAsia="Times New Roman" w:cs="Arial"/>
            <w:i w:val="0"/>
            <w:iCs w:val="0"/>
            <w:color w:val="000000" w:themeColor="text1"/>
            <w:sz w:val="24"/>
            <w:szCs w:val="24"/>
            <w:lang w:val="en-US"/>
          </w:rPr>
          <w:t>set overlap</w:t>
        </w:r>
      </w:ins>
      <w:ins w:id="64" w:author="Ty Bottorff" w:date="2025-12-11T22:44:00Z" w16du:dateUtc="2025-12-12T06:44:00Z">
        <w:r w:rsidR="00EA1B8C">
          <w:rPr>
            <w:rFonts w:eastAsia="Times New Roman" w:cs="Arial"/>
            <w:i w:val="0"/>
            <w:iCs w:val="0"/>
            <w:color w:val="000000" w:themeColor="text1"/>
            <w:sz w:val="24"/>
            <w:szCs w:val="24"/>
            <w:lang w:val="en-US"/>
          </w:rPr>
          <w:t xml:space="preserve"> </w:t>
        </w:r>
      </w:ins>
      <w:commentRangeEnd w:id="61"/>
      <w:ins w:id="65" w:author="Ty Bottorff" w:date="2025-12-11T22:47:00Z" w16du:dateUtc="2025-12-12T06:47:00Z">
        <w:r w:rsidR="00802C27">
          <w:rPr>
            <w:rStyle w:val="CommentReference"/>
            <w:rFonts w:eastAsia="Arial" w:cs="Arial"/>
            <w:i w:val="0"/>
            <w:iCs w:val="0"/>
            <w:color w:val="auto"/>
          </w:rPr>
          <w:commentReference w:id="61"/>
        </w:r>
      </w:ins>
      <w:ins w:id="66" w:author="Ty Bottorff" w:date="2025-12-11T22:44:00Z" w16du:dateUtc="2025-12-12T06:44:00Z">
        <w:r w:rsidR="00EA1B8C">
          <w:rPr>
            <w:rFonts w:eastAsia="Times New Roman" w:cs="Arial"/>
            <w:i w:val="0"/>
            <w:iCs w:val="0"/>
            <w:color w:val="000000" w:themeColor="text1"/>
            <w:sz w:val="24"/>
            <w:szCs w:val="24"/>
            <w:lang w:val="en-US"/>
          </w:rPr>
          <w:t>between repertoires specific to</w:t>
        </w:r>
      </w:ins>
      <w:r w:rsidRPr="00F53962">
        <w:rPr>
          <w:rFonts w:eastAsia="Times New Roman" w:cs="Arial"/>
          <w:i w:val="0"/>
          <w:iCs w:val="0"/>
          <w:color w:val="000000" w:themeColor="text1"/>
          <w:sz w:val="24"/>
          <w:szCs w:val="24"/>
          <w:lang w:val="en-US"/>
        </w:rPr>
        <w:t xml:space="preserve"> CMV, </w:t>
      </w:r>
      <w:proofErr w:type="spellStart"/>
      <w:r w:rsidRPr="00F53962">
        <w:rPr>
          <w:rFonts w:eastAsia="Times New Roman" w:cs="Arial"/>
          <w:i w:val="0"/>
          <w:iCs w:val="0"/>
          <w:color w:val="000000" w:themeColor="text1"/>
          <w:sz w:val="24"/>
          <w:szCs w:val="24"/>
          <w:lang w:val="en-US"/>
        </w:rPr>
        <w:t>InfluenzaA</w:t>
      </w:r>
      <w:proofErr w:type="spellEnd"/>
      <w:r w:rsidRPr="00F53962">
        <w:rPr>
          <w:rFonts w:eastAsia="Times New Roman" w:cs="Arial"/>
          <w:i w:val="0"/>
          <w:iCs w:val="0"/>
          <w:color w:val="000000" w:themeColor="text1"/>
          <w:sz w:val="24"/>
          <w:szCs w:val="24"/>
          <w:lang w:val="en-US"/>
        </w:rPr>
        <w:t xml:space="preserve">, EBV, SARS-CoV-2 </w:t>
      </w:r>
      <w:del w:id="67" w:author="Ty Bottorff" w:date="2025-12-11T22:45:00Z" w16du:dateUtc="2025-12-12T06:45:00Z">
        <w:r w:rsidRPr="00F53962" w:rsidDel="004E138E">
          <w:rPr>
            <w:rFonts w:eastAsia="Times New Roman" w:cs="Arial"/>
            <w:i w:val="0"/>
            <w:iCs w:val="0"/>
            <w:color w:val="000000" w:themeColor="text1"/>
            <w:sz w:val="24"/>
            <w:szCs w:val="24"/>
            <w:lang w:val="en-US"/>
          </w:rPr>
          <w:delText xml:space="preserve">and </w:delText>
        </w:r>
      </w:del>
      <w:ins w:id="68" w:author="Ty Bottorff" w:date="2025-12-11T22:45:00Z" w16du:dateUtc="2025-12-12T06:45:00Z">
        <w:r w:rsidR="004E138E">
          <w:rPr>
            <w:rFonts w:eastAsia="Times New Roman" w:cs="Arial"/>
            <w:i w:val="0"/>
            <w:iCs w:val="0"/>
            <w:color w:val="000000" w:themeColor="text1"/>
            <w:sz w:val="24"/>
            <w:szCs w:val="24"/>
            <w:lang w:val="en-US"/>
          </w:rPr>
          <w:t>or</w:t>
        </w:r>
        <w:r w:rsidR="004E138E" w:rsidRPr="00F53962">
          <w:rPr>
            <w:rFonts w:eastAsia="Times New Roman" w:cs="Arial"/>
            <w:i w:val="0"/>
            <w:iCs w:val="0"/>
            <w:color w:val="000000" w:themeColor="text1"/>
            <w:sz w:val="24"/>
            <w:szCs w:val="24"/>
            <w:lang w:val="en-US"/>
          </w:rPr>
          <w:t xml:space="preserve"> </w:t>
        </w:r>
      </w:ins>
      <w:proofErr w:type="spellStart"/>
      <w:r w:rsidRPr="00F53962">
        <w:rPr>
          <w:rFonts w:eastAsia="Times New Roman" w:cs="Arial"/>
          <w:i w:val="0"/>
          <w:iCs w:val="0"/>
          <w:color w:val="000000" w:themeColor="text1"/>
          <w:sz w:val="24"/>
          <w:szCs w:val="24"/>
          <w:lang w:val="en-US"/>
        </w:rPr>
        <w:t>HomoSapiens</w:t>
      </w:r>
      <w:proofErr w:type="spellEnd"/>
      <w:r w:rsidRPr="00F53962">
        <w:rPr>
          <w:rFonts w:eastAsia="Times New Roman" w:cs="Arial"/>
          <w:i w:val="0"/>
          <w:iCs w:val="0"/>
          <w:color w:val="000000" w:themeColor="text1"/>
          <w:sz w:val="24"/>
          <w:szCs w:val="24"/>
          <w:lang w:val="en-US"/>
        </w:rPr>
        <w:t xml:space="preserve"> </w:t>
      </w:r>
      <w:del w:id="69" w:author="Ty Bottorff" w:date="2025-12-11T22:44:00Z" w16du:dateUtc="2025-12-12T06:44:00Z">
        <w:r w:rsidRPr="00F53962" w:rsidDel="0054289B">
          <w:rPr>
            <w:rFonts w:eastAsia="Times New Roman" w:cs="Arial"/>
            <w:i w:val="0"/>
            <w:iCs w:val="0"/>
            <w:color w:val="000000" w:themeColor="text1"/>
            <w:sz w:val="24"/>
            <w:szCs w:val="24"/>
            <w:lang w:val="en-US"/>
          </w:rPr>
          <w:delText xml:space="preserve">specificities </w:delText>
        </w:r>
      </w:del>
      <w:del w:id="70" w:author="Ty Bottorff" w:date="2025-12-11T22:45:00Z" w16du:dateUtc="2025-12-12T06:45:00Z">
        <w:r w:rsidRPr="00F53962" w:rsidDel="00E11DFB">
          <w:rPr>
            <w:rFonts w:eastAsia="Times New Roman" w:cs="Arial"/>
            <w:i w:val="0"/>
            <w:iCs w:val="0"/>
            <w:color w:val="000000" w:themeColor="text1"/>
            <w:sz w:val="24"/>
            <w:szCs w:val="24"/>
            <w:lang w:val="en-US"/>
          </w:rPr>
          <w:delText>for</w:delText>
        </w:r>
      </w:del>
      <w:ins w:id="71" w:author="Ty Bottorff" w:date="2025-12-11T22:45:00Z" w16du:dateUtc="2025-12-12T06:45:00Z">
        <w:r w:rsidR="00E11DFB">
          <w:rPr>
            <w:rFonts w:eastAsia="Times New Roman" w:cs="Arial"/>
            <w:i w:val="0"/>
            <w:iCs w:val="0"/>
            <w:color w:val="000000" w:themeColor="text1"/>
            <w:sz w:val="24"/>
            <w:szCs w:val="24"/>
            <w:lang w:val="en-US"/>
          </w:rPr>
          <w:t>containing</w:t>
        </w:r>
      </w:ins>
      <w:r w:rsidRPr="00F53962">
        <w:rPr>
          <w:rFonts w:eastAsia="Times New Roman" w:cs="Arial"/>
          <w:i w:val="0"/>
          <w:iCs w:val="0"/>
          <w:color w:val="000000" w:themeColor="text1"/>
          <w:sz w:val="24"/>
          <w:szCs w:val="24"/>
          <w:lang w:val="en-US"/>
        </w:rPr>
        <w:t xml:space="preserve">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junctions but not </w:t>
      </w:r>
      <w:r w:rsidRPr="00F53962">
        <w:rPr>
          <w:rFonts w:eastAsia="Times New Roman" w:cs="Arial"/>
          <w:color w:val="000000" w:themeColor="text1"/>
          <w:sz w:val="24"/>
          <w:szCs w:val="24"/>
          <w:lang w:val="en-US"/>
        </w:rPr>
        <w:t>TRB</w:t>
      </w:r>
      <w:r w:rsidRPr="00F53962">
        <w:rPr>
          <w:rFonts w:eastAsia="Times New Roman" w:cs="Arial"/>
          <w:i w:val="0"/>
          <w:iCs w:val="0"/>
          <w:color w:val="000000" w:themeColor="text1"/>
          <w:sz w:val="24"/>
          <w:szCs w:val="24"/>
          <w:lang w:val="en-US"/>
        </w:rPr>
        <w:t xml:space="preserve"> junctions, and </w:t>
      </w:r>
      <w:proofErr w:type="spellStart"/>
      <w:r w:rsidRPr="00F53962">
        <w:rPr>
          <w:rFonts w:eastAsia="Times New Roman" w:cs="Arial"/>
          <w:i w:val="0"/>
          <w:iCs w:val="0"/>
          <w:color w:val="000000" w:themeColor="text1"/>
          <w:sz w:val="24"/>
          <w:szCs w:val="24"/>
          <w:lang w:val="en-US"/>
        </w:rPr>
        <w:t>betaCentric</w:t>
      </w:r>
      <w:proofErr w:type="spellEnd"/>
      <w:r w:rsidRPr="00F53962">
        <w:rPr>
          <w:rFonts w:eastAsia="Times New Roman" w:cs="Arial"/>
          <w:i w:val="0"/>
          <w:iCs w:val="0"/>
          <w:color w:val="000000" w:themeColor="text1"/>
          <w:sz w:val="24"/>
          <w:szCs w:val="24"/>
          <w:lang w:val="en-US"/>
        </w:rPr>
        <w:t xml:space="preserve"> </w:t>
      </w:r>
      <w:r w:rsidRPr="00F53962">
        <w:rPr>
          <w:rFonts w:eastAsia="Times New Roman" w:cs="Arial"/>
          <w:color w:val="000000" w:themeColor="text1"/>
          <w:sz w:val="24"/>
          <w:szCs w:val="24"/>
          <w:lang w:val="en-US"/>
        </w:rPr>
        <w:t>TRB</w:t>
      </w:r>
      <w:r w:rsidRPr="00F53962">
        <w:rPr>
          <w:rFonts w:eastAsia="Times New Roman" w:cs="Arial"/>
          <w:i w:val="0"/>
          <w:iCs w:val="0"/>
          <w:color w:val="000000" w:themeColor="text1"/>
          <w:sz w:val="24"/>
          <w:szCs w:val="24"/>
          <w:lang w:val="en-US"/>
        </w:rPr>
        <w:t xml:space="preserve"> junctions, but not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junctions. Extending the overlap requirement to include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genes reduced </w:t>
      </w:r>
      <w:del w:id="72" w:author="Ty Bottorff" w:date="2025-12-11T22:46:00Z" w16du:dateUtc="2025-12-12T06:46:00Z">
        <w:r w:rsidRPr="00F53962" w:rsidDel="00C20A89">
          <w:rPr>
            <w:rFonts w:eastAsia="Times New Roman" w:cs="Arial"/>
            <w:i w:val="0"/>
            <w:iCs w:val="0"/>
            <w:color w:val="000000" w:themeColor="text1"/>
            <w:sz w:val="24"/>
            <w:szCs w:val="24"/>
            <w:lang w:val="en-US"/>
          </w:rPr>
          <w:delText>the overlap</w:delText>
        </w:r>
      </w:del>
      <w:ins w:id="73" w:author="Ty Bottorff" w:date="2025-12-11T22:46:00Z" w16du:dateUtc="2025-12-12T06:46:00Z">
        <w:r w:rsidR="00C20A89">
          <w:rPr>
            <w:rFonts w:eastAsia="Times New Roman" w:cs="Arial"/>
            <w:i w:val="0"/>
            <w:iCs w:val="0"/>
            <w:color w:val="000000" w:themeColor="text1"/>
            <w:sz w:val="24"/>
            <w:szCs w:val="24"/>
            <w:lang w:val="en-US"/>
          </w:rPr>
          <w:t>sharing</w:t>
        </w:r>
      </w:ins>
      <w:r w:rsidRPr="00F53962">
        <w:rPr>
          <w:rFonts w:eastAsia="Times New Roman" w:cs="Arial"/>
          <w:i w:val="0"/>
          <w:iCs w:val="0"/>
          <w:color w:val="000000" w:themeColor="text1"/>
          <w:sz w:val="24"/>
          <w:szCs w:val="24"/>
          <w:lang w:val="en-US"/>
        </w:rPr>
        <w:t xml:space="preserve"> whereas including J genes did not (</w:t>
      </w:r>
      <w:r w:rsidRPr="00F53962">
        <w:rPr>
          <w:rFonts w:eastAsia="Times New Roman" w:cs="Arial"/>
          <w:b/>
          <w:bCs/>
          <w:i w:val="0"/>
          <w:iCs w:val="0"/>
          <w:color w:val="000000" w:themeColor="text1"/>
          <w:sz w:val="24"/>
          <w:szCs w:val="24"/>
          <w:lang w:val="en-US"/>
        </w:rPr>
        <w:t>Fig. S7</w:t>
      </w:r>
      <w:r w:rsidRPr="00F53962">
        <w:rPr>
          <w:rFonts w:eastAsia="Times New Roman" w:cs="Arial"/>
          <w:i w:val="0"/>
          <w:iCs w:val="0"/>
          <w:color w:val="000000" w:themeColor="text1"/>
          <w:sz w:val="24"/>
          <w:szCs w:val="24"/>
          <w:lang w:val="en-US"/>
        </w:rPr>
        <w:t xml:space="preserve">). Extending the overlap requirement to include </w:t>
      </w:r>
      <w:r w:rsidRPr="00F53962">
        <w:rPr>
          <w:rFonts w:eastAsia="Times New Roman" w:cs="Arial"/>
          <w:color w:val="000000" w:themeColor="text1"/>
          <w:sz w:val="24"/>
          <w:szCs w:val="24"/>
          <w:lang w:val="en-US"/>
        </w:rPr>
        <w:t xml:space="preserve">V </w:t>
      </w:r>
      <w:r w:rsidRPr="00F53962">
        <w:rPr>
          <w:rFonts w:eastAsia="Times New Roman" w:cs="Arial"/>
          <w:i w:val="0"/>
          <w:iCs w:val="0"/>
          <w:color w:val="000000" w:themeColor="text1"/>
          <w:sz w:val="24"/>
          <w:szCs w:val="24"/>
          <w:lang w:val="en-US"/>
        </w:rPr>
        <w:t xml:space="preserve">+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genes also reduced the number of overlaps (</w:t>
      </w:r>
      <w:r w:rsidRPr="00F53962">
        <w:rPr>
          <w:rFonts w:eastAsia="Times New Roman" w:cs="Arial"/>
          <w:b/>
          <w:bCs/>
          <w:i w:val="0"/>
          <w:iCs w:val="0"/>
          <w:color w:val="000000" w:themeColor="text1"/>
          <w:sz w:val="24"/>
          <w:szCs w:val="24"/>
          <w:lang w:val="en-US"/>
        </w:rPr>
        <w:t>Fig. 2C, Fig. S7)</w:t>
      </w:r>
      <w:r w:rsidRPr="00F53962">
        <w:rPr>
          <w:rFonts w:eastAsia="Times New Roman" w:cs="Arial"/>
          <w:i w:val="0"/>
          <w:iCs w:val="0"/>
          <w:color w:val="000000" w:themeColor="text1"/>
          <w:sz w:val="24"/>
          <w:szCs w:val="24"/>
          <w:lang w:val="en-US"/>
        </w:rPr>
        <w:t xml:space="preserve">. Thus, junctions and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genes were shared together, whereas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genes were only partially shared. Nonetheless, even with increased stringency,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TCRs with identical or nearly identical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chains sometimes showed wide reaching multi-specificity. Sequence motif analysis showed that SARS-CoV-2</w:t>
      </w:r>
      <w:ins w:id="74" w:author="Ty Bottorff" w:date="2025-12-11T22:49:00Z" w16du:dateUtc="2025-12-12T06:49:00Z">
        <w:r w:rsidR="00C83048">
          <w:rPr>
            <w:rFonts w:eastAsia="Times New Roman" w:cs="Arial"/>
            <w:i w:val="0"/>
            <w:iCs w:val="0"/>
            <w:color w:val="000000" w:themeColor="text1"/>
            <w:sz w:val="24"/>
            <w:szCs w:val="24"/>
            <w:lang w:val="en-US"/>
          </w:rPr>
          <w:t xml:space="preserve">-, </w:t>
        </w:r>
        <w:proofErr w:type="spellStart"/>
        <w:r w:rsidR="00C83048">
          <w:rPr>
            <w:rFonts w:eastAsia="Times New Roman" w:cs="Arial"/>
            <w:i w:val="0"/>
            <w:iCs w:val="0"/>
            <w:color w:val="000000" w:themeColor="text1"/>
            <w:sz w:val="24"/>
            <w:szCs w:val="24"/>
            <w:lang w:val="en-US"/>
          </w:rPr>
          <w:t>Influenza</w:t>
        </w:r>
      </w:ins>
      <w:ins w:id="75" w:author="Ty Bottorff" w:date="2025-12-11T22:50:00Z" w16du:dateUtc="2025-12-12T06:50:00Z">
        <w:r w:rsidR="00C83048">
          <w:rPr>
            <w:rFonts w:eastAsia="Times New Roman" w:cs="Arial"/>
            <w:i w:val="0"/>
            <w:iCs w:val="0"/>
            <w:color w:val="000000" w:themeColor="text1"/>
            <w:sz w:val="24"/>
            <w:szCs w:val="24"/>
            <w:lang w:val="en-US"/>
          </w:rPr>
          <w:t>A</w:t>
        </w:r>
        <w:proofErr w:type="spellEnd"/>
        <w:r w:rsidR="00C83048">
          <w:rPr>
            <w:rFonts w:eastAsia="Times New Roman" w:cs="Arial"/>
            <w:i w:val="0"/>
            <w:iCs w:val="0"/>
            <w:color w:val="000000" w:themeColor="text1"/>
            <w:sz w:val="24"/>
            <w:szCs w:val="24"/>
            <w:lang w:val="en-US"/>
          </w:rPr>
          <w:t>-, and CMV-</w:t>
        </w:r>
        <w:proofErr w:type="spellStart"/>
        <w:r w:rsidR="00C83048">
          <w:rPr>
            <w:rFonts w:eastAsia="Times New Roman" w:cs="Arial"/>
            <w:i w:val="0"/>
            <w:iCs w:val="0"/>
            <w:color w:val="000000" w:themeColor="text1"/>
            <w:sz w:val="24"/>
            <w:szCs w:val="24"/>
            <w:lang w:val="en-US"/>
          </w:rPr>
          <w:t>multi</w:t>
        </w:r>
      </w:ins>
      <w:ins w:id="76" w:author="Ty Bottorff" w:date="2025-12-11T22:49:00Z" w16du:dateUtc="2025-12-12T06:49:00Z">
        <w:r w:rsidR="000834E4">
          <w:rPr>
            <w:rFonts w:eastAsia="Times New Roman" w:cs="Arial"/>
            <w:i w:val="0"/>
            <w:iCs w:val="0"/>
            <w:color w:val="000000" w:themeColor="text1"/>
            <w:sz w:val="24"/>
            <w:szCs w:val="24"/>
            <w:lang w:val="en-US"/>
          </w:rPr>
          <w:t>specific</w:t>
        </w:r>
        <w:proofErr w:type="spellEnd"/>
        <w:r w:rsidR="000834E4">
          <w:rPr>
            <w:rFonts w:eastAsia="Times New Roman" w:cs="Arial"/>
            <w:i w:val="0"/>
            <w:iCs w:val="0"/>
            <w:color w:val="000000" w:themeColor="text1"/>
            <w:sz w:val="24"/>
            <w:szCs w:val="24"/>
            <w:lang w:val="en-US"/>
          </w:rPr>
          <w:t xml:space="preserve"> </w:t>
        </w:r>
      </w:ins>
      <w:del w:id="77" w:author="Ty Bottorff" w:date="2025-12-11T22:49:00Z" w16du:dateUtc="2025-12-12T06:49:00Z">
        <w:r w:rsidRPr="00F53962" w:rsidDel="000834E4">
          <w:rPr>
            <w:rFonts w:eastAsia="Times New Roman" w:cs="Arial"/>
            <w:i w:val="0"/>
            <w:iCs w:val="0"/>
            <w:color w:val="000000" w:themeColor="text1"/>
            <w:sz w:val="24"/>
            <w:szCs w:val="24"/>
            <w:lang w:val="en-US"/>
          </w:rPr>
          <w:delText xml:space="preserve"> </w:delText>
        </w:r>
        <w:r w:rsidRPr="00F53962" w:rsidDel="0042126C">
          <w:rPr>
            <w:rFonts w:eastAsia="Times New Roman" w:cs="Arial"/>
            <w:i w:val="0"/>
            <w:iCs w:val="0"/>
            <w:color w:val="000000" w:themeColor="text1"/>
            <w:sz w:val="24"/>
            <w:szCs w:val="24"/>
            <w:lang w:val="en-US"/>
          </w:rPr>
          <w:delText xml:space="preserve">overlapping </w:delText>
        </w:r>
      </w:del>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junctions </w:t>
      </w:r>
      <w:del w:id="78" w:author="Ty Bottorff" w:date="2025-12-11T22:50:00Z" w16du:dateUtc="2025-12-12T06:50:00Z">
        <w:r w:rsidRPr="00F53962" w:rsidDel="00223DC3">
          <w:rPr>
            <w:rFonts w:eastAsia="Times New Roman" w:cs="Arial"/>
            <w:i w:val="0"/>
            <w:iCs w:val="0"/>
            <w:color w:val="000000" w:themeColor="text1"/>
            <w:sz w:val="24"/>
            <w:szCs w:val="24"/>
            <w:lang w:val="en-US"/>
          </w:rPr>
          <w:delText xml:space="preserve">from InfluenzaA and CMV </w:delText>
        </w:r>
      </w:del>
      <w:r w:rsidRPr="00F53962">
        <w:rPr>
          <w:rFonts w:eastAsia="Times New Roman" w:cs="Arial"/>
          <w:i w:val="0"/>
          <w:iCs w:val="0"/>
          <w:color w:val="000000" w:themeColor="text1"/>
          <w:sz w:val="24"/>
          <w:szCs w:val="24"/>
          <w:lang w:val="en-US"/>
        </w:rPr>
        <w:t xml:space="preserve">converged on the CAG-X-NYGGSQGNLIF motif, whereas junctions </w:t>
      </w:r>
      <w:del w:id="79" w:author="Ty Bottorff" w:date="2025-12-11T22:50:00Z" w16du:dateUtc="2025-12-12T06:50:00Z">
        <w:r w:rsidRPr="00F53962" w:rsidDel="009F0EF3">
          <w:rPr>
            <w:rFonts w:eastAsia="Times New Roman" w:cs="Arial"/>
            <w:i w:val="0"/>
            <w:iCs w:val="0"/>
            <w:color w:val="000000" w:themeColor="text1"/>
            <w:sz w:val="24"/>
            <w:szCs w:val="24"/>
            <w:lang w:val="en-US"/>
          </w:rPr>
          <w:delText xml:space="preserve">from </w:delText>
        </w:r>
      </w:del>
      <w:proofErr w:type="spellStart"/>
      <w:ins w:id="80" w:author="Ty Bottorff" w:date="2025-12-11T22:50:00Z" w16du:dateUtc="2025-12-12T06:50:00Z">
        <w:r w:rsidR="009F0EF3">
          <w:rPr>
            <w:rFonts w:eastAsia="Times New Roman" w:cs="Arial"/>
            <w:i w:val="0"/>
            <w:iCs w:val="0"/>
            <w:color w:val="000000" w:themeColor="text1"/>
            <w:sz w:val="24"/>
            <w:szCs w:val="24"/>
            <w:lang w:val="en-US"/>
          </w:rPr>
          <w:t>multispeciifc</w:t>
        </w:r>
        <w:proofErr w:type="spellEnd"/>
        <w:r w:rsidR="009F0EF3">
          <w:rPr>
            <w:rFonts w:eastAsia="Times New Roman" w:cs="Arial"/>
            <w:i w:val="0"/>
            <w:iCs w:val="0"/>
            <w:color w:val="000000" w:themeColor="text1"/>
            <w:sz w:val="24"/>
            <w:szCs w:val="24"/>
            <w:lang w:val="en-US"/>
          </w:rPr>
          <w:t xml:space="preserve"> to</w:t>
        </w:r>
        <w:r w:rsidR="009F0EF3" w:rsidRPr="00F53962">
          <w:rPr>
            <w:rFonts w:eastAsia="Times New Roman" w:cs="Arial"/>
            <w:i w:val="0"/>
            <w:iCs w:val="0"/>
            <w:color w:val="000000" w:themeColor="text1"/>
            <w:sz w:val="24"/>
            <w:szCs w:val="24"/>
            <w:lang w:val="en-US"/>
          </w:rPr>
          <w:t xml:space="preserve"> </w:t>
        </w:r>
      </w:ins>
      <w:r w:rsidRPr="00F53962">
        <w:rPr>
          <w:rFonts w:eastAsia="Times New Roman" w:cs="Arial"/>
          <w:i w:val="0"/>
          <w:iCs w:val="0"/>
          <w:color w:val="000000" w:themeColor="text1"/>
          <w:sz w:val="24"/>
          <w:szCs w:val="24"/>
          <w:lang w:val="en-US"/>
        </w:rPr>
        <w:t xml:space="preserve">EBV and </w:t>
      </w:r>
      <w:proofErr w:type="spellStart"/>
      <w:r w:rsidRPr="00F53962">
        <w:rPr>
          <w:rFonts w:eastAsia="Times New Roman" w:cs="Arial"/>
          <w:i w:val="0"/>
          <w:iCs w:val="0"/>
          <w:color w:val="000000" w:themeColor="text1"/>
          <w:sz w:val="24"/>
          <w:szCs w:val="24"/>
          <w:lang w:val="en-US"/>
        </w:rPr>
        <w:t>HomoSapiens</w:t>
      </w:r>
      <w:proofErr w:type="spellEnd"/>
      <w:r w:rsidRPr="00F53962">
        <w:rPr>
          <w:rFonts w:eastAsia="Times New Roman" w:cs="Arial"/>
          <w:i w:val="0"/>
          <w:iCs w:val="0"/>
          <w:color w:val="000000" w:themeColor="text1"/>
          <w:sz w:val="24"/>
          <w:szCs w:val="24"/>
          <w:lang w:val="en-US"/>
        </w:rPr>
        <w:t xml:space="preserve"> were more diverse (</w:t>
      </w:r>
      <w:r w:rsidRPr="00F53962">
        <w:rPr>
          <w:rFonts w:eastAsia="Times New Roman" w:cs="Arial"/>
          <w:b/>
          <w:bCs/>
          <w:i w:val="0"/>
          <w:iCs w:val="0"/>
          <w:color w:val="000000" w:themeColor="text1"/>
          <w:sz w:val="24"/>
          <w:szCs w:val="24"/>
          <w:lang w:val="en-US"/>
        </w:rPr>
        <w:t>Fig. S8</w:t>
      </w:r>
      <w:r w:rsidRPr="00F53962">
        <w:rPr>
          <w:rFonts w:eastAsia="Times New Roman" w:cs="Arial"/>
          <w:i w:val="0"/>
          <w:iCs w:val="0"/>
          <w:color w:val="000000" w:themeColor="text1"/>
          <w:sz w:val="24"/>
          <w:szCs w:val="24"/>
          <w:lang w:val="en-US"/>
        </w:rPr>
        <w:t>).</w:t>
      </w:r>
    </w:p>
    <w:p w14:paraId="6F31B9F3" w14:textId="40A745D6" w:rsidR="00A27618" w:rsidRPr="00F53962" w:rsidRDefault="00A27618" w:rsidP="00A27618">
      <w:pPr>
        <w:pStyle w:val="Heading4"/>
        <w:keepNext w:val="0"/>
        <w:keepLines w:val="0"/>
        <w:spacing w:before="240" w:after="120" w:line="360" w:lineRule="auto"/>
        <w:rPr>
          <w:rFonts w:eastAsia="Times New Roman" w:cs="Arial"/>
          <w:i w:val="0"/>
          <w:iCs w:val="0"/>
          <w:color w:val="000000"/>
          <w:sz w:val="24"/>
          <w:szCs w:val="24"/>
          <w:lang w:val="en-US"/>
        </w:rPr>
      </w:pPr>
      <w:r w:rsidRPr="00F53962">
        <w:rPr>
          <w:rFonts w:eastAsia="Times New Roman" w:cs="Arial"/>
          <w:i w:val="0"/>
          <w:iCs w:val="0"/>
          <w:color w:val="000000" w:themeColor="text1"/>
          <w:sz w:val="24"/>
          <w:szCs w:val="24"/>
          <w:lang w:val="en-US"/>
        </w:rPr>
        <w:t xml:space="preserve">We wished to better quantify the extent of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and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 segment sharing by multi-specific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TCRs. </w:t>
      </w:r>
      <w:del w:id="81" w:author="Ty Bottorff" w:date="2025-12-11T22:55:00Z" w16du:dateUtc="2025-12-12T06:55:00Z">
        <w:r w:rsidRPr="00F53962" w:rsidDel="009F794B">
          <w:rPr>
            <w:rFonts w:eastAsia="Times New Roman" w:cs="Arial"/>
            <w:i w:val="0"/>
            <w:iCs w:val="0"/>
            <w:color w:val="000000" w:themeColor="text1"/>
            <w:sz w:val="24"/>
            <w:szCs w:val="24"/>
            <w:lang w:val="en-US"/>
          </w:rPr>
          <w:delText>For this purpose, w</w:delText>
        </w:r>
      </w:del>
      <w:ins w:id="82" w:author="Ty Bottorff" w:date="2025-12-11T22:55:00Z" w16du:dateUtc="2025-12-12T06:55:00Z">
        <w:r w:rsidR="009F794B">
          <w:rPr>
            <w:rFonts w:eastAsia="Times New Roman" w:cs="Arial"/>
            <w:i w:val="0"/>
            <w:iCs w:val="0"/>
            <w:color w:val="000000" w:themeColor="text1"/>
            <w:sz w:val="24"/>
            <w:szCs w:val="24"/>
            <w:lang w:val="en-US"/>
          </w:rPr>
          <w:t xml:space="preserve">With the </w:t>
        </w:r>
        <w:r w:rsidR="009F794B" w:rsidRPr="00F53962">
          <w:rPr>
            <w:rFonts w:eastAsia="Times New Roman" w:cs="Arial"/>
            <w:i w:val="0"/>
            <w:iCs w:val="0"/>
            <w:color w:val="000000" w:themeColor="text1"/>
            <w:sz w:val="24"/>
            <w:szCs w:val="24"/>
            <w:lang w:val="en-US"/>
          </w:rPr>
          <w:t xml:space="preserve">number of high quality </w:t>
        </w:r>
        <w:r w:rsidR="009F794B">
          <w:rPr>
            <w:rFonts w:eastAsia="Times New Roman" w:cs="Arial"/>
            <w:i w:val="0"/>
            <w:iCs w:val="0"/>
            <w:color w:val="000000" w:themeColor="text1"/>
            <w:sz w:val="24"/>
            <w:szCs w:val="24"/>
            <w:lang w:val="en-US"/>
          </w:rPr>
          <w:t xml:space="preserve">SARS-CoV-2 </w:t>
        </w:r>
        <w:r w:rsidR="009F794B" w:rsidRPr="00F53962">
          <w:rPr>
            <w:rFonts w:eastAsia="Times New Roman" w:cs="Arial"/>
            <w:i w:val="0"/>
            <w:iCs w:val="0"/>
            <w:color w:val="000000" w:themeColor="text1"/>
            <w:sz w:val="24"/>
            <w:szCs w:val="24"/>
            <w:lang w:val="en-US"/>
          </w:rPr>
          <w:t xml:space="preserve">single cell datasets available </w:t>
        </w:r>
        <w:r w:rsidR="009F794B" w:rsidRPr="00F53962">
          <w:rPr>
            <w:sz w:val="24"/>
            <w:szCs w:val="24"/>
          </w:rPr>
          <w:fldChar w:fldCharType="begin"/>
        </w:r>
        <w:r w:rsidR="009F794B" w:rsidRPr="00F53962">
          <w:rPr>
            <w:sz w:val="24"/>
            <w:szCs w:val="24"/>
          </w:rPr>
          <w:instrText xml:space="preserve"> ADDIN ZOTERO_ITEM CSL_CITATION {"citationID":"M34mq84t","properties":{"formattedCitation":"\\super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9F794B" w:rsidRPr="00F53962">
          <w:rPr>
            <w:sz w:val="24"/>
            <w:szCs w:val="24"/>
          </w:rPr>
          <w:fldChar w:fldCharType="separate"/>
        </w:r>
        <w:r w:rsidR="009F794B" w:rsidRPr="00F53962">
          <w:rPr>
            <w:rFonts w:eastAsiaTheme="minorHAnsi" w:cs="Arial"/>
            <w:color w:val="auto"/>
            <w:sz w:val="24"/>
            <w:szCs w:val="24"/>
            <w:vertAlign w:val="superscript"/>
            <w:lang w:val="en-US"/>
            <w14:ligatures w14:val="standardContextual"/>
          </w:rPr>
          <w:t>27–30</w:t>
        </w:r>
        <w:r w:rsidR="009F794B" w:rsidRPr="00F53962">
          <w:rPr>
            <w:sz w:val="24"/>
            <w:szCs w:val="24"/>
          </w:rPr>
          <w:fldChar w:fldCharType="end"/>
        </w:r>
        <w:r w:rsidR="009F794B">
          <w:rPr>
            <w:sz w:val="24"/>
            <w:szCs w:val="24"/>
          </w:rPr>
          <w:t xml:space="preserve">, </w:t>
        </w:r>
        <w:proofErr w:type="spellStart"/>
        <w:r w:rsidR="009F794B" w:rsidRPr="00A62514">
          <w:rPr>
            <w:i w:val="0"/>
            <w:iCs w:val="0"/>
            <w:sz w:val="24"/>
            <w:szCs w:val="24"/>
          </w:rPr>
          <w:t>w</w:t>
        </w:r>
        <w:r w:rsidR="009F794B" w:rsidRPr="00300D88">
          <w:rPr>
            <w:rFonts w:eastAsia="Times New Roman" w:cs="Arial"/>
            <w:i w:val="0"/>
            <w:iCs w:val="0"/>
            <w:color w:val="000000" w:themeColor="text1"/>
            <w:sz w:val="24"/>
            <w:szCs w:val="24"/>
            <w:lang w:val="en-US"/>
          </w:rPr>
          <w:t>e</w:t>
        </w:r>
      </w:ins>
      <w:proofErr w:type="spellEnd"/>
      <w:del w:id="83" w:author="Ty Bottorff" w:date="2025-12-11T22:55:00Z" w16du:dateUtc="2025-12-12T06:55:00Z">
        <w:r w:rsidRPr="00F53962" w:rsidDel="009F794B">
          <w:rPr>
            <w:rFonts w:eastAsia="Times New Roman" w:cs="Arial"/>
            <w:i w:val="0"/>
            <w:iCs w:val="0"/>
            <w:color w:val="000000" w:themeColor="text1"/>
            <w:sz w:val="24"/>
            <w:szCs w:val="24"/>
            <w:lang w:val="en-US"/>
          </w:rPr>
          <w:delText>e</w:delText>
        </w:r>
      </w:del>
      <w:r w:rsidRPr="00F53962">
        <w:rPr>
          <w:rFonts w:eastAsia="Times New Roman" w:cs="Arial"/>
          <w:i w:val="0"/>
          <w:iCs w:val="0"/>
          <w:color w:val="000000" w:themeColor="text1"/>
          <w:sz w:val="24"/>
          <w:szCs w:val="24"/>
          <w:lang w:val="en-US"/>
        </w:rPr>
        <w:t xml:space="preserve"> focused on TCRs recognizing SARS-CoV-2 and additional epitope(s) </w:t>
      </w:r>
      <w:ins w:id="84" w:author="Ty Bottorff" w:date="2025-12-11T22:55:00Z" w16du:dateUtc="2025-12-12T06:55:00Z">
        <w:r w:rsidR="009F794B">
          <w:rPr>
            <w:rFonts w:eastAsia="Times New Roman" w:cs="Arial"/>
            <w:i w:val="0"/>
            <w:iCs w:val="0"/>
            <w:color w:val="000000" w:themeColor="text1"/>
            <w:sz w:val="24"/>
            <w:szCs w:val="24"/>
            <w:lang w:val="en-US"/>
          </w:rPr>
          <w:t xml:space="preserve">and </w:t>
        </w:r>
      </w:ins>
      <w:del w:id="85" w:author="Ty Bottorff" w:date="2025-12-11T22:55:00Z" w16du:dateUtc="2025-12-12T06:55:00Z">
        <w:r w:rsidRPr="00F53962" w:rsidDel="009F794B">
          <w:rPr>
            <w:rFonts w:eastAsia="Times New Roman" w:cs="Arial"/>
            <w:i w:val="0"/>
            <w:iCs w:val="0"/>
            <w:color w:val="000000" w:themeColor="text1"/>
            <w:sz w:val="24"/>
            <w:szCs w:val="24"/>
            <w:lang w:val="en-US"/>
          </w:rPr>
          <w:delText xml:space="preserve">and </w:delText>
        </w:r>
      </w:del>
      <w:r w:rsidRPr="00F53962">
        <w:rPr>
          <w:rFonts w:eastAsia="Times New Roman" w:cs="Arial"/>
          <w:i w:val="0"/>
          <w:iCs w:val="0"/>
          <w:color w:val="000000" w:themeColor="text1"/>
          <w:sz w:val="24"/>
          <w:szCs w:val="24"/>
          <w:lang w:val="en-US"/>
        </w:rPr>
        <w:t xml:space="preserve">tabulated the number of co-occurrences of junction,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and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 sharing within these multi-specific TCRs</w:t>
      </w:r>
      <w:del w:id="86" w:author="Ty Bottorff" w:date="2025-12-11T22:56:00Z" w16du:dateUtc="2025-12-12T06:56:00Z">
        <w:r w:rsidRPr="00F53962" w:rsidDel="009F794B">
          <w:rPr>
            <w:rFonts w:eastAsia="Times New Roman" w:cs="Arial"/>
            <w:i w:val="0"/>
            <w:iCs w:val="0"/>
            <w:color w:val="000000" w:themeColor="text1"/>
            <w:sz w:val="24"/>
            <w:szCs w:val="24"/>
            <w:lang w:val="en-US"/>
          </w:rPr>
          <w:delText>.</w:delText>
        </w:r>
      </w:del>
      <w:del w:id="87" w:author="Ty Bottorff" w:date="2025-12-11T22:54:00Z" w16du:dateUtc="2025-12-12T06:54:00Z">
        <w:r w:rsidRPr="00F53962" w:rsidDel="009F794B">
          <w:rPr>
            <w:rFonts w:eastAsia="Times New Roman" w:cs="Arial"/>
            <w:i w:val="0"/>
            <w:iCs w:val="0"/>
            <w:color w:val="000000" w:themeColor="text1"/>
            <w:sz w:val="24"/>
            <w:szCs w:val="24"/>
            <w:lang w:val="en-US"/>
          </w:rPr>
          <w:delText xml:space="preserve"> We focused on TCRs that cross react with SARS-CoV-2 because of the number of high quality single cell datasets available</w:delText>
        </w:r>
        <w:r w:rsidR="00F53962" w:rsidRPr="00F53962" w:rsidDel="009F794B">
          <w:rPr>
            <w:rFonts w:eastAsia="Times New Roman" w:cs="Arial"/>
            <w:i w:val="0"/>
            <w:iCs w:val="0"/>
            <w:color w:val="000000" w:themeColor="text1"/>
            <w:sz w:val="24"/>
            <w:szCs w:val="24"/>
            <w:lang w:val="en-US"/>
          </w:rPr>
          <w:delText xml:space="preserve"> </w:delText>
        </w:r>
        <w:r w:rsidR="00F53962" w:rsidRPr="00F53962" w:rsidDel="009F794B">
          <w:rPr>
            <w:sz w:val="24"/>
            <w:szCs w:val="24"/>
          </w:rPr>
          <w:fldChar w:fldCharType="begin"/>
        </w:r>
        <w:r w:rsidR="00F53962" w:rsidRPr="00F53962" w:rsidDel="009F794B">
          <w:rPr>
            <w:sz w:val="24"/>
            <w:szCs w:val="24"/>
          </w:rPr>
          <w:delInstrText xml:space="preserve"> ADDIN ZOTERO_ITEM CSL_CITATION {"citationID":"M34mq84t","properties":{"formattedCitation":"\\super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delInstrText>
        </w:r>
        <w:r w:rsidR="00F53962" w:rsidRPr="00F53962" w:rsidDel="009F794B">
          <w:rPr>
            <w:sz w:val="24"/>
            <w:szCs w:val="24"/>
          </w:rPr>
          <w:fldChar w:fldCharType="separate"/>
        </w:r>
        <w:r w:rsidR="00F53962" w:rsidRPr="00F53962" w:rsidDel="009F794B">
          <w:rPr>
            <w:rFonts w:eastAsiaTheme="minorHAnsi" w:cs="Arial"/>
            <w:color w:val="auto"/>
            <w:sz w:val="24"/>
            <w:szCs w:val="24"/>
            <w:vertAlign w:val="superscript"/>
            <w:lang w:val="en-US"/>
            <w14:ligatures w14:val="standardContextual"/>
          </w:rPr>
          <w:delText>27–30</w:delText>
        </w:r>
        <w:r w:rsidR="00F53962" w:rsidRPr="00F53962" w:rsidDel="009F794B">
          <w:rPr>
            <w:sz w:val="24"/>
            <w:szCs w:val="24"/>
          </w:rPr>
          <w:fldChar w:fldCharType="end"/>
        </w:r>
      </w:del>
      <w:r w:rsidRPr="00F53962">
        <w:rPr>
          <w:rFonts w:cs="Arial"/>
          <w:i w:val="0"/>
          <w:iCs w:val="0"/>
          <w:sz w:val="24"/>
          <w:szCs w:val="24"/>
          <w:lang w:val="en-US"/>
        </w:rPr>
        <w:t>.</w:t>
      </w:r>
      <w:r w:rsidRPr="00F53962">
        <w:rPr>
          <w:rFonts w:eastAsia="Times New Roman" w:cs="Arial"/>
          <w:i w:val="0"/>
          <w:iCs w:val="0"/>
          <w:color w:val="000000" w:themeColor="text1"/>
          <w:sz w:val="24"/>
          <w:szCs w:val="24"/>
          <w:lang w:val="en-US"/>
        </w:rPr>
        <w:t xml:space="preserve"> </w:t>
      </w:r>
      <w:del w:id="88" w:author="Ty Bottorff" w:date="2025-12-11T22:57:00Z" w16du:dateUtc="2025-12-12T06:57:00Z">
        <w:r w:rsidRPr="00F53962" w:rsidDel="00666914">
          <w:rPr>
            <w:rFonts w:eastAsia="Times New Roman" w:cs="Arial"/>
            <w:i w:val="0"/>
            <w:iCs w:val="0"/>
            <w:color w:val="000000" w:themeColor="text1"/>
            <w:sz w:val="24"/>
            <w:szCs w:val="24"/>
            <w:lang w:val="en-US"/>
          </w:rPr>
          <w:delText>In addition, several studies report p</w:delText>
        </w:r>
      </w:del>
      <w:ins w:id="89" w:author="Ty Bottorff" w:date="2025-12-11T22:57:00Z" w16du:dateUtc="2025-12-12T06:57:00Z">
        <w:r w:rsidR="00DC062C">
          <w:rPr>
            <w:rFonts w:eastAsia="Times New Roman" w:cs="Arial"/>
            <w:i w:val="0"/>
            <w:iCs w:val="0"/>
            <w:color w:val="000000" w:themeColor="text1"/>
            <w:sz w:val="24"/>
            <w:szCs w:val="24"/>
            <w:lang w:val="en-US"/>
          </w:rPr>
          <w:t>Although p</w:t>
        </w:r>
      </w:ins>
      <w:r w:rsidRPr="00F53962">
        <w:rPr>
          <w:rFonts w:eastAsia="Times New Roman" w:cs="Arial"/>
          <w:i w:val="0"/>
          <w:iCs w:val="0"/>
          <w:color w:val="000000" w:themeColor="text1"/>
          <w:sz w:val="24"/>
          <w:szCs w:val="24"/>
          <w:lang w:val="en-US"/>
        </w:rPr>
        <w:t xml:space="preserve">re-existing, cross-reactive SARS-CoV-2–specific T cells </w:t>
      </w:r>
      <w:ins w:id="90" w:author="Ty Bottorff" w:date="2025-12-11T22:57:00Z" w16du:dateUtc="2025-12-12T06:57:00Z">
        <w:r w:rsidR="00DC062C">
          <w:rPr>
            <w:rFonts w:eastAsia="Times New Roman" w:cs="Arial"/>
            <w:i w:val="0"/>
            <w:iCs w:val="0"/>
            <w:color w:val="000000" w:themeColor="text1"/>
            <w:sz w:val="24"/>
            <w:szCs w:val="24"/>
            <w:lang w:val="en-US"/>
          </w:rPr>
          <w:t xml:space="preserve">have been described </w:t>
        </w:r>
      </w:ins>
      <w:r w:rsidRPr="00F53962">
        <w:rPr>
          <w:rFonts w:eastAsia="Times New Roman" w:cs="Arial"/>
          <w:i w:val="0"/>
          <w:iCs w:val="0"/>
          <w:color w:val="000000" w:themeColor="text1"/>
          <w:sz w:val="24"/>
          <w:szCs w:val="24"/>
          <w:lang w:val="en-US"/>
        </w:rPr>
        <w:t xml:space="preserve">in unexposed donors, early </w:t>
      </w:r>
      <w:ins w:id="91" w:author="Ty Bottorff" w:date="2025-12-11T22:57:00Z" w16du:dateUtc="2025-12-12T06:57:00Z">
        <w:r w:rsidR="00DC062C">
          <w:rPr>
            <w:rFonts w:eastAsia="Times New Roman" w:cs="Arial"/>
            <w:i w:val="0"/>
            <w:iCs w:val="0"/>
            <w:color w:val="000000" w:themeColor="text1"/>
            <w:sz w:val="24"/>
            <w:szCs w:val="24"/>
            <w:lang w:val="en-US"/>
          </w:rPr>
          <w:t xml:space="preserve">in </w:t>
        </w:r>
      </w:ins>
      <w:r w:rsidRPr="00F53962">
        <w:rPr>
          <w:rFonts w:eastAsia="Times New Roman" w:cs="Arial"/>
          <w:i w:val="0"/>
          <w:iCs w:val="0"/>
          <w:color w:val="000000" w:themeColor="text1"/>
          <w:sz w:val="24"/>
          <w:szCs w:val="24"/>
          <w:lang w:val="en-US"/>
        </w:rPr>
        <w:t>infection, and after vaccination</w:t>
      </w:r>
      <w:r w:rsidRPr="00F53962">
        <w:rPr>
          <w:rFonts w:eastAsia="Times New Roman" w:cs="Arial"/>
          <w:i w:val="0"/>
          <w:iCs w:val="0"/>
          <w:color w:val="000000" w:themeColor="text1"/>
          <w:sz w:val="24"/>
          <w:szCs w:val="24"/>
        </w:rPr>
        <w:fldChar w:fldCharType="begin"/>
      </w:r>
      <w:r w:rsidR="00F53962" w:rsidRPr="00F53962">
        <w:rPr>
          <w:rFonts w:eastAsia="Times New Roman" w:cs="Arial"/>
          <w:i w:val="0"/>
          <w:iCs w:val="0"/>
          <w:color w:val="000000" w:themeColor="text1"/>
          <w:sz w:val="24"/>
          <w:szCs w:val="24"/>
        </w:rPr>
        <w:instrText xml:space="preserve"> ADDIN ZOTERO_ITEM CSL_CITATION {"citationID":"a11cqq85m0h","properties":{"formattedCitation":"\\super 25,35,36\\nosupersub{}","plainCitation":"25,35,36","noteIndex":0},"citationItems":[{"id":1232,"uris":["http://zotero.org/users/522661/items/N3KPYVPX"],"itemData":{"id":1232,"type":"article-journal","abstract":"Understanding adaptive immunity to SARS-CoV-2 is important for vaccine development, interpreting coronavirus disease 2019 (COVID-19) pathogenesis, and calibration of pandemic control measures. Using HLA class I and II predicted peptide \"megapools,\" circulating SARS-CoV-2-specific CD8+ and CD4+ T cells were identified in </w:instrText>
      </w:r>
      <w:r w:rsidR="00F53962" w:rsidRPr="00F53962">
        <w:rPr>
          <w:rFonts w:ascii="Cambria Math" w:eastAsia="Times New Roman" w:hAnsi="Cambria Math" w:cs="Cambria Math"/>
          <w:i w:val="0"/>
          <w:iCs w:val="0"/>
          <w:color w:val="000000" w:themeColor="text1"/>
          <w:sz w:val="24"/>
          <w:szCs w:val="24"/>
        </w:rPr>
        <w:instrText>∼</w:instrText>
      </w:r>
      <w:r w:rsidR="00F53962" w:rsidRPr="00F53962">
        <w:rPr>
          <w:rFonts w:eastAsia="Times New Roman" w:cs="Arial"/>
          <w:i w:val="0"/>
          <w:iCs w:val="0"/>
          <w:color w:val="000000" w:themeColor="text1"/>
          <w:sz w:val="24"/>
          <w:szCs w:val="24"/>
        </w:rPr>
        <w:instrText xml:space="preserve">70% and 100% of COVID-19 convalescent patients, respectively. CD4+ T cell responses to spike, the main target of most vaccine efforts, were robust and correlated with the magnitude of the anti-SARS-CoV-2 IgG and IgA titers. The M, spike, and N proteins each accounted for 11%-27% of the total CD4+ response, with additional responses commonly targeting nsp3, nsp4, ORF3a, and ORF8, among others. For CD8+ T cells, spike and M were recognized, with at least eight SARS-CoV-2 ORFs targeted. Importantly, we detected SARS-CoV-2-reactive CD4+ T cells in </w:instrText>
      </w:r>
      <w:r w:rsidR="00F53962" w:rsidRPr="00F53962">
        <w:rPr>
          <w:rFonts w:ascii="Cambria Math" w:eastAsia="Times New Roman" w:hAnsi="Cambria Math" w:cs="Cambria Math"/>
          <w:i w:val="0"/>
          <w:iCs w:val="0"/>
          <w:color w:val="000000" w:themeColor="text1"/>
          <w:sz w:val="24"/>
          <w:szCs w:val="24"/>
        </w:rPr>
        <w:instrText>∼</w:instrText>
      </w:r>
      <w:r w:rsidR="00F53962" w:rsidRPr="00F53962">
        <w:rPr>
          <w:rFonts w:eastAsia="Times New Roman" w:cs="Arial"/>
          <w:i w:val="0"/>
          <w:iCs w:val="0"/>
          <w:color w:val="000000" w:themeColor="text1"/>
          <w:sz w:val="24"/>
          <w:szCs w:val="24"/>
        </w:rPr>
        <w:instrText xml:space="preserve">40%-60% of unexposed individuals, suggesting cross-reactive T cell recognition between circulating \"common cold\" coronaviruses and SARS-CoV-2.","container-title":"Cell","DOI":"10.1016/j.cell.2020.05.015","ISSN":"1097-4172","journalAbbreviation":"Cell","language":"eng","note":"PMID: 32473127\nPMCID: PMC7237901","source":"PubMed","title":"Targets of T Cell Responses to SARS-CoV-2 Coronavirus in Humans with COVID-19 Disease and Unexposed Individuals","author":[{"family":"Grifoni","given":"Alba"},{"family":"Weiskopf","given":"Daniela"},{"family":"Ramirez","given":"Sydney I."},{"family":"Mateus","given":"Jose"},{"family":"Dan","given":"Jennifer M."},{"family":"Moderbacher","given":"Carolyn Rydyznski"},{"family":"Rawlings","given":"Stephen A."},{"family":"Sutherland","given":"Aaron"},{"family":"Premkumar","given":"Lakshmanane"},{"family":"Jadi","given":"Ramesh S."},{"family":"Marrama","given":"Daniel"},{"family":"Silva","given":"Aravinda M.","non-dropping-particle":"de"},{"family":"Frazier","given":"April"},{"family":"Carlin","given":"Aaron F."},{"family":"Greenbaum","given":"Jason A."},{"family":"Peters","given":"Bjoern"},{"family":"Krammer","given":"Florian"},{"family":"Smith","given":"Davey M."},{"family":"Crotty","given":"Shane"},{"family":"Sette","given":"Alessandro"}],"issued":{"date-parts":[["2020",5,20]]}}},{"id":3889,"uris":["http://zotero.org/users/522661/items/EI8EWK29"],"itemData":{"id":3889,"type":"article-journal","abstract":"The functional relevance of preexisting cross-immunity to severe acute respiratory syndrome coronavirus 2 (SARS-CoV-2) is a subject of intense debate. Here, we show that human endemic coronavirus (HCoV)–reactive and SARS-CoV-2–cross-reactive CD4+ T cells are ubiquitous but decrease with age. We identified a universal immunodominant coronavirus-specific spike peptide (S816-830) and demonstrate that preexisting spike- and S816-830–reactive T cells were recruited into immune responses to SARS-CoV-2 infection and their frequency correlated with anti–SARS-CoV-2-S1-IgG antibodies. Spike–cross-reactive T cells were also activated after primary BNT162b2 COVID-19 messenger RNA vaccination and displayed kinetics similar to those of secondary immune responses. Our results highlight the functional contribution of preexisting spike–cross-reactive T cells in SARS-CoV-2 infection and vaccination. Cross-reactive immunity may account for the unexpectedly rapid induction of immunity after primary SARS-CoV-2 immunization and the high rate of asymptomatic or mild COVID-19 disease courses.","container-title":"Science","DOI":"10.1126/science.abh1823","issue":"6564","note":"publisher: American Association for the Advancement of Science","page":"eabh1823","source":"science.org (Atypon)","title":"Cross-reactive CD4+ T cells enhance SARS-CoV-2 immune responses upon infection and vaccination","volume":"374","author":[{"family":"Loyal","given":"Lucie"},{"family":"Braun","given":"Julian"},{"family":"Henze","given":"Larissa"},{"family":"Kruse","given":"Beate"},{"family":"Dingeldey","given":"Manuela"},{"family":"Reimer","given":"Ulf"},{"family":"Kern","given":"Florian"},{"family":"Schwarz","given":"Tatjana"},{"family":"Mangold","given":"Maike"},{"family":"Unger","given":"Clara"},{"family":"Dörfler","given":"Friederike"},{"family":"Kadler","given":"Shirin"},{"family":"Rosowski","given":"Jennifer"},{"family":"Gürcan","given":"Kübrah"},{"family":"Uyar-Aydin","given":"Zehra"},{"family":"Frentsch","given":"Marco"},{"family":"Kurth","given":"Florian"},{"family":"Schnatbaum","given":"Karsten"},{"family":"Eckey","given":"Maren"},{"family":"Hippenstiel","given":"Stefan"},{"family":"Hocke","given":"Andreas"},{"family":"Müller","given":"Marcel A."},{"family":"Sawitzki","given":"Birgit"},{"family":"Miltenyi","given":"Stefan"},{"family":"Paul","given":"Friedemann"},{"family":"Mall","given":"Marcus A."},{"family":"Wenschuh","given":"Holger"},{"family":"Voigt","given":"Sebastian"},{"family":"Drosten","given":"Christian"},{"family":"Lauster","given":"Roland"},{"family":"Lachman","given":"Nils"},{"family":"Sander","given":"Leif-Erik"},{"family":"Corman","given":"Victor M."},{"family":"Röhmel","given":"Jobst"},{"family":"Meyer-Arndt","given":"Lil"},{"family":"Thiel","given":"Andreas"},{"family":"Giesecke-Thiel","given":"Claudia"}],"issued":{"date-parts":[["2021",10,8]]}}},{"id":3893,"uris":["http://zotero.org/users/522661/items/NKNRM9A4"],"itemData":{"id":3893,"type":"article-journal","abstract":"Many unknowns exist about human immune responses to the severe acute respiratory syndrome coronavirus 2 (SARS-CoV-2) virus. SARS-CoV-2-reactive CD4+ T cells have been reported in unexposed individuals, suggesting preexisting cross-reactive T cell memory in 20 to 50% of people. However, the source of those T cells has been speculative. Using human blood samples derived before the SARS-CoV-2 virus was discovered in 2019, we mapped 142 T cell epitopes across the SARS-CoV-2 genome to facilitate precise interrogation of the SARS-CoV-2-specific CD4+ T cell repertoire. We demonstrate a range of preexisting memory CD4+ T cells that are cross-reactive with comparable affinity to SARS-CoV-2 and the common cold coronaviruses human coronavirus (HCoV)-OC43, HCoV-229E, HCoV-NL63, and HCoV-HKU1. Thus, variegated T cell memory to coronaviruses that cause the common cold may underlie at least some of the extensive heterogeneity observed in coronavirus disease 2019 (COVID-19) disease.","container-title":"Science (New York, N.Y.)","DOI":"10.1126/science.abd3871","ISSN":"1095-9203","issue":"6512","journalAbbreviation":"Science","language":"eng","note":"PMID: 32753554\nPMCID: PMC7574914","page":"89-94","source":"PubMed","title":"Selective and cross-reactive SARS-CoV-2 T cell epitopes in unexposed humans","volume":"370","author":[{"family":"Mateus","given":"Jose"},{"family":"Grifoni","given":"Alba"},{"family":"Tarke","given":"Alison"},{"family":"Sidney","given":"John"},{"family":"Ramirez","given":"Sydney I."},{"family":"Dan","given":"Jennifer M."},{"family":"Burger","given":"Zoe C."},{"family":"Rawlings","given":"Stephen A."},{"family":"Smith","given":"Davey M."},{"family":"Phillips","given":"Elizabeth"},{"family":"Mallal","given":"Simon"},{"family":"Lammers","given":"Marshall"},{"family":"Rubiro","given":"Paul"},{"family":"Quiambao","given":"Lorenzo"},{"family":"Sutherland","given":"Aaron"},{"family":"Yu","given":"Esther Dawen"},{"family":"Silva Antunes","given":"Ricardo","non-dropping-particle":"da"},{"family":"Greenbaum","given":"Jason"},{"family":"Frazier","given":"April"},{"family":"Markmann","given":"Alena J."},{"family":"Premkumar","given":"Lakshmanane"},{"family":"Silva","given":"Aravinda","non-dropping-particle":"de"},{"family":"Peters","given":"Bjoern"},{"family":"Crotty","given":"Shane"},{"family":"Sette","given":"Alessandro"},{"family":"Weiskopf","given":"Daniela"}],"issued":{"date-parts":[["2020",10,2]]}}}],"schema":"https://github.com/citation-style-language/schema/raw/master/csl-citation.json"} </w:instrText>
      </w:r>
      <w:r w:rsidRPr="00F53962">
        <w:rPr>
          <w:rFonts w:eastAsia="Times New Roman" w:cs="Arial"/>
          <w:i w:val="0"/>
          <w:iCs w:val="0"/>
          <w:color w:val="000000" w:themeColor="text1"/>
          <w:sz w:val="24"/>
          <w:szCs w:val="24"/>
        </w:rPr>
        <w:fldChar w:fldCharType="separate"/>
      </w:r>
      <w:r w:rsidR="00F53962" w:rsidRPr="00F53962">
        <w:rPr>
          <w:rFonts w:eastAsiaTheme="minorHAnsi" w:cs="Arial"/>
          <w:color w:val="000000"/>
          <w:sz w:val="24"/>
          <w:szCs w:val="24"/>
          <w:vertAlign w:val="superscript"/>
          <w:lang w:val="en-US"/>
          <w14:ligatures w14:val="standardContextual"/>
        </w:rPr>
        <w:t>25,35,36</w:t>
      </w:r>
      <w:r w:rsidRPr="00F53962">
        <w:rPr>
          <w:rFonts w:eastAsia="Times New Roman" w:cs="Arial"/>
          <w:i w:val="0"/>
          <w:iCs w:val="0"/>
          <w:color w:val="000000" w:themeColor="text1"/>
          <w:sz w:val="24"/>
          <w:szCs w:val="24"/>
        </w:rPr>
        <w:fldChar w:fldCharType="end"/>
      </w:r>
      <w:r w:rsidRPr="00F53962">
        <w:rPr>
          <w:rFonts w:eastAsia="Times New Roman" w:cs="Arial"/>
          <w:i w:val="0"/>
          <w:iCs w:val="0"/>
          <w:color w:val="000000" w:themeColor="text1"/>
          <w:sz w:val="24"/>
          <w:szCs w:val="24"/>
          <w:lang w:val="en-US"/>
        </w:rPr>
        <w:t xml:space="preserve">, </w:t>
      </w:r>
      <w:del w:id="92" w:author="Ty Bottorff" w:date="2025-12-11T22:57:00Z" w16du:dateUtc="2025-12-12T06:57:00Z">
        <w:r w:rsidRPr="00F53962" w:rsidDel="00967368">
          <w:rPr>
            <w:rFonts w:eastAsia="Times New Roman" w:cs="Arial"/>
            <w:i w:val="0"/>
            <w:iCs w:val="0"/>
            <w:color w:val="000000" w:themeColor="text1"/>
            <w:sz w:val="24"/>
            <w:szCs w:val="24"/>
            <w:lang w:val="en-US"/>
          </w:rPr>
          <w:delText xml:space="preserve">yet </w:delText>
        </w:r>
      </w:del>
      <w:r w:rsidRPr="00F53962">
        <w:rPr>
          <w:rFonts w:eastAsia="Times New Roman" w:cs="Arial"/>
          <w:i w:val="0"/>
          <w:iCs w:val="0"/>
          <w:color w:val="000000" w:themeColor="text1"/>
          <w:sz w:val="24"/>
          <w:szCs w:val="24"/>
          <w:lang w:val="en-US"/>
        </w:rPr>
        <w:t xml:space="preserve">their molecular basis remains poorly defined. Our analysis showed that among SARS-CoV-2–directed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TCRs, clones with shared junctions almost always shared the same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 whereas a mean of only ~25% also shared the same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 (</w:t>
      </w:r>
      <w:r w:rsidRPr="00F53962">
        <w:rPr>
          <w:rFonts w:eastAsia="Times New Roman" w:cs="Arial"/>
          <w:b/>
          <w:bCs/>
          <w:i w:val="0"/>
          <w:iCs w:val="0"/>
          <w:color w:val="000000" w:themeColor="text1"/>
          <w:sz w:val="24"/>
          <w:szCs w:val="24"/>
          <w:lang w:val="en-US"/>
        </w:rPr>
        <w:t>Fig. 2D</w:t>
      </w:r>
      <w:r w:rsidRPr="00F53962">
        <w:rPr>
          <w:rFonts w:eastAsia="Times New Roman" w:cs="Arial"/>
          <w:i w:val="0"/>
          <w:iCs w:val="0"/>
          <w:color w:val="000000" w:themeColor="text1"/>
          <w:sz w:val="24"/>
          <w:szCs w:val="24"/>
          <w:lang w:val="en-US"/>
        </w:rPr>
        <w:t xml:space="preserve">). The amount of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 sharing varied greatly across different specificities (</w:t>
      </w:r>
      <w:r w:rsidRPr="00F53962">
        <w:rPr>
          <w:rFonts w:eastAsia="Times New Roman" w:cs="Arial"/>
          <w:b/>
          <w:bCs/>
          <w:i w:val="0"/>
          <w:iCs w:val="0"/>
          <w:color w:val="000000" w:themeColor="text1"/>
          <w:sz w:val="24"/>
          <w:szCs w:val="24"/>
          <w:lang w:val="en-US"/>
        </w:rPr>
        <w:t>Fig. S9</w:t>
      </w:r>
      <w:r w:rsidRPr="00F53962">
        <w:rPr>
          <w:rFonts w:eastAsia="Times New Roman" w:cs="Arial"/>
          <w:i w:val="0"/>
          <w:iCs w:val="0"/>
          <w:color w:val="000000" w:themeColor="text1"/>
          <w:sz w:val="24"/>
          <w:szCs w:val="24"/>
          <w:lang w:val="en-US"/>
        </w:rPr>
        <w:t xml:space="preserve">), </w:t>
      </w:r>
      <w:r w:rsidR="00FE51FC" w:rsidRPr="00F53962">
        <w:rPr>
          <w:rFonts w:eastAsia="Times New Roman" w:cs="Arial"/>
          <w:i w:val="0"/>
          <w:iCs w:val="0"/>
          <w:color w:val="000000" w:themeColor="text1"/>
          <w:sz w:val="24"/>
          <w:szCs w:val="24"/>
          <w:lang w:val="en-US"/>
        </w:rPr>
        <w:t>probably</w:t>
      </w:r>
      <w:r w:rsidRPr="00F53962">
        <w:rPr>
          <w:rFonts w:eastAsia="Times New Roman" w:cs="Arial"/>
          <w:i w:val="0"/>
          <w:iCs w:val="0"/>
          <w:color w:val="000000" w:themeColor="text1"/>
          <w:sz w:val="24"/>
          <w:szCs w:val="24"/>
          <w:lang w:val="en-US"/>
        </w:rPr>
        <w:t xml:space="preserve"> </w:t>
      </w:r>
      <w:r w:rsidR="00FE51FC" w:rsidRPr="00F53962">
        <w:rPr>
          <w:rFonts w:eastAsia="Times New Roman" w:cs="Arial"/>
          <w:i w:val="0"/>
          <w:iCs w:val="0"/>
          <w:color w:val="000000" w:themeColor="text1"/>
          <w:sz w:val="24"/>
          <w:szCs w:val="24"/>
          <w:lang w:val="en-US"/>
        </w:rPr>
        <w:t xml:space="preserve">because </w:t>
      </w:r>
      <w:r w:rsidRPr="00F53962">
        <w:rPr>
          <w:rFonts w:eastAsia="Times New Roman" w:cs="Arial"/>
          <w:i w:val="0"/>
          <w:iCs w:val="0"/>
          <w:color w:val="000000" w:themeColor="text1"/>
          <w:sz w:val="24"/>
          <w:szCs w:val="24"/>
          <w:lang w:val="en-US"/>
        </w:rPr>
        <w:t>these individual comparisons were underpowered.</w:t>
      </w:r>
    </w:p>
    <w:p w14:paraId="61B798E2" w14:textId="0A3C6C5E" w:rsidR="00A27618" w:rsidRPr="00F53962" w:rsidRDefault="00A27618" w:rsidP="00A27618">
      <w:pPr>
        <w:pStyle w:val="Heading4"/>
        <w:keepNext w:val="0"/>
        <w:keepLines w:val="0"/>
        <w:spacing w:before="240" w:after="120" w:line="360" w:lineRule="auto"/>
        <w:rPr>
          <w:rFonts w:eastAsia="Times New Roman" w:cs="Arial"/>
          <w:i w:val="0"/>
          <w:iCs w:val="0"/>
          <w:color w:val="000000"/>
          <w:sz w:val="24"/>
          <w:szCs w:val="24"/>
          <w:lang w:val="en-US"/>
        </w:rPr>
      </w:pPr>
      <w:r w:rsidRPr="00F53962">
        <w:rPr>
          <w:rFonts w:eastAsia="Times New Roman" w:cs="Arial"/>
          <w:i w:val="0"/>
          <w:iCs w:val="0"/>
          <w:color w:val="000000" w:themeColor="text1"/>
          <w:sz w:val="24"/>
          <w:szCs w:val="24"/>
          <w:lang w:val="en-US"/>
        </w:rPr>
        <w:t xml:space="preserve">Finally, we performed a global comparison of single versus multi-specificity </w:t>
      </w:r>
      <w:r w:rsidRPr="00F53962">
        <w:rPr>
          <w:rFonts w:eastAsia="Times New Roman" w:cs="Arial"/>
          <w:i w:val="0"/>
          <w:iCs w:val="0"/>
          <w:color w:val="000000" w:themeColor="text1"/>
          <w:sz w:val="24"/>
          <w:szCs w:val="24"/>
        </w:rPr>
        <w:fldChar w:fldCharType="begin"/>
      </w:r>
      <w:r w:rsidR="00E0030D" w:rsidRPr="00F53962">
        <w:rPr>
          <w:rFonts w:eastAsia="Times New Roman" w:cs="Arial"/>
          <w:i w:val="0"/>
          <w:iCs w:val="0"/>
          <w:color w:val="000000" w:themeColor="text1"/>
          <w:sz w:val="24"/>
          <w:szCs w:val="24"/>
        </w:rPr>
        <w:instrText xml:space="preserve"> ADDIN ZOTERO_ITEM CSL_CITATION {"citationID":"a2f4p81b7d3","properties":{"formattedCitation":"\\super 24\\nosupersub{}","plainCitation":"24","noteIndex":0},"citationItems":[{"id":"FhMkDa3B/p7pXuBR8","uris":["http://zotero.org/users/17043568/items/UN9FYGJV"],"itemData":{"id":"tqAksAdl/3wz9TNnd","type":"article-journal","abstract":"Human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rFonts w:eastAsia="Times New Roman" w:cs="Arial"/>
          <w:i w:val="0"/>
          <w:iCs w:val="0"/>
          <w:color w:val="000000" w:themeColor="text1"/>
          <w:sz w:val="24"/>
          <w:szCs w:val="24"/>
        </w:rPr>
        <w:fldChar w:fldCharType="separate"/>
      </w:r>
      <w:r w:rsidRPr="00F53962">
        <w:rPr>
          <w:rFonts w:cs="Arial"/>
          <w:i w:val="0"/>
          <w:iCs w:val="0"/>
          <w:color w:val="000000" w:themeColor="text1"/>
          <w:sz w:val="24"/>
          <w:szCs w:val="24"/>
          <w:vertAlign w:val="superscript"/>
          <w:lang w:val="en-US"/>
        </w:rPr>
        <w:t>24</w:t>
      </w:r>
      <w:r w:rsidRPr="00F53962">
        <w:rPr>
          <w:rFonts w:eastAsia="Times New Roman" w:cs="Arial"/>
          <w:i w:val="0"/>
          <w:iCs w:val="0"/>
          <w:color w:val="000000" w:themeColor="text1"/>
          <w:sz w:val="24"/>
          <w:szCs w:val="24"/>
        </w:rPr>
        <w:fldChar w:fldCharType="end"/>
      </w:r>
      <w:r w:rsidRPr="00F53962">
        <w:rPr>
          <w:rFonts w:eastAsia="Times New Roman" w:cs="Arial"/>
          <w:i w:val="0"/>
          <w:iCs w:val="0"/>
          <w:color w:val="000000" w:themeColor="text1"/>
          <w:sz w:val="24"/>
          <w:szCs w:val="24"/>
          <w:lang w:val="en-US"/>
        </w:rPr>
        <w:t xml:space="preserve"> of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and </w:t>
      </w:r>
      <w:proofErr w:type="spellStart"/>
      <w:r w:rsidRPr="00F53962">
        <w:rPr>
          <w:rFonts w:eastAsia="Times New Roman" w:cs="Arial"/>
          <w:i w:val="0"/>
          <w:iCs w:val="0"/>
          <w:color w:val="000000" w:themeColor="text1"/>
          <w:sz w:val="24"/>
          <w:szCs w:val="24"/>
          <w:lang w:val="en-US"/>
        </w:rPr>
        <w:t>betaCentric</w:t>
      </w:r>
      <w:proofErr w:type="spellEnd"/>
      <w:r w:rsidRPr="00F53962">
        <w:rPr>
          <w:rFonts w:eastAsia="Times New Roman" w:cs="Arial"/>
          <w:i w:val="0"/>
          <w:iCs w:val="0"/>
          <w:color w:val="000000" w:themeColor="text1"/>
          <w:sz w:val="24"/>
          <w:szCs w:val="24"/>
          <w:lang w:val="en-US"/>
        </w:rPr>
        <w:t xml:space="preserve"> TCRs in . </w:t>
      </w:r>
      <w:commentRangeStart w:id="93"/>
      <w:r w:rsidRPr="00F53962">
        <w:rPr>
          <w:rFonts w:eastAsia="Times New Roman" w:cs="Arial"/>
          <w:i w:val="0"/>
          <w:iCs w:val="0"/>
          <w:color w:val="000000" w:themeColor="text1"/>
          <w:sz w:val="24"/>
          <w:szCs w:val="24"/>
          <w:lang w:val="en-US"/>
        </w:rPr>
        <w:t xml:space="preserve">Most (~60%) In </w:t>
      </w:r>
      <w:proofErr w:type="spellStart"/>
      <w:r w:rsidR="00377BAA" w:rsidRPr="00F53962">
        <w:rPr>
          <w:rFonts w:eastAsia="Times New Roman" w:cs="Arial"/>
          <w:iCs w:val="0"/>
          <w:color w:val="000000" w:themeColor="text1"/>
          <w:sz w:val="24"/>
          <w:szCs w:val="24"/>
          <w:lang w:val="en-US"/>
        </w:rPr>
        <w:t>VDJdb</w:t>
      </w:r>
      <w:proofErr w:type="spellEnd"/>
      <w:r w:rsidRPr="00F53962">
        <w:rPr>
          <w:rFonts w:eastAsia="Times New Roman" w:cs="Arial"/>
          <w:i w:val="0"/>
          <w:iCs w:val="0"/>
          <w:color w:val="000000" w:themeColor="text1"/>
          <w:sz w:val="24"/>
          <w:szCs w:val="24"/>
          <w:lang w:val="en-US"/>
        </w:rPr>
        <w:t xml:space="preserve">, ~57% of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w:t>
      </w:r>
      <w:commentRangeEnd w:id="93"/>
      <w:r w:rsidR="00056270">
        <w:rPr>
          <w:rStyle w:val="CommentReference"/>
          <w:rFonts w:eastAsia="Arial" w:cs="Arial"/>
          <w:i w:val="0"/>
          <w:iCs w:val="0"/>
          <w:color w:val="auto"/>
        </w:rPr>
        <w:commentReference w:id="93"/>
      </w:r>
      <w:r w:rsidR="00377BAA" w:rsidRPr="00F53962">
        <w:rPr>
          <w:rFonts w:eastAsia="Times New Roman" w:cs="Arial"/>
          <w:iCs w:val="0"/>
          <w:color w:val="000000" w:themeColor="text1"/>
          <w:sz w:val="24"/>
          <w:szCs w:val="24"/>
          <w:lang w:val="en-US"/>
        </w:rPr>
        <w:t>TRA</w:t>
      </w:r>
      <w:r w:rsidRPr="00F53962">
        <w:rPr>
          <w:rFonts w:eastAsia="Times New Roman" w:cs="Arial"/>
          <w:i w:val="0"/>
          <w:iCs w:val="0"/>
          <w:color w:val="000000" w:themeColor="text1"/>
          <w:sz w:val="24"/>
          <w:szCs w:val="24"/>
          <w:lang w:val="en-US"/>
        </w:rPr>
        <w:t xml:space="preserve"> chains were multi-specific, substantially more than </w:t>
      </w:r>
      <w:proofErr w:type="spellStart"/>
      <w:r w:rsidRPr="00F53962">
        <w:rPr>
          <w:rFonts w:eastAsia="Times New Roman" w:cs="Arial"/>
          <w:i w:val="0"/>
          <w:iCs w:val="0"/>
          <w:color w:val="000000" w:themeColor="text1"/>
          <w:sz w:val="24"/>
          <w:szCs w:val="24"/>
          <w:lang w:val="en-US"/>
        </w:rPr>
        <w:t>betaCentric</w:t>
      </w:r>
      <w:proofErr w:type="spellEnd"/>
      <w:r w:rsidRPr="00F53962">
        <w:rPr>
          <w:rFonts w:eastAsia="Times New Roman" w:cs="Arial"/>
          <w:i w:val="0"/>
          <w:iCs w:val="0"/>
          <w:color w:val="000000" w:themeColor="text1"/>
          <w:sz w:val="24"/>
          <w:szCs w:val="24"/>
          <w:lang w:val="en-US"/>
        </w:rPr>
        <w:t xml:space="preserve"> or non-centric TCRs (</w:t>
      </w:r>
      <w:r w:rsidRPr="00F53962">
        <w:rPr>
          <w:rFonts w:eastAsia="Times New Roman" w:cs="Arial"/>
          <w:b/>
          <w:bCs/>
          <w:i w:val="0"/>
          <w:iCs w:val="0"/>
          <w:color w:val="000000" w:themeColor="text1"/>
          <w:sz w:val="24"/>
          <w:szCs w:val="24"/>
          <w:lang w:val="en-US"/>
        </w:rPr>
        <w:t>Fig. 2E</w:t>
      </w:r>
      <w:r w:rsidRPr="00F53962">
        <w:rPr>
          <w:rFonts w:eastAsia="Times New Roman" w:cs="Arial"/>
          <w:i w:val="0"/>
          <w:iCs w:val="0"/>
          <w:color w:val="000000" w:themeColor="text1"/>
          <w:sz w:val="24"/>
          <w:szCs w:val="24"/>
          <w:lang w:val="en-US"/>
        </w:rPr>
        <w:t xml:space="preserve">). Conversely,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w:t>
      </w:r>
      <w:r w:rsidR="00377BAA" w:rsidRPr="00F53962">
        <w:rPr>
          <w:rFonts w:eastAsia="Times New Roman" w:cs="Arial"/>
          <w:iCs w:val="0"/>
          <w:color w:val="000000" w:themeColor="text1"/>
          <w:sz w:val="24"/>
          <w:szCs w:val="24"/>
          <w:lang w:val="en-US"/>
        </w:rPr>
        <w:t>TRB</w:t>
      </w:r>
      <w:r w:rsidRPr="00F53962">
        <w:rPr>
          <w:rFonts w:eastAsia="Times New Roman" w:cs="Arial"/>
          <w:i w:val="0"/>
          <w:iCs w:val="0"/>
          <w:color w:val="000000" w:themeColor="text1"/>
          <w:sz w:val="24"/>
          <w:szCs w:val="24"/>
          <w:lang w:val="en-US"/>
        </w:rPr>
        <w:t xml:space="preserve"> chains were less multi-specific than </w:t>
      </w:r>
      <w:proofErr w:type="spellStart"/>
      <w:r w:rsidRPr="00F53962">
        <w:rPr>
          <w:rFonts w:eastAsia="Times New Roman" w:cs="Arial"/>
          <w:i w:val="0"/>
          <w:iCs w:val="0"/>
          <w:color w:val="000000" w:themeColor="text1"/>
          <w:sz w:val="24"/>
          <w:szCs w:val="24"/>
          <w:lang w:val="en-US"/>
        </w:rPr>
        <w:t>betaCentric</w:t>
      </w:r>
      <w:proofErr w:type="spellEnd"/>
      <w:r w:rsidRPr="00F53962">
        <w:rPr>
          <w:rFonts w:eastAsia="Times New Roman" w:cs="Arial"/>
          <w:i w:val="0"/>
          <w:iCs w:val="0"/>
          <w:color w:val="000000" w:themeColor="text1"/>
          <w:sz w:val="24"/>
          <w:szCs w:val="24"/>
          <w:lang w:val="en-US"/>
        </w:rPr>
        <w:t xml:space="preserve"> </w:t>
      </w:r>
      <w:r w:rsidR="00377BAA" w:rsidRPr="00F53962">
        <w:rPr>
          <w:rFonts w:eastAsia="Times New Roman" w:cs="Arial"/>
          <w:iCs w:val="0"/>
          <w:color w:val="000000" w:themeColor="text1"/>
          <w:sz w:val="24"/>
          <w:szCs w:val="24"/>
          <w:lang w:val="en-US"/>
        </w:rPr>
        <w:t>TRB</w:t>
      </w:r>
      <w:r w:rsidRPr="00F53962">
        <w:rPr>
          <w:rFonts w:eastAsia="Times New Roman" w:cs="Arial"/>
          <w:i w:val="0"/>
          <w:iCs w:val="0"/>
          <w:color w:val="000000" w:themeColor="text1"/>
          <w:sz w:val="24"/>
          <w:szCs w:val="24"/>
          <w:lang w:val="en-US"/>
        </w:rPr>
        <w:t xml:space="preserve"> chains though still more so than non-centric TCRs (</w:t>
      </w:r>
      <w:r w:rsidRPr="00F53962">
        <w:rPr>
          <w:rFonts w:eastAsia="Times New Roman" w:cs="Arial"/>
          <w:b/>
          <w:bCs/>
          <w:i w:val="0"/>
          <w:iCs w:val="0"/>
          <w:color w:val="000000" w:themeColor="text1"/>
          <w:sz w:val="24"/>
          <w:szCs w:val="24"/>
          <w:lang w:val="en-US"/>
        </w:rPr>
        <w:t>Fig. 2F</w:t>
      </w:r>
      <w:r w:rsidRPr="00F53962">
        <w:rPr>
          <w:rFonts w:eastAsia="Times New Roman" w:cs="Arial"/>
          <w:i w:val="0"/>
          <w:iCs w:val="0"/>
          <w:color w:val="000000" w:themeColor="text1"/>
          <w:sz w:val="24"/>
          <w:szCs w:val="24"/>
          <w:lang w:val="en-US"/>
        </w:rPr>
        <w:t xml:space="preserve">). We </w:t>
      </w:r>
      <w:r w:rsidRPr="00F53962">
        <w:rPr>
          <w:rFonts w:eastAsia="Times New Roman" w:cs="Arial"/>
          <w:i w:val="0"/>
          <w:iCs w:val="0"/>
          <w:color w:val="000000" w:themeColor="text1"/>
          <w:sz w:val="24"/>
          <w:szCs w:val="24"/>
          <w:lang w:val="en-US"/>
        </w:rPr>
        <w:lastRenderedPageBreak/>
        <w:t xml:space="preserve">obtained similar results in other </w:t>
      </w:r>
      <w:del w:id="94" w:author="Ty Bottorff" w:date="2025-12-11T23:03:00Z" w16du:dateUtc="2025-12-12T07:03:00Z">
        <w:r w:rsidRPr="00F53962" w:rsidDel="00FB2AF9">
          <w:rPr>
            <w:rFonts w:eastAsia="Times New Roman" w:cs="Arial"/>
            <w:i w:val="0"/>
            <w:iCs w:val="0"/>
            <w:color w:val="000000" w:themeColor="text1"/>
            <w:sz w:val="24"/>
            <w:szCs w:val="24"/>
            <w:lang w:val="en-US"/>
          </w:rPr>
          <w:delText xml:space="preserve">experiments </w:delText>
        </w:r>
      </w:del>
      <w:ins w:id="95" w:author="Ty Bottorff" w:date="2025-12-11T23:03:00Z" w16du:dateUtc="2025-12-12T07:03:00Z">
        <w:r w:rsidR="00FB2AF9">
          <w:rPr>
            <w:rFonts w:eastAsia="Times New Roman" w:cs="Arial"/>
            <w:i w:val="0"/>
            <w:iCs w:val="0"/>
            <w:color w:val="000000" w:themeColor="text1"/>
            <w:sz w:val="24"/>
            <w:szCs w:val="24"/>
            <w:lang w:val="en-US"/>
          </w:rPr>
          <w:t>analyses</w:t>
        </w:r>
        <w:r w:rsidR="00FB2AF9" w:rsidRPr="00F53962">
          <w:rPr>
            <w:rFonts w:eastAsia="Times New Roman" w:cs="Arial"/>
            <w:i w:val="0"/>
            <w:iCs w:val="0"/>
            <w:color w:val="000000" w:themeColor="text1"/>
            <w:sz w:val="24"/>
            <w:szCs w:val="24"/>
            <w:lang w:val="en-US"/>
          </w:rPr>
          <w:t xml:space="preserve"> </w:t>
        </w:r>
      </w:ins>
      <w:del w:id="96" w:author="Ty Bottorff" w:date="2025-12-11T23:03:00Z" w16du:dateUtc="2025-12-12T07:03:00Z">
        <w:r w:rsidRPr="00F53962" w:rsidDel="00A50ECF">
          <w:rPr>
            <w:rFonts w:eastAsia="Times New Roman" w:cs="Arial"/>
            <w:i w:val="0"/>
            <w:iCs w:val="0"/>
            <w:color w:val="000000" w:themeColor="text1"/>
            <w:sz w:val="24"/>
            <w:szCs w:val="24"/>
            <w:lang w:val="en-US"/>
          </w:rPr>
          <w:delText>where we</w:delText>
        </w:r>
      </w:del>
      <w:ins w:id="97" w:author="Ty Bottorff" w:date="2025-12-11T23:03:00Z" w16du:dateUtc="2025-12-12T07:03:00Z">
        <w:r w:rsidR="00A50ECF">
          <w:rPr>
            <w:rFonts w:eastAsia="Times New Roman" w:cs="Arial"/>
            <w:i w:val="0"/>
            <w:iCs w:val="0"/>
            <w:color w:val="000000" w:themeColor="text1"/>
            <w:sz w:val="24"/>
            <w:szCs w:val="24"/>
            <w:lang w:val="en-US"/>
          </w:rPr>
          <w:t>when</w:t>
        </w:r>
      </w:ins>
      <w:r w:rsidRPr="00F53962">
        <w:rPr>
          <w:rFonts w:eastAsia="Times New Roman" w:cs="Arial"/>
          <w:i w:val="0"/>
          <w:iCs w:val="0"/>
          <w:color w:val="000000" w:themeColor="text1"/>
          <w:sz w:val="24"/>
          <w:szCs w:val="24"/>
          <w:lang w:val="en-US"/>
        </w:rPr>
        <w:t xml:space="preserve"> </w:t>
      </w:r>
      <w:del w:id="98" w:author="Ty Bottorff" w:date="2025-12-11T23:03:00Z" w16du:dateUtc="2025-12-12T07:03:00Z">
        <w:r w:rsidRPr="00F53962" w:rsidDel="00BD4CD1">
          <w:rPr>
            <w:rFonts w:eastAsia="Times New Roman" w:cs="Arial"/>
            <w:i w:val="0"/>
            <w:iCs w:val="0"/>
            <w:color w:val="000000" w:themeColor="text1"/>
            <w:sz w:val="24"/>
            <w:szCs w:val="24"/>
            <w:lang w:val="en-US"/>
          </w:rPr>
          <w:delText xml:space="preserve">included </w:delText>
        </w:r>
      </w:del>
      <w:ins w:id="99" w:author="Ty Bottorff" w:date="2025-12-11T23:03:00Z" w16du:dateUtc="2025-12-12T07:03:00Z">
        <w:r w:rsidR="00BD4CD1" w:rsidRPr="00F53962">
          <w:rPr>
            <w:rFonts w:eastAsia="Times New Roman" w:cs="Arial"/>
            <w:i w:val="0"/>
            <w:iCs w:val="0"/>
            <w:color w:val="000000" w:themeColor="text1"/>
            <w:sz w:val="24"/>
            <w:szCs w:val="24"/>
            <w:lang w:val="en-US"/>
          </w:rPr>
          <w:t>includ</w:t>
        </w:r>
        <w:r w:rsidR="00BD4CD1">
          <w:rPr>
            <w:rFonts w:eastAsia="Times New Roman" w:cs="Arial"/>
            <w:i w:val="0"/>
            <w:iCs w:val="0"/>
            <w:color w:val="000000" w:themeColor="text1"/>
            <w:sz w:val="24"/>
            <w:szCs w:val="24"/>
            <w:lang w:val="en-US"/>
          </w:rPr>
          <w:t>ing</w:t>
        </w:r>
        <w:r w:rsidR="00BD4CD1" w:rsidRPr="00F53962">
          <w:rPr>
            <w:rFonts w:eastAsia="Times New Roman" w:cs="Arial"/>
            <w:i w:val="0"/>
            <w:iCs w:val="0"/>
            <w:color w:val="000000" w:themeColor="text1"/>
            <w:sz w:val="24"/>
            <w:szCs w:val="24"/>
            <w:lang w:val="en-US"/>
          </w:rPr>
          <w:t xml:space="preserve"> </w:t>
        </w:r>
      </w:ins>
      <w:r w:rsidRPr="00F53962">
        <w:rPr>
          <w:rFonts w:eastAsia="Times New Roman" w:cs="Arial"/>
          <w:i w:val="0"/>
          <w:iCs w:val="0"/>
          <w:color w:val="000000" w:themeColor="text1"/>
          <w:sz w:val="24"/>
          <w:szCs w:val="24"/>
          <w:lang w:val="en-US"/>
        </w:rPr>
        <w:t xml:space="preserve">all </w:t>
      </w:r>
      <w:proofErr w:type="spellStart"/>
      <w:r w:rsidR="00377BAA" w:rsidRPr="00F53962">
        <w:rPr>
          <w:rFonts w:eastAsia="Times New Roman" w:cs="Arial"/>
          <w:iCs w:val="0"/>
          <w:color w:val="000000" w:themeColor="text1"/>
          <w:sz w:val="24"/>
          <w:szCs w:val="24"/>
          <w:lang w:val="en-US"/>
        </w:rPr>
        <w:t>VDJdb</w:t>
      </w:r>
      <w:proofErr w:type="spellEnd"/>
      <w:r w:rsidRPr="00F53962">
        <w:rPr>
          <w:rFonts w:eastAsia="Times New Roman" w:cs="Arial"/>
          <w:i w:val="0"/>
          <w:iCs w:val="0"/>
          <w:color w:val="000000" w:themeColor="text1"/>
          <w:sz w:val="24"/>
          <w:szCs w:val="24"/>
          <w:lang w:val="en-US"/>
        </w:rPr>
        <w:t xml:space="preserve"> TCRs or only those with the highest confidence sequence data (Scores 2 and 3). These findings establish a strong link between chain-centricity, especially </w:t>
      </w:r>
      <w:r w:rsidRPr="00F53962">
        <w:rPr>
          <w:rFonts w:cs="Arial"/>
          <w:i w:val="0"/>
          <w:iCs w:val="0"/>
          <w:color w:val="auto"/>
          <w:sz w:val="24"/>
          <w:szCs w:val="24"/>
          <w:lang w:val="en-US"/>
        </w:rPr>
        <w:t>alpha</w:t>
      </w:r>
      <w:r w:rsidRPr="00F53962">
        <w:rPr>
          <w:rFonts w:cs="Arial"/>
          <w:i w:val="0"/>
          <w:iCs w:val="0"/>
          <w:sz w:val="24"/>
          <w:szCs w:val="24"/>
          <w:lang w:val="en-US"/>
        </w:rPr>
        <w:t xml:space="preserve"> </w:t>
      </w:r>
      <w:r w:rsidRPr="00F53962">
        <w:rPr>
          <w:rFonts w:cs="Arial"/>
          <w:i w:val="0"/>
          <w:iCs w:val="0"/>
          <w:color w:val="auto"/>
          <w:sz w:val="24"/>
          <w:szCs w:val="24"/>
          <w:lang w:val="en-US"/>
        </w:rPr>
        <w:t xml:space="preserve">chain-centricity, </w:t>
      </w:r>
      <w:r w:rsidRPr="00F53962">
        <w:rPr>
          <w:rFonts w:eastAsia="Times New Roman" w:cs="Arial"/>
          <w:i w:val="0"/>
          <w:iCs w:val="0"/>
          <w:color w:val="000000" w:themeColor="text1"/>
          <w:sz w:val="24"/>
          <w:szCs w:val="24"/>
          <w:lang w:val="en-US"/>
        </w:rPr>
        <w:t xml:space="preserve">and TCR multi-specificity. </w:t>
      </w:r>
    </w:p>
    <w:p w14:paraId="5B710ECF" w14:textId="371B8BF1" w:rsidR="00A27618" w:rsidRPr="00F53962" w:rsidRDefault="00A27618" w:rsidP="00A27618">
      <w:pPr>
        <w:spacing w:after="120" w:line="360" w:lineRule="auto"/>
        <w:rPr>
          <w:sz w:val="24"/>
          <w:szCs w:val="24"/>
          <w:lang w:val="en-US"/>
        </w:rPr>
      </w:pPr>
      <w:r w:rsidRPr="00F53962">
        <w:rPr>
          <w:rFonts w:eastAsia="Times New Roman"/>
          <w:b/>
          <w:bCs/>
          <w:color w:val="000000" w:themeColor="text1"/>
          <w:sz w:val="24"/>
          <w:szCs w:val="24"/>
          <w:lang w:val="en-US"/>
        </w:rPr>
        <w:t>TCR chain-centricity and sequence convergence in COVID-19.</w:t>
      </w:r>
      <w:r w:rsidRPr="00F53962">
        <w:rPr>
          <w:rFonts w:eastAsia="Times New Roman"/>
          <w:color w:val="000000" w:themeColor="text1"/>
          <w:sz w:val="24"/>
          <w:szCs w:val="24"/>
          <w:lang w:val="en-US"/>
        </w:rPr>
        <w:t xml:space="preserve"> To probe chain-centric TCRs in disease, we analyzed repertoires from HC and COVID-19 patients. Across published datasets</w:t>
      </w:r>
      <w:r w:rsidR="00DB29B4" w:rsidRPr="00F53962">
        <w:rPr>
          <w:sz w:val="24"/>
          <w:szCs w:val="24"/>
        </w:rPr>
        <w:t xml:space="preserve"> </w:t>
      </w:r>
      <w:bookmarkStart w:id="100" w:name="_Hlk216192148"/>
      <w:r w:rsidR="00DB29B4" w:rsidRPr="00F53962">
        <w:rPr>
          <w:sz w:val="24"/>
          <w:szCs w:val="24"/>
        </w:rPr>
        <w:fldChar w:fldCharType="begin"/>
      </w:r>
      <w:r w:rsidR="00377BAA" w:rsidRPr="00F53962">
        <w:rPr>
          <w:sz w:val="24"/>
          <w:szCs w:val="24"/>
        </w:rPr>
        <w:instrText xml:space="preserve"> ADDIN ZOTERO_ITEM CSL_CITATION {"citationID":"IMboDT7P","properties":{"formattedCitation":"\\super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DB29B4"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00DB29B4" w:rsidRPr="00F53962">
        <w:rPr>
          <w:sz w:val="24"/>
          <w:szCs w:val="24"/>
        </w:rPr>
        <w:fldChar w:fldCharType="end"/>
      </w:r>
      <w:bookmarkEnd w:id="100"/>
      <w:r w:rsidRPr="00F53962">
        <w:rPr>
          <w:sz w:val="24"/>
          <w:szCs w:val="24"/>
          <w:lang w:val="en-US"/>
        </w:rPr>
        <w:t>,</w:t>
      </w:r>
      <w:r w:rsidRPr="00F53962">
        <w:rPr>
          <w:rFonts w:eastAsia="Times New Roman"/>
          <w:color w:val="000000" w:themeColor="text1"/>
          <w:sz w:val="24"/>
          <w:szCs w:val="24"/>
          <w:lang w:val="en-US"/>
        </w:rPr>
        <w:t xml:space="preserve"> public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junctions were more common than public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while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junctions were more often private (</w:t>
      </w:r>
      <w:r w:rsidRPr="00F53962">
        <w:rPr>
          <w:rFonts w:eastAsia="Times New Roman"/>
          <w:b/>
          <w:bCs/>
          <w:color w:val="000000" w:themeColor="text1"/>
          <w:sz w:val="24"/>
          <w:szCs w:val="24"/>
          <w:lang w:val="en-US"/>
        </w:rPr>
        <w:t>Fig. 3A</w:t>
      </w:r>
      <w:r w:rsidRPr="00F53962">
        <w:rPr>
          <w:rFonts w:eastAsia="Times New Roman"/>
          <w:color w:val="000000" w:themeColor="text1"/>
          <w:sz w:val="24"/>
          <w:szCs w:val="24"/>
          <w:lang w:val="en-US"/>
        </w:rPr>
        <w:t xml:space="preserve">). </w:t>
      </w:r>
      <w:del w:id="101" w:author="Ty Bottorff" w:date="2025-12-11T23:06:00Z" w16du:dateUtc="2025-12-12T07:06:00Z">
        <w:r w:rsidRPr="00F53962" w:rsidDel="00E2523A">
          <w:rPr>
            <w:rFonts w:eastAsia="Times New Roman"/>
            <w:color w:val="000000" w:themeColor="text1"/>
            <w:sz w:val="24"/>
            <w:szCs w:val="24"/>
            <w:lang w:val="en-US"/>
          </w:rPr>
          <w:delText>By status, b</w:delText>
        </w:r>
      </w:del>
      <w:ins w:id="102" w:author="Ty Bottorff" w:date="2025-12-11T23:06:00Z" w16du:dateUtc="2025-12-12T07:06:00Z">
        <w:r w:rsidR="00E2523A">
          <w:rPr>
            <w:rFonts w:eastAsia="Times New Roman"/>
            <w:color w:val="000000" w:themeColor="text1"/>
            <w:sz w:val="24"/>
            <w:szCs w:val="24"/>
            <w:lang w:val="en-US"/>
          </w:rPr>
          <w:t>B</w:t>
        </w:r>
      </w:ins>
      <w:r w:rsidRPr="00F53962">
        <w:rPr>
          <w:rFonts w:eastAsia="Times New Roman"/>
          <w:color w:val="000000" w:themeColor="text1"/>
          <w:sz w:val="24"/>
          <w:szCs w:val="24"/>
          <w:lang w:val="en-US"/>
        </w:rPr>
        <w:t xml:space="preserve">oth HC and COVID-19 groups showed more public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than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with a modest rise in publicity in COVID-19 (</w:t>
      </w:r>
      <w:r w:rsidRPr="00F53962">
        <w:rPr>
          <w:rFonts w:eastAsia="Times New Roman"/>
          <w:b/>
          <w:bCs/>
          <w:color w:val="000000" w:themeColor="text1"/>
          <w:sz w:val="24"/>
          <w:szCs w:val="24"/>
          <w:lang w:val="en-US"/>
        </w:rPr>
        <w:t>Fig. 3B–C</w:t>
      </w:r>
      <w:r w:rsidRPr="00F53962">
        <w:rPr>
          <w:rFonts w:eastAsia="Times New Roman"/>
          <w:color w:val="000000" w:themeColor="text1"/>
          <w:sz w:val="24"/>
          <w:szCs w:val="24"/>
          <w:lang w:val="en-US"/>
        </w:rPr>
        <w:t>). Publicity of both chains increased slightly with disease stage (</w:t>
      </w:r>
      <w:r w:rsidRPr="00F53962">
        <w:rPr>
          <w:rFonts w:eastAsia="Times New Roman"/>
          <w:b/>
          <w:bCs/>
          <w:color w:val="000000" w:themeColor="text1"/>
          <w:sz w:val="24"/>
          <w:szCs w:val="24"/>
          <w:lang w:val="en-US"/>
        </w:rPr>
        <w:t>Fig. 3D</w:t>
      </w:r>
      <w:r w:rsidRPr="00F53962">
        <w:rPr>
          <w:rFonts w:eastAsia="Times New Roman"/>
          <w:color w:val="000000" w:themeColor="text1"/>
          <w:sz w:val="24"/>
          <w:szCs w:val="24"/>
          <w:lang w:val="en-US"/>
        </w:rPr>
        <w:t xml:space="preserve">), and </w:t>
      </w:r>
      <w:proofErr w:type="spellStart"/>
      <w:r w:rsidRPr="00F53962">
        <w:rPr>
          <w:rFonts w:eastAsia="Times New Roman"/>
          <w:color w:val="000000" w:themeColor="text1"/>
          <w:sz w:val="24"/>
          <w:szCs w:val="24"/>
          <w:lang w:val="en-US"/>
        </w:rPr>
        <w:t>alphaCentric</w:t>
      </w:r>
      <w:proofErr w:type="spellEnd"/>
      <w:r w:rsidRPr="00F53962">
        <w:rPr>
          <w:rFonts w:eastAsia="Times New Roman"/>
          <w:color w:val="000000" w:themeColor="text1"/>
          <w:sz w:val="24"/>
          <w:szCs w:val="24"/>
          <w:lang w:val="en-US"/>
        </w:rPr>
        <w:t xml:space="preserve"> and </w:t>
      </w:r>
      <w:proofErr w:type="spellStart"/>
      <w:r w:rsidRPr="00F53962">
        <w:rPr>
          <w:rFonts w:eastAsia="Times New Roman"/>
          <w:color w:val="000000" w:themeColor="text1"/>
          <w:sz w:val="24"/>
          <w:szCs w:val="24"/>
          <w:lang w:val="en-US"/>
        </w:rPr>
        <w:t>betaCentric</w:t>
      </w:r>
      <w:proofErr w:type="spellEnd"/>
      <w:r w:rsidRPr="00F53962">
        <w:rPr>
          <w:rFonts w:eastAsia="Times New Roman"/>
          <w:color w:val="000000" w:themeColor="text1"/>
          <w:sz w:val="24"/>
          <w:szCs w:val="24"/>
          <w:lang w:val="en-US"/>
        </w:rPr>
        <w:t xml:space="preserve"> </w:t>
      </w:r>
      <w:proofErr w:type="spellStart"/>
      <w:r w:rsidRPr="00F53962">
        <w:rPr>
          <w:rFonts w:eastAsia="Times New Roman"/>
          <w:color w:val="000000" w:themeColor="text1"/>
          <w:sz w:val="24"/>
          <w:szCs w:val="24"/>
          <w:lang w:val="en-US"/>
        </w:rPr>
        <w:t>metaclones</w:t>
      </w:r>
      <w:proofErr w:type="spellEnd"/>
      <w:r w:rsidRPr="00F53962">
        <w:rPr>
          <w:rFonts w:eastAsia="Times New Roman"/>
          <w:color w:val="000000" w:themeColor="text1"/>
          <w:sz w:val="24"/>
          <w:szCs w:val="24"/>
          <w:lang w:val="en-US"/>
        </w:rPr>
        <w:t xml:space="preserve"> rose to a similar extent (</w:t>
      </w:r>
      <w:r w:rsidRPr="00F53962">
        <w:rPr>
          <w:rFonts w:eastAsia="Times New Roman"/>
          <w:b/>
          <w:bCs/>
          <w:color w:val="000000" w:themeColor="text1"/>
          <w:sz w:val="24"/>
          <w:szCs w:val="24"/>
          <w:lang w:val="en-US"/>
        </w:rPr>
        <w:t>Fig. 3E</w:t>
      </w:r>
      <w:r w:rsidRPr="00F53962">
        <w:rPr>
          <w:rFonts w:eastAsia="Times New Roman"/>
          <w:color w:val="000000" w:themeColor="text1"/>
          <w:sz w:val="24"/>
          <w:szCs w:val="24"/>
          <w:lang w:val="en-US"/>
        </w:rPr>
        <w:t xml:space="preserve">). Overall, public and chain-centric TCRs show a small </w:t>
      </w:r>
      <w:del w:id="103" w:author="Ty Bottorff" w:date="2025-12-11T23:08:00Z" w16du:dateUtc="2025-12-12T07:08:00Z">
        <w:r w:rsidRPr="00F53962" w:rsidDel="00EE3EAD">
          <w:rPr>
            <w:rFonts w:eastAsia="Times New Roman"/>
            <w:color w:val="000000" w:themeColor="text1"/>
            <w:sz w:val="24"/>
            <w:szCs w:val="24"/>
            <w:lang w:val="en-US"/>
          </w:rPr>
          <w:delText xml:space="preserve">early </w:delText>
        </w:r>
      </w:del>
      <w:r w:rsidRPr="00F53962">
        <w:rPr>
          <w:rFonts w:eastAsia="Times New Roman"/>
          <w:color w:val="000000" w:themeColor="text1"/>
          <w:sz w:val="24"/>
          <w:szCs w:val="24"/>
          <w:lang w:val="en-US"/>
        </w:rPr>
        <w:t xml:space="preserve">expansion </w:t>
      </w:r>
      <w:ins w:id="104" w:author="Ty Bottorff" w:date="2025-12-11T23:08:00Z" w16du:dateUtc="2025-12-12T07:08:00Z">
        <w:r w:rsidR="000409CA" w:rsidRPr="00F53962">
          <w:rPr>
            <w:rFonts w:eastAsia="Times New Roman"/>
            <w:color w:val="000000" w:themeColor="text1"/>
            <w:sz w:val="24"/>
            <w:szCs w:val="24"/>
            <w:lang w:val="en-US"/>
          </w:rPr>
          <w:t xml:space="preserve">early </w:t>
        </w:r>
      </w:ins>
      <w:r w:rsidRPr="00F53962">
        <w:rPr>
          <w:rFonts w:eastAsia="Times New Roman"/>
          <w:color w:val="000000" w:themeColor="text1"/>
          <w:sz w:val="24"/>
          <w:szCs w:val="24"/>
          <w:lang w:val="en-US"/>
        </w:rPr>
        <w:t>in COVID-19</w:t>
      </w:r>
      <w:ins w:id="105" w:author="Ty Bottorff" w:date="2025-12-11T23:08:00Z" w16du:dateUtc="2025-12-12T07:08:00Z">
        <w:r w:rsidR="00142103">
          <w:rPr>
            <w:rFonts w:eastAsia="Times New Roman"/>
            <w:color w:val="000000" w:themeColor="text1"/>
            <w:sz w:val="24"/>
            <w:szCs w:val="24"/>
            <w:lang w:val="en-US"/>
          </w:rPr>
          <w:t xml:space="preserve"> infection</w:t>
        </w:r>
      </w:ins>
      <w:r w:rsidRPr="00F53962">
        <w:rPr>
          <w:rFonts w:eastAsia="Times New Roman"/>
          <w:color w:val="000000" w:themeColor="text1"/>
          <w:sz w:val="24"/>
          <w:szCs w:val="24"/>
          <w:lang w:val="en-US"/>
        </w:rPr>
        <w:t xml:space="preserve">, suggesting a role in initial </w:t>
      </w:r>
      <w:ins w:id="106" w:author="Ty Bottorff" w:date="2025-12-11T23:08:00Z" w16du:dateUtc="2025-12-12T07:08:00Z">
        <w:r w:rsidR="00E74112">
          <w:rPr>
            <w:rFonts w:eastAsia="Times New Roman"/>
            <w:color w:val="000000" w:themeColor="text1"/>
            <w:sz w:val="24"/>
            <w:szCs w:val="24"/>
            <w:lang w:val="en-US"/>
          </w:rPr>
          <w:t xml:space="preserve">immune </w:t>
        </w:r>
      </w:ins>
      <w:r w:rsidRPr="00F53962">
        <w:rPr>
          <w:rFonts w:eastAsia="Times New Roman"/>
          <w:color w:val="000000" w:themeColor="text1"/>
          <w:sz w:val="24"/>
          <w:szCs w:val="24"/>
          <w:lang w:val="en-US"/>
        </w:rPr>
        <w:t>responses.</w:t>
      </w:r>
    </w:p>
    <w:p w14:paraId="1B520CF1" w14:textId="111F90A1" w:rsidR="00A27618" w:rsidRPr="00F53962" w:rsidRDefault="00A27618" w:rsidP="00A27618">
      <w:pPr>
        <w:spacing w:after="120" w:line="360" w:lineRule="auto"/>
        <w:rPr>
          <w:sz w:val="24"/>
          <w:szCs w:val="24"/>
          <w:lang w:val="en-US"/>
        </w:rPr>
      </w:pPr>
      <w:r w:rsidRPr="00F53962">
        <w:rPr>
          <w:sz w:val="24"/>
          <w:szCs w:val="24"/>
          <w:lang w:val="en-US"/>
        </w:rPr>
        <w:t xml:space="preserve">To track repertoire sequence changes </w:t>
      </w:r>
      <w:commentRangeStart w:id="107"/>
      <w:r w:rsidRPr="00F53962">
        <w:rPr>
          <w:sz w:val="24"/>
          <w:szCs w:val="24"/>
          <w:lang w:val="en-US"/>
        </w:rPr>
        <w:t xml:space="preserve">during </w:t>
      </w:r>
      <w:commentRangeEnd w:id="107"/>
      <w:r w:rsidR="00B42955">
        <w:rPr>
          <w:rStyle w:val="CommentReference"/>
        </w:rPr>
        <w:commentReference w:id="107"/>
      </w:r>
      <w:r w:rsidRPr="00F53962">
        <w:rPr>
          <w:sz w:val="24"/>
          <w:szCs w:val="24"/>
          <w:lang w:val="en-US"/>
        </w:rPr>
        <w:t xml:space="preserve">COVID-19, </w:t>
      </w:r>
      <w:r w:rsidRPr="00F53962">
        <w:rPr>
          <w:rFonts w:eastAsia="Times New Roman"/>
          <w:color w:val="000000" w:themeColor="text1"/>
          <w:sz w:val="24"/>
          <w:szCs w:val="24"/>
          <w:lang w:val="en-US"/>
        </w:rPr>
        <w:t>we identified antigen-specific T cells in published COVID-19 datasets</w:t>
      </w:r>
      <w:r w:rsidR="00F53962" w:rsidRPr="00F53962">
        <w:rPr>
          <w:rFonts w:eastAsia="Times New Roman"/>
          <w:color w:val="000000" w:themeColor="text1"/>
          <w:sz w:val="24"/>
          <w:szCs w:val="24"/>
          <w:lang w:val="en-US"/>
        </w:rPr>
        <w:t xml:space="preserve"> </w:t>
      </w:r>
      <w:r w:rsidR="00F53962" w:rsidRPr="00F53962">
        <w:rPr>
          <w:sz w:val="24"/>
          <w:szCs w:val="24"/>
        </w:rPr>
        <w:fldChar w:fldCharType="begin"/>
      </w:r>
      <w:r w:rsidR="00F53962" w:rsidRPr="00F53962">
        <w:rPr>
          <w:sz w:val="24"/>
          <w:szCs w:val="24"/>
        </w:rPr>
        <w:instrText xml:space="preserve"> ADDIN ZOTERO_ITEM CSL_CITATION {"citationID":"qMXjgOjO","properties":{"formattedCitation":"\\super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F53962" w:rsidRPr="00F53962">
        <w:rPr>
          <w:sz w:val="24"/>
          <w:szCs w:val="24"/>
        </w:rPr>
        <w:fldChar w:fldCharType="separate"/>
      </w:r>
      <w:r w:rsidR="00F53962" w:rsidRPr="00F53962">
        <w:rPr>
          <w:rFonts w:eastAsiaTheme="minorHAnsi"/>
          <w:sz w:val="24"/>
          <w:szCs w:val="24"/>
          <w:vertAlign w:val="superscript"/>
          <w:lang w:val="en-US"/>
          <w14:ligatures w14:val="standardContextual"/>
        </w:rPr>
        <w:t>27–30</w:t>
      </w:r>
      <w:r w:rsidR="00F53962" w:rsidRPr="00F53962">
        <w:rPr>
          <w:sz w:val="24"/>
          <w:szCs w:val="24"/>
        </w:rPr>
        <w:fldChar w:fldCharType="end"/>
      </w:r>
      <w:r w:rsidRPr="00F53962">
        <w:rPr>
          <w:sz w:val="24"/>
          <w:szCs w:val="24"/>
          <w:lang w:val="en-US"/>
        </w:rPr>
        <w:t xml:space="preserve"> by exact junction matching to</w:t>
      </w:r>
      <w:r w:rsidR="0061455D" w:rsidRPr="0061455D">
        <w:rPr>
          <w:i/>
          <w:sz w:val="24"/>
          <w:szCs w:val="24"/>
          <w:lang w:val="en-US"/>
        </w:rPr>
        <w:t xml:space="preserve"> </w:t>
      </w:r>
      <w:proofErr w:type="spellStart"/>
      <w:r w:rsidR="0061455D" w:rsidRPr="0061455D">
        <w:rPr>
          <w:i/>
          <w:sz w:val="24"/>
          <w:szCs w:val="24"/>
          <w:lang w:val="en-US"/>
        </w:rPr>
        <w:t>VDJdb</w:t>
      </w:r>
      <w:proofErr w:type="spellEnd"/>
      <w:r w:rsidR="0061455D" w:rsidRPr="0061455D">
        <w:rPr>
          <w:i/>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{"citationID":"a2p5kiprp6k","properties":{"formattedCitation":"\\super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32</w:t>
      </w:r>
      <w:r w:rsidRPr="00F53962">
        <w:rPr>
          <w:sz w:val="24"/>
          <w:szCs w:val="24"/>
        </w:rPr>
        <w:fldChar w:fldCharType="end"/>
      </w:r>
      <w:r w:rsidRPr="00F53962">
        <w:rPr>
          <w:sz w:val="24"/>
          <w:szCs w:val="24"/>
          <w:lang w:val="en-US"/>
        </w:rPr>
        <w:t>. We then plotted junction sequence motif plots for three sets: all -matched junctions, matches to non-Spike SARS-CoV-2 epitopes, and matches to Spike epitopes (</w:t>
      </w:r>
      <w:r w:rsidRPr="00F53962">
        <w:rPr>
          <w:b/>
          <w:bCs/>
          <w:sz w:val="24"/>
          <w:szCs w:val="24"/>
          <w:lang w:val="en-US"/>
        </w:rPr>
        <w:t>Fig. 3F</w:t>
      </w:r>
      <w:r w:rsidRPr="00F53962">
        <w:rPr>
          <w:sz w:val="24"/>
          <w:szCs w:val="24"/>
          <w:lang w:val="en-US"/>
        </w:rPr>
        <w:t xml:space="preserve">). </w:t>
      </w:r>
      <w:r w:rsidRPr="00F53962">
        <w:rPr>
          <w:i/>
          <w:iCs/>
          <w:sz w:val="24"/>
          <w:szCs w:val="24"/>
          <w:lang w:val="en-US"/>
        </w:rPr>
        <w:t>TRA</w:t>
      </w:r>
      <w:r w:rsidRPr="00F53962">
        <w:rPr>
          <w:sz w:val="24"/>
          <w:szCs w:val="24"/>
          <w:lang w:val="en-US"/>
        </w:rPr>
        <w:t xml:space="preserve"> junctions from Spike-specific TCRs converged on the </w:t>
      </w:r>
      <w:r w:rsidRPr="00F53962">
        <w:rPr>
          <w:rStyle w:val="Strong"/>
          <w:sz w:val="24"/>
          <w:szCs w:val="24"/>
          <w:lang w:val="en-US"/>
        </w:rPr>
        <w:t>CAG-X-NYGGSQGNLIF</w:t>
      </w:r>
      <w:r w:rsidRPr="00F53962">
        <w:rPr>
          <w:sz w:val="24"/>
          <w:szCs w:val="24"/>
          <w:lang w:val="en-US"/>
        </w:rPr>
        <w:t xml:space="preserve"> motif, whereas other </w:t>
      </w:r>
      <w:r w:rsidRPr="00F53962">
        <w:rPr>
          <w:i/>
          <w:iCs/>
          <w:sz w:val="24"/>
          <w:szCs w:val="24"/>
          <w:lang w:val="en-US"/>
        </w:rPr>
        <w:t>TRA</w:t>
      </w:r>
      <w:r w:rsidRPr="00F53962">
        <w:rPr>
          <w:sz w:val="24"/>
          <w:szCs w:val="24"/>
          <w:lang w:val="en-US"/>
        </w:rPr>
        <w:t xml:space="preserve"> and all </w:t>
      </w:r>
      <w:r w:rsidRPr="00F53962">
        <w:rPr>
          <w:i/>
          <w:iCs/>
          <w:sz w:val="24"/>
          <w:szCs w:val="24"/>
          <w:lang w:val="en-US"/>
        </w:rPr>
        <w:t>TRB</w:t>
      </w:r>
      <w:r w:rsidRPr="00F53962">
        <w:rPr>
          <w:sz w:val="24"/>
          <w:szCs w:val="24"/>
          <w:lang w:val="en-US"/>
        </w:rPr>
        <w:t xml:space="preserve"> junctions remained diverse. The Spike-specific motif was more enriched in </w:t>
      </w:r>
      <w:r w:rsidRPr="00F53962">
        <w:rPr>
          <w:i/>
          <w:iCs/>
          <w:sz w:val="24"/>
          <w:szCs w:val="24"/>
          <w:lang w:val="en-US"/>
        </w:rPr>
        <w:t>TRA</w:t>
      </w:r>
      <w:r w:rsidRPr="00F53962">
        <w:rPr>
          <w:sz w:val="24"/>
          <w:szCs w:val="24"/>
          <w:lang w:val="en-US"/>
        </w:rPr>
        <w:t xml:space="preserve"> junctions from patients with severe</w:t>
      </w:r>
      <w:ins w:id="108" w:author="Ty Bottorff" w:date="2025-12-11T23:10:00Z" w16du:dateUtc="2025-12-12T07:10:00Z">
        <w:r w:rsidR="00A127CD">
          <w:rPr>
            <w:sz w:val="24"/>
            <w:szCs w:val="24"/>
            <w:lang w:val="en-US"/>
          </w:rPr>
          <w:t xml:space="preserve"> COVID-19</w:t>
        </w:r>
      </w:ins>
      <w:r w:rsidRPr="00F53962">
        <w:rPr>
          <w:sz w:val="24"/>
          <w:szCs w:val="24"/>
          <w:lang w:val="en-US"/>
        </w:rPr>
        <w:t xml:space="preserve">, compared with mild and moderate </w:t>
      </w:r>
      <w:del w:id="109" w:author="Ty Bottorff" w:date="2025-12-11T23:10:00Z" w16du:dateUtc="2025-12-12T07:10:00Z">
        <w:r w:rsidRPr="00F53962" w:rsidDel="00355650">
          <w:rPr>
            <w:sz w:val="24"/>
            <w:szCs w:val="24"/>
            <w:lang w:val="en-US"/>
          </w:rPr>
          <w:delText>COVID-19</w:delText>
        </w:r>
      </w:del>
      <w:ins w:id="110" w:author="Ty Bottorff" w:date="2025-12-11T23:10:00Z" w16du:dateUtc="2025-12-12T07:10:00Z">
        <w:r w:rsidR="00355650">
          <w:rPr>
            <w:sz w:val="24"/>
            <w:szCs w:val="24"/>
            <w:lang w:val="en-US"/>
          </w:rPr>
          <w:t>severities</w:t>
        </w:r>
      </w:ins>
      <w:r w:rsidRPr="00F53962">
        <w:rPr>
          <w:sz w:val="24"/>
          <w:szCs w:val="24"/>
          <w:lang w:val="en-US"/>
        </w:rPr>
        <w:t xml:space="preserve"> (</w:t>
      </w:r>
      <w:r w:rsidRPr="00F53962">
        <w:rPr>
          <w:b/>
          <w:bCs/>
          <w:sz w:val="24"/>
          <w:szCs w:val="24"/>
          <w:lang w:val="en-US"/>
        </w:rPr>
        <w:t>Fig. S10</w:t>
      </w:r>
      <w:r w:rsidRPr="00F53962">
        <w:rPr>
          <w:sz w:val="24"/>
          <w:szCs w:val="24"/>
          <w:lang w:val="en-US"/>
        </w:rPr>
        <w:t>)</w:t>
      </w:r>
      <w:del w:id="111" w:author="Ty Bottorff" w:date="2025-12-11T23:10:00Z" w16du:dateUtc="2025-12-12T07:10:00Z">
        <w:r w:rsidRPr="00F53962" w:rsidDel="00B04D26">
          <w:rPr>
            <w:sz w:val="24"/>
            <w:szCs w:val="24"/>
            <w:lang w:val="en-US"/>
          </w:rPr>
          <w:delText>,</w:delText>
        </w:r>
      </w:del>
      <w:r w:rsidRPr="00F53962">
        <w:rPr>
          <w:sz w:val="24"/>
          <w:szCs w:val="24"/>
          <w:lang w:val="en-US"/>
        </w:rPr>
        <w:t xml:space="preserve"> and appeared in several SARS-CoV-2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w:t>
      </w:r>
      <w:commentRangeStart w:id="112"/>
      <w:r w:rsidRPr="00F53962">
        <w:rPr>
          <w:sz w:val="24"/>
          <w:szCs w:val="24"/>
          <w:lang w:val="en-US"/>
        </w:rPr>
        <w:t>(</w:t>
      </w:r>
      <w:r w:rsidRPr="00F53962">
        <w:rPr>
          <w:b/>
          <w:bCs/>
          <w:sz w:val="24"/>
          <w:szCs w:val="24"/>
          <w:lang w:val="en-US"/>
        </w:rPr>
        <w:t>Fig. 1B</w:t>
      </w:r>
      <w:r w:rsidRPr="00F53962">
        <w:rPr>
          <w:sz w:val="24"/>
          <w:szCs w:val="24"/>
          <w:lang w:val="en-US"/>
        </w:rPr>
        <w:t xml:space="preserve">). </w:t>
      </w:r>
      <w:commentRangeEnd w:id="112"/>
      <w:r w:rsidR="00247138">
        <w:rPr>
          <w:rStyle w:val="CommentReference"/>
        </w:rPr>
        <w:commentReference w:id="112"/>
      </w:r>
      <w:r w:rsidRPr="00F53962">
        <w:rPr>
          <w:sz w:val="24"/>
          <w:szCs w:val="24"/>
          <w:lang w:val="en-US"/>
        </w:rPr>
        <w:t xml:space="preserve">Thus, modest global shifts are accompanied by dominant Spike-motif-driven convergence within </w:t>
      </w:r>
      <w:proofErr w:type="spellStart"/>
      <w:r w:rsidRPr="00F53962">
        <w:rPr>
          <w:sz w:val="24"/>
          <w:szCs w:val="24"/>
          <w:lang w:val="en-US"/>
        </w:rPr>
        <w:t>alphaCentric</w:t>
      </w:r>
      <w:proofErr w:type="spellEnd"/>
      <w:r w:rsidRPr="00F53962">
        <w:rPr>
          <w:sz w:val="24"/>
          <w:szCs w:val="24"/>
          <w:lang w:val="en-US"/>
        </w:rPr>
        <w:t xml:space="preserve"> TCRs during COVID-19.</w:t>
      </w:r>
    </w:p>
    <w:p w14:paraId="07D7ACEF" w14:textId="77777777" w:rsidR="00DD4B07" w:rsidRDefault="00A27618" w:rsidP="00A27618">
      <w:pPr>
        <w:spacing w:after="120" w:line="360" w:lineRule="auto"/>
        <w:rPr>
          <w:ins w:id="113" w:author="Ty Bottorff" w:date="2025-12-11T23:16:00Z" w16du:dateUtc="2025-12-12T07:16:00Z"/>
          <w:rStyle w:val="Strong"/>
          <w:sz w:val="24"/>
          <w:szCs w:val="24"/>
          <w:lang w:val="en-US"/>
        </w:rPr>
      </w:pPr>
      <w:commentRangeStart w:id="114"/>
      <w:r w:rsidRPr="00F53962">
        <w:rPr>
          <w:rStyle w:val="Strong"/>
          <w:sz w:val="24"/>
          <w:szCs w:val="24"/>
          <w:lang w:val="en-US"/>
        </w:rPr>
        <w:t xml:space="preserve">T cell subsets expressing TCR </w:t>
      </w:r>
      <w:proofErr w:type="spellStart"/>
      <w:r w:rsidRPr="00F53962">
        <w:rPr>
          <w:rStyle w:val="Strong"/>
          <w:sz w:val="24"/>
          <w:szCs w:val="24"/>
          <w:lang w:val="en-US"/>
        </w:rPr>
        <w:t>metaclones</w:t>
      </w:r>
      <w:proofErr w:type="spellEnd"/>
      <w:r w:rsidRPr="00F53962">
        <w:rPr>
          <w:rStyle w:val="Strong"/>
          <w:sz w:val="24"/>
          <w:szCs w:val="24"/>
          <w:lang w:val="en-US"/>
        </w:rPr>
        <w:t xml:space="preserve"> in COVID-19.</w:t>
      </w:r>
      <w:commentRangeEnd w:id="114"/>
      <w:r w:rsidR="00061612">
        <w:rPr>
          <w:rStyle w:val="CommentReference"/>
        </w:rPr>
        <w:commentReference w:id="114"/>
      </w:r>
    </w:p>
    <w:p w14:paraId="35C7490D" w14:textId="3D5F3778" w:rsidR="00A27618" w:rsidRPr="00F53962" w:rsidRDefault="00A27618" w:rsidP="00A27618">
      <w:pPr>
        <w:spacing w:after="120" w:line="360" w:lineRule="auto"/>
        <w:rPr>
          <w:rFonts w:eastAsia="Times New Roman"/>
          <w:color w:val="000000"/>
          <w:sz w:val="24"/>
          <w:szCs w:val="24"/>
          <w:lang w:val="en-US"/>
        </w:rPr>
      </w:pPr>
      <w:del w:id="115" w:author="Ty Bottorff" w:date="2025-12-11T23:16:00Z" w16du:dateUtc="2025-12-12T07:16:00Z">
        <w:r w:rsidRPr="00DD4B07" w:rsidDel="00DD4B07">
          <w:rPr>
            <w:rStyle w:val="Strong"/>
            <w:b w:val="0"/>
            <w:bCs w:val="0"/>
            <w:sz w:val="24"/>
            <w:szCs w:val="24"/>
            <w:lang w:val="en-US"/>
            <w:rPrChange w:id="116" w:author="Ty Bottorff" w:date="2025-12-11T23:16:00Z" w16du:dateUtc="2025-12-12T07:16:00Z">
              <w:rPr>
                <w:rStyle w:val="Strong"/>
                <w:sz w:val="24"/>
                <w:szCs w:val="24"/>
                <w:lang w:val="en-US"/>
              </w:rPr>
            </w:rPrChange>
          </w:rPr>
          <w:delText xml:space="preserve"> </w:delText>
        </w:r>
      </w:del>
      <w:r w:rsidRPr="00DD4B07">
        <w:rPr>
          <w:rStyle w:val="Strong"/>
          <w:b w:val="0"/>
          <w:bCs w:val="0"/>
          <w:sz w:val="24"/>
          <w:szCs w:val="24"/>
          <w:lang w:val="en-US"/>
          <w:rPrChange w:id="117" w:author="Ty Bottorff" w:date="2025-12-11T23:16:00Z" w16du:dateUtc="2025-12-12T07:16:00Z">
            <w:rPr>
              <w:rStyle w:val="Strong"/>
              <w:sz w:val="24"/>
              <w:szCs w:val="24"/>
              <w:lang w:val="en-US"/>
            </w:rPr>
          </w:rPrChange>
        </w:rPr>
        <w:t xml:space="preserve">The phenotype(s) of T cells bearing chain-centric TCRs during COVID-19 are not well defined. Using a </w:t>
      </w:r>
      <w:proofErr w:type="spellStart"/>
      <w:r w:rsidRPr="00DD4B07">
        <w:rPr>
          <w:rStyle w:val="Strong"/>
          <w:b w:val="0"/>
          <w:bCs w:val="0"/>
          <w:sz w:val="24"/>
          <w:szCs w:val="24"/>
          <w:lang w:val="en-US"/>
          <w:rPrChange w:id="118" w:author="Ty Bottorff" w:date="2025-12-11T23:16:00Z" w16du:dateUtc="2025-12-12T07:16:00Z">
            <w:rPr>
              <w:rStyle w:val="Strong"/>
              <w:sz w:val="24"/>
              <w:szCs w:val="24"/>
              <w:lang w:val="en-US"/>
            </w:rPr>
          </w:rPrChange>
        </w:rPr>
        <w:t>scRNA</w:t>
      </w:r>
      <w:proofErr w:type="spellEnd"/>
      <w:r w:rsidRPr="00DD4B07">
        <w:rPr>
          <w:rStyle w:val="Strong"/>
          <w:b w:val="0"/>
          <w:bCs w:val="0"/>
          <w:sz w:val="24"/>
          <w:szCs w:val="24"/>
          <w:lang w:val="en-US"/>
          <w:rPrChange w:id="119" w:author="Ty Bottorff" w:date="2025-12-11T23:16:00Z" w16du:dateUtc="2025-12-12T07:16:00Z">
            <w:rPr>
              <w:rStyle w:val="Strong"/>
              <w:sz w:val="24"/>
              <w:szCs w:val="24"/>
              <w:lang w:val="en-US"/>
            </w:rPr>
          </w:rPrChange>
        </w:rPr>
        <w:t>-seq dataset enriched for SARS-CoV-2–specific CD4+ T cells</w:t>
      </w:r>
      <w:r w:rsidRPr="00DD4B07">
        <w:rPr>
          <w:rFonts w:eastAsia="Times New Roman"/>
          <w:b/>
          <w:color w:val="000000" w:themeColor="text1"/>
          <w:sz w:val="24"/>
          <w:szCs w:val="24"/>
          <w:lang w:val="en-US"/>
          <w:rPrChange w:id="120" w:author="Ty Bottorff" w:date="2025-12-11T23:16:00Z" w16du:dateUtc="2025-12-12T07:16:00Z">
            <w:rPr>
              <w:rFonts w:eastAsia="Times New Roman"/>
              <w:color w:val="000000" w:themeColor="text1"/>
              <w:sz w:val="24"/>
              <w:szCs w:val="24"/>
              <w:lang w:val="en-US"/>
            </w:rPr>
          </w:rPrChange>
        </w:rPr>
        <w:t xml:space="preserve"> </w:t>
      </w:r>
      <w:bookmarkStart w:id="121" w:name="_Hlk216109836"/>
      <w:r w:rsidRPr="00F53962">
        <w:rPr>
          <w:rFonts w:eastAsia="Times New Roman"/>
          <w:color w:val="000000" w:themeColor="text1"/>
          <w:sz w:val="24"/>
          <w:szCs w:val="24"/>
          <w:lang w:val="en-US"/>
        </w:rPr>
        <w:fldChar w:fldCharType="begin"/>
      </w:r>
      <w:r w:rsidR="00E0030D" w:rsidRPr="00F53962">
        <w:rPr>
          <w:rFonts w:eastAsia="Times New Roman"/>
          <w:color w:val="000000" w:themeColor="text1"/>
          <w:sz w:val="24"/>
          <w:szCs w:val="24"/>
          <w:lang w:val="en-US"/>
        </w:rPr>
        <w:instrText xml:space="preserve"> ADDIN ZOTERO_ITEM CSL_CITATION {"citationID":"abqv13f42f","properties":{"formattedCitation":"\\super 28\\nosupersub{}","plainCitation":"28","noteIndex":0},"citationItems":[{"id":"FhMkDa3B/e5dlE07J","uris":["http://zotero.org/users/17043568/items/NLFLGQXU"],"itemData":{"id":"OGHYJnS1/GwJJmpDq","type":"article-journal","abstract":"CD4+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rFonts w:eastAsia="Times New Roman"/>
          <w:color w:val="000000" w:themeColor="text1"/>
          <w:sz w:val="24"/>
          <w:szCs w:val="24"/>
          <w:lang w:val="en-US"/>
        </w:rPr>
        <w:fldChar w:fldCharType="separate"/>
      </w:r>
      <w:r w:rsidRPr="00F53962">
        <w:rPr>
          <w:color w:val="000000"/>
          <w:sz w:val="24"/>
          <w:szCs w:val="24"/>
          <w:vertAlign w:val="superscript"/>
          <w:lang w:val="en-US"/>
        </w:rPr>
        <w:t>28</w:t>
      </w:r>
      <w:r w:rsidRPr="00F53962">
        <w:rPr>
          <w:rFonts w:eastAsia="Times New Roman"/>
          <w:color w:val="000000" w:themeColor="text1"/>
          <w:sz w:val="24"/>
          <w:szCs w:val="24"/>
          <w:lang w:val="en-US"/>
        </w:rPr>
        <w:fldChar w:fldCharType="end"/>
      </w:r>
      <w:bookmarkEnd w:id="121"/>
      <w:r w:rsidRPr="00F53962">
        <w:rPr>
          <w:rFonts w:eastAsia="Times New Roman"/>
          <w:color w:val="000000" w:themeColor="text1"/>
          <w:sz w:val="24"/>
          <w:szCs w:val="24"/>
        </w:rPr>
        <w:t xml:space="preserve"> (Set 2)</w:t>
      </w:r>
      <w:r w:rsidRPr="00F53962">
        <w:rPr>
          <w:rFonts w:eastAsia="Times New Roman"/>
          <w:color w:val="000000" w:themeColor="text1"/>
          <w:sz w:val="24"/>
          <w:szCs w:val="24"/>
          <w:lang w:val="en-US"/>
        </w:rPr>
        <w:t xml:space="preserve">, </w:t>
      </w:r>
      <w:r w:rsidRPr="00F53962">
        <w:rPr>
          <w:sz w:val="24"/>
          <w:szCs w:val="24"/>
          <w:lang w:val="en-US"/>
        </w:rPr>
        <w:t xml:space="preserve">we queried cells </w:t>
      </w:r>
      <w:del w:id="122" w:author="Ty Bottorff" w:date="2025-12-11T23:23:00Z" w16du:dateUtc="2025-12-12T07:23:00Z">
        <w:r w:rsidRPr="00F53962" w:rsidDel="005C421F">
          <w:rPr>
            <w:sz w:val="24"/>
            <w:szCs w:val="24"/>
            <w:lang w:val="en-US"/>
          </w:rPr>
          <w:delText>carrying the</w:delText>
        </w:r>
      </w:del>
      <w:ins w:id="123" w:author="Ty Bottorff" w:date="2025-12-11T23:23:00Z" w16du:dateUtc="2025-12-12T07:23:00Z">
        <w:r w:rsidR="005C421F">
          <w:rPr>
            <w:sz w:val="24"/>
            <w:szCs w:val="24"/>
            <w:lang w:val="en-US"/>
          </w:rPr>
          <w:t>expressing</w:t>
        </w:r>
      </w:ins>
      <w:r w:rsidRPr="00F53962">
        <w:rPr>
          <w:sz w:val="24"/>
          <w:szCs w:val="24"/>
          <w:lang w:val="en-US"/>
        </w:rPr>
        <w:t xml:space="preserve"> </w:t>
      </w:r>
      <w:ins w:id="124" w:author="Ty Bottorff" w:date="2025-12-13T12:40:00Z" w16du:dateUtc="2025-12-13T20:40:00Z">
        <w:r w:rsidR="009B55D8">
          <w:rPr>
            <w:sz w:val="24"/>
            <w:szCs w:val="24"/>
            <w:lang w:val="en-US"/>
          </w:rPr>
          <w:t xml:space="preserve">convergent </w:t>
        </w:r>
      </w:ins>
      <w:commentRangeStart w:id="125"/>
      <w:r w:rsidRPr="00F53962">
        <w:rPr>
          <w:sz w:val="24"/>
          <w:szCs w:val="24"/>
          <w:lang w:val="en-US"/>
        </w:rPr>
        <w:t>Spike-</w:t>
      </w:r>
      <w:del w:id="126" w:author="Ty Bottorff" w:date="2025-12-13T12:40:00Z" w16du:dateUtc="2025-12-13T20:40:00Z">
        <w:r w:rsidRPr="00F53962" w:rsidDel="009B55D8">
          <w:rPr>
            <w:sz w:val="24"/>
            <w:szCs w:val="24"/>
            <w:lang w:val="en-US"/>
          </w:rPr>
          <w:delText>motif</w:delText>
        </w:r>
      </w:del>
      <w:commentRangeEnd w:id="125"/>
      <w:ins w:id="127" w:author="Ty Bottorff" w:date="2025-12-13T12:40:00Z" w16du:dateUtc="2025-12-13T20:40:00Z">
        <w:r w:rsidR="009B55D8">
          <w:rPr>
            <w:sz w:val="24"/>
            <w:szCs w:val="24"/>
            <w:lang w:val="en-US"/>
          </w:rPr>
          <w:t>specific motif</w:t>
        </w:r>
      </w:ins>
      <w:r w:rsidR="009B55D8">
        <w:rPr>
          <w:rStyle w:val="CommentReference"/>
        </w:rPr>
        <w:commentReference w:id="125"/>
      </w:r>
      <w:ins w:id="128" w:author="Ty Bottorff" w:date="2025-12-11T23:23:00Z" w16du:dateUtc="2025-12-12T07:23:00Z">
        <w:r w:rsidR="000477FC">
          <w:rPr>
            <w:sz w:val="24"/>
            <w:szCs w:val="24"/>
            <w:lang w:val="en-US"/>
          </w:rPr>
          <w:t>-containing</w:t>
        </w:r>
      </w:ins>
      <w:r w:rsidRPr="00F53962">
        <w:rPr>
          <w:sz w:val="24"/>
          <w:szCs w:val="24"/>
          <w:lang w:val="en-US"/>
        </w:rPr>
        <w:t xml:space="preserve"> </w:t>
      </w:r>
      <w:r w:rsidRPr="00F53962">
        <w:rPr>
          <w:i/>
          <w:iCs/>
          <w:sz w:val="24"/>
          <w:szCs w:val="24"/>
          <w:lang w:val="en-US"/>
        </w:rPr>
        <w:t>TRA</w:t>
      </w:r>
      <w:r w:rsidRPr="00F53962">
        <w:rPr>
          <w:sz w:val="24"/>
          <w:szCs w:val="24"/>
          <w:lang w:val="en-US"/>
        </w:rPr>
        <w:t xml:space="preserve"> chain</w:t>
      </w:r>
      <w:ins w:id="129" w:author="Ty Bottorff" w:date="2025-12-11T23:23:00Z" w16du:dateUtc="2025-12-12T07:23:00Z">
        <w:r w:rsidR="00EB0081">
          <w:rPr>
            <w:sz w:val="24"/>
            <w:szCs w:val="24"/>
            <w:lang w:val="en-US"/>
          </w:rPr>
          <w:t>s</w:t>
        </w:r>
      </w:ins>
      <w:r w:rsidRPr="00F53962">
        <w:rPr>
          <w:sz w:val="24"/>
          <w:szCs w:val="24"/>
          <w:lang w:val="en-US"/>
        </w:rPr>
        <w:t xml:space="preserve"> for their gene expression phenotypes </w:t>
      </w:r>
      <w:r w:rsidRPr="00F53962">
        <w:rPr>
          <w:rFonts w:eastAsia="Times New Roman"/>
          <w:color w:val="000000" w:themeColor="text1"/>
          <w:sz w:val="24"/>
          <w:szCs w:val="24"/>
          <w:lang w:val="en-US"/>
        </w:rPr>
        <w:t>(</w:t>
      </w:r>
      <w:r w:rsidRPr="00F53962">
        <w:rPr>
          <w:rFonts w:eastAsia="Times New Roman"/>
          <w:b/>
          <w:bCs/>
          <w:color w:val="000000" w:themeColor="text1"/>
          <w:sz w:val="24"/>
          <w:szCs w:val="24"/>
          <w:lang w:val="en-US"/>
        </w:rPr>
        <w:t>Fig. 4A</w:t>
      </w:r>
      <w:r w:rsidRPr="00F53962">
        <w:rPr>
          <w:rFonts w:eastAsia="Times New Roman"/>
          <w:color w:val="000000" w:themeColor="text1"/>
          <w:sz w:val="24"/>
          <w:szCs w:val="24"/>
          <w:lang w:val="en-US"/>
        </w:rPr>
        <w:t>)</w:t>
      </w:r>
      <w:r w:rsidRPr="00F53962">
        <w:rPr>
          <w:sz w:val="24"/>
          <w:szCs w:val="24"/>
          <w:lang w:val="en-US"/>
        </w:rPr>
        <w:t>.</w:t>
      </w:r>
      <w:r w:rsidRPr="00F53962">
        <w:rPr>
          <w:rFonts w:eastAsia="Times New Roman"/>
          <w:color w:val="000000" w:themeColor="text1"/>
          <w:sz w:val="24"/>
          <w:szCs w:val="24"/>
          <w:lang w:val="en-US"/>
        </w:rPr>
        <w:t xml:space="preserve"> </w:t>
      </w:r>
      <w:ins w:id="130" w:author="Ty Bottorff" w:date="2025-12-11T23:26:00Z" w16du:dateUtc="2025-12-12T07:26:00Z">
        <w:r w:rsidR="002B66DF">
          <w:rPr>
            <w:rFonts w:eastAsia="Times New Roman"/>
            <w:color w:val="000000" w:themeColor="text1"/>
            <w:sz w:val="24"/>
            <w:szCs w:val="24"/>
            <w:lang w:val="en-US"/>
          </w:rPr>
          <w:t>CD4 T cell phenotypes ranged broadly and included…. (Fig.</w:t>
        </w:r>
      </w:ins>
      <w:ins w:id="131" w:author="Ty Bottorff" w:date="2025-12-11T23:27:00Z" w16du:dateUtc="2025-12-12T07:27:00Z">
        <w:r w:rsidR="002B66DF">
          <w:rPr>
            <w:rFonts w:eastAsia="Times New Roman"/>
            <w:color w:val="000000" w:themeColor="text1"/>
            <w:sz w:val="24"/>
            <w:szCs w:val="24"/>
            <w:lang w:val="en-US"/>
          </w:rPr>
          <w:t xml:space="preserve"> 4B-C)</w:t>
        </w:r>
      </w:ins>
      <w:ins w:id="132" w:author="Ty Bottorff" w:date="2025-12-11T23:28:00Z" w16du:dateUtc="2025-12-12T07:28:00Z">
        <w:r w:rsidR="00D52636">
          <w:rPr>
            <w:rFonts w:eastAsia="Times New Roman"/>
            <w:color w:val="000000" w:themeColor="text1"/>
            <w:sz w:val="24"/>
            <w:szCs w:val="24"/>
            <w:lang w:val="en-US"/>
          </w:rPr>
          <w:t xml:space="preserve">, and the phenotypes of naïve and activated/effector </w:t>
        </w:r>
        <w:r w:rsidR="00D52636">
          <w:rPr>
            <w:rFonts w:eastAsia="Times New Roman"/>
            <w:color w:val="000000" w:themeColor="text1"/>
            <w:sz w:val="24"/>
            <w:szCs w:val="24"/>
            <w:lang w:val="en-US"/>
          </w:rPr>
          <w:lastRenderedPageBreak/>
          <w:t>were quite distinct</w:t>
        </w:r>
      </w:ins>
      <w:commentRangeStart w:id="133"/>
      <w:del w:id="134" w:author="Ty Bottorff" w:date="2025-12-11T23:27:00Z" w16du:dateUtc="2025-12-12T07:27:00Z">
        <w:r w:rsidRPr="00F53962" w:rsidDel="002B66DF">
          <w:rPr>
            <w:rFonts w:eastAsia="Times New Roman"/>
            <w:color w:val="000000" w:themeColor="text1"/>
            <w:sz w:val="24"/>
            <w:szCs w:val="24"/>
            <w:lang w:val="en-US"/>
          </w:rPr>
          <w:delText xml:space="preserve">We first clustered </w:delText>
        </w:r>
        <w:r w:rsidRPr="00F53962" w:rsidDel="002B66DF">
          <w:rPr>
            <w:sz w:val="24"/>
            <w:szCs w:val="24"/>
            <w:lang w:val="en-US"/>
          </w:rPr>
          <w:delText xml:space="preserve">cells </w:delText>
        </w:r>
      </w:del>
      <w:del w:id="135" w:author="Ty Bottorff" w:date="2025-12-11T23:24:00Z" w16du:dateUtc="2025-12-12T07:24:00Z">
        <w:r w:rsidRPr="00F53962" w:rsidDel="00B4427C">
          <w:rPr>
            <w:sz w:val="24"/>
            <w:szCs w:val="24"/>
            <w:lang w:val="en-US"/>
          </w:rPr>
          <w:delText xml:space="preserve">clustered </w:delText>
        </w:r>
      </w:del>
      <w:del w:id="136" w:author="Ty Bottorff" w:date="2025-12-11T23:27:00Z" w16du:dateUtc="2025-12-12T07:27:00Z">
        <w:r w:rsidRPr="00F53962" w:rsidDel="002B66DF">
          <w:rPr>
            <w:sz w:val="24"/>
            <w:szCs w:val="24"/>
            <w:lang w:val="en-US"/>
          </w:rPr>
          <w:delText>and annotated them as described</w:delText>
        </w:r>
        <w:commentRangeEnd w:id="133"/>
        <w:r w:rsidR="007B1C7E" w:rsidDel="002B66DF">
          <w:rPr>
            <w:rStyle w:val="CommentReference"/>
          </w:rPr>
          <w:commentReference w:id="133"/>
        </w:r>
        <w:r w:rsidRPr="00F53962" w:rsidDel="002B66DF">
          <w:rPr>
            <w:rFonts w:eastAsia="Times New Roman"/>
            <w:color w:val="000000" w:themeColor="text1"/>
            <w:sz w:val="24"/>
            <w:szCs w:val="24"/>
          </w:rPr>
          <w:delText xml:space="preserve"> </w:delText>
        </w:r>
        <w:r w:rsidRPr="00F53962" w:rsidDel="002B66DF">
          <w:rPr>
            <w:rFonts w:eastAsia="Times New Roman"/>
            <w:color w:val="000000" w:themeColor="text1"/>
            <w:sz w:val="24"/>
            <w:szCs w:val="24"/>
            <w:lang w:val="en-US"/>
          </w:rPr>
          <w:fldChar w:fldCharType="begin"/>
        </w:r>
        <w:r w:rsidR="00E0030D" w:rsidRPr="00F53962" w:rsidDel="002B66DF">
          <w:rPr>
            <w:rFonts w:eastAsia="Times New Roman"/>
            <w:color w:val="000000" w:themeColor="text1"/>
            <w:sz w:val="24"/>
            <w:szCs w:val="24"/>
            <w:lang w:val="en-US"/>
          </w:rPr>
          <w:delInstrText xml:space="preserve"> ADDIN ZOTERO_ITEM CSL_CITATION {"citationID":"fr1g5ZqE","properties":{"formattedCitation":"\\super 28\\nosupersub{}","plainCitation":"28","noteIndex":0},"citationItems":[{"id":"FhMkDa3B/e5dlE07J","uris":["http://zotero.org/users/17043568/items/NLFLGQXU"],"itemData":{"id":"OGHYJnS1/GwJJmpDq","type":"article-journal","abstract":"CD4+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delInstrText>
        </w:r>
        <w:r w:rsidRPr="00F53962" w:rsidDel="002B66DF">
          <w:rPr>
            <w:rFonts w:eastAsia="Times New Roman"/>
            <w:color w:val="000000" w:themeColor="text1"/>
            <w:sz w:val="24"/>
            <w:szCs w:val="24"/>
            <w:lang w:val="en-US"/>
          </w:rPr>
          <w:fldChar w:fldCharType="separate"/>
        </w:r>
        <w:r w:rsidRPr="00F53962" w:rsidDel="002B66DF">
          <w:rPr>
            <w:color w:val="000000"/>
            <w:sz w:val="24"/>
            <w:szCs w:val="24"/>
            <w:vertAlign w:val="superscript"/>
            <w:lang w:val="en-US"/>
          </w:rPr>
          <w:delText>28</w:delText>
        </w:r>
        <w:r w:rsidRPr="00F53962" w:rsidDel="002B66DF">
          <w:rPr>
            <w:rFonts w:eastAsia="Times New Roman"/>
            <w:color w:val="000000" w:themeColor="text1"/>
            <w:sz w:val="24"/>
            <w:szCs w:val="24"/>
            <w:lang w:val="en-US"/>
          </w:rPr>
          <w:fldChar w:fldCharType="end"/>
        </w:r>
        <w:r w:rsidRPr="00F53962" w:rsidDel="002B66DF">
          <w:rPr>
            <w:rFonts w:eastAsia="Times New Roman"/>
            <w:color w:val="000000" w:themeColor="text1"/>
            <w:sz w:val="24"/>
            <w:szCs w:val="24"/>
            <w:lang w:val="en-US"/>
          </w:rPr>
          <w:delText xml:space="preserve"> (</w:delText>
        </w:r>
        <w:r w:rsidRPr="00F53962" w:rsidDel="002B66DF">
          <w:rPr>
            <w:rFonts w:eastAsia="Times New Roman"/>
            <w:b/>
            <w:bCs/>
            <w:color w:val="000000" w:themeColor="text1"/>
            <w:sz w:val="24"/>
            <w:szCs w:val="24"/>
            <w:lang w:val="en-US"/>
          </w:rPr>
          <w:delText>Fig. 4B</w:delText>
        </w:r>
        <w:r w:rsidRPr="00F53962" w:rsidDel="002B66DF">
          <w:rPr>
            <w:rFonts w:eastAsia="Times New Roman"/>
            <w:color w:val="000000" w:themeColor="text1"/>
            <w:sz w:val="24"/>
            <w:szCs w:val="24"/>
            <w:lang w:val="en-US"/>
          </w:rPr>
          <w:delText>)</w:delText>
        </w:r>
      </w:del>
      <w:del w:id="137" w:author="Ty Bottorff" w:date="2025-12-11T23:26:00Z" w16du:dateUtc="2025-12-12T07:26:00Z">
        <w:r w:rsidRPr="00F53962" w:rsidDel="007B1C7E">
          <w:rPr>
            <w:rFonts w:eastAsia="Times New Roman"/>
            <w:color w:val="000000" w:themeColor="text1"/>
            <w:sz w:val="24"/>
            <w:szCs w:val="24"/>
            <w:lang w:val="en-US"/>
          </w:rPr>
          <w:delText>,</w:delText>
        </w:r>
      </w:del>
      <w:del w:id="138" w:author="Ty Bottorff" w:date="2025-12-11T23:27:00Z" w16du:dateUtc="2025-12-12T07:27:00Z">
        <w:r w:rsidRPr="00F53962" w:rsidDel="002B66DF">
          <w:rPr>
            <w:rFonts w:eastAsia="Times New Roman"/>
            <w:color w:val="000000" w:themeColor="text1"/>
            <w:sz w:val="24"/>
            <w:szCs w:val="24"/>
            <w:lang w:val="en-US"/>
          </w:rPr>
          <w:delText xml:space="preserve"> then validated </w:delText>
        </w:r>
        <w:r w:rsidRPr="00F53962" w:rsidDel="002B66DF">
          <w:rPr>
            <w:sz w:val="24"/>
            <w:szCs w:val="24"/>
            <w:lang w:val="en-US"/>
          </w:rPr>
          <w:delText xml:space="preserve">annotations with marker gene expression </w:delText>
        </w:r>
        <w:r w:rsidRPr="00F53962" w:rsidDel="002B66DF">
          <w:rPr>
            <w:rFonts w:eastAsia="Times New Roman"/>
            <w:color w:val="000000" w:themeColor="text1"/>
            <w:sz w:val="24"/>
            <w:szCs w:val="24"/>
            <w:lang w:val="en-US"/>
          </w:rPr>
          <w:delText>(</w:delText>
        </w:r>
        <w:r w:rsidRPr="00F53962" w:rsidDel="002B66DF">
          <w:rPr>
            <w:rFonts w:eastAsia="Times New Roman"/>
            <w:b/>
            <w:bCs/>
            <w:color w:val="000000" w:themeColor="text1"/>
            <w:sz w:val="24"/>
            <w:szCs w:val="24"/>
            <w:lang w:val="en-US"/>
          </w:rPr>
          <w:delText>Fig. 4C)</w:delText>
        </w:r>
        <w:r w:rsidRPr="00F53962" w:rsidDel="002B66DF">
          <w:rPr>
            <w:rFonts w:eastAsia="Times New Roman"/>
            <w:color w:val="000000" w:themeColor="text1"/>
            <w:sz w:val="24"/>
            <w:szCs w:val="24"/>
            <w:lang w:val="en-US"/>
          </w:rPr>
          <w:delText xml:space="preserve">. </w:delText>
        </w:r>
      </w:del>
      <w:del w:id="139" w:author="Ty Bottorff" w:date="2025-12-11T23:28:00Z" w16du:dateUtc="2025-12-12T07:28:00Z">
        <w:r w:rsidRPr="00F53962" w:rsidDel="00D52636">
          <w:rPr>
            <w:rFonts w:eastAsia="Times New Roman"/>
            <w:color w:val="000000" w:themeColor="text1"/>
            <w:sz w:val="24"/>
            <w:szCs w:val="24"/>
            <w:lang w:val="en-US"/>
          </w:rPr>
          <w:delText xml:space="preserve">Markers cleanly separated </w:delText>
        </w:r>
      </w:del>
      <w:del w:id="140" w:author="Ty Bottorff" w:date="2025-12-11T23:27:00Z" w16du:dateUtc="2025-12-12T07:27:00Z">
        <w:r w:rsidRPr="00F53962" w:rsidDel="00051318">
          <w:rPr>
            <w:rFonts w:eastAsia="Times New Roman"/>
            <w:color w:val="000000" w:themeColor="text1"/>
            <w:sz w:val="24"/>
            <w:szCs w:val="24"/>
            <w:lang w:val="en-US"/>
          </w:rPr>
          <w:delText xml:space="preserve">Naïve </w:delText>
        </w:r>
      </w:del>
      <w:del w:id="141" w:author="Ty Bottorff" w:date="2025-12-11T23:28:00Z" w16du:dateUtc="2025-12-12T07:28:00Z">
        <w:r w:rsidRPr="00F53962" w:rsidDel="00D52636">
          <w:rPr>
            <w:rFonts w:eastAsia="Times New Roman"/>
            <w:color w:val="000000" w:themeColor="text1"/>
            <w:sz w:val="24"/>
            <w:szCs w:val="24"/>
            <w:lang w:val="en-US"/>
          </w:rPr>
          <w:delText>and activated/effector cell compartments on the UMAP plots, enabling linkage of defined TCR chains to different transcriptomic profiles/programs</w:delText>
        </w:r>
      </w:del>
      <w:r w:rsidRPr="00F53962">
        <w:rPr>
          <w:rFonts w:eastAsia="Times New Roman"/>
          <w:color w:val="000000" w:themeColor="text1"/>
          <w:sz w:val="24"/>
          <w:szCs w:val="24"/>
          <w:lang w:val="en-US"/>
        </w:rPr>
        <w:t xml:space="preserve">. </w:t>
      </w:r>
      <w:del w:id="142" w:author="Ty Bottorff" w:date="2025-12-11T23:28:00Z" w16du:dateUtc="2025-12-12T07:28:00Z">
        <w:r w:rsidRPr="00F53962" w:rsidDel="008941A2">
          <w:rPr>
            <w:rFonts w:eastAsia="Times New Roman"/>
            <w:color w:val="000000" w:themeColor="text1"/>
            <w:sz w:val="24"/>
            <w:szCs w:val="24"/>
            <w:lang w:val="en-US"/>
          </w:rPr>
          <w:delText xml:space="preserve">Mapping Spike-motif </w:delText>
        </w:r>
        <w:r w:rsidRPr="00F53962" w:rsidDel="008941A2">
          <w:rPr>
            <w:rFonts w:eastAsia="Times New Roman"/>
            <w:i/>
            <w:color w:val="000000" w:themeColor="text1"/>
            <w:sz w:val="24"/>
            <w:szCs w:val="24"/>
            <w:lang w:val="en-US"/>
          </w:rPr>
          <w:delText>TRA</w:delText>
        </w:r>
        <w:r w:rsidRPr="00F53962" w:rsidDel="008941A2">
          <w:rPr>
            <w:rFonts w:eastAsia="Times New Roman"/>
            <w:color w:val="000000" w:themeColor="text1"/>
            <w:sz w:val="24"/>
            <w:szCs w:val="24"/>
            <w:lang w:val="en-US"/>
          </w:rPr>
          <w:delText xml:space="preserve"> TCRs versus controls (</w:delText>
        </w:r>
        <w:r w:rsidRPr="00F53962" w:rsidDel="008941A2">
          <w:rPr>
            <w:rFonts w:eastAsia="Times New Roman"/>
            <w:b/>
            <w:bCs/>
            <w:color w:val="000000" w:themeColor="text1"/>
            <w:sz w:val="24"/>
            <w:szCs w:val="24"/>
            <w:lang w:val="en-US"/>
          </w:rPr>
          <w:delText>Fig. 4C</w:delText>
        </w:r>
        <w:r w:rsidRPr="00F53962" w:rsidDel="008941A2">
          <w:rPr>
            <w:rFonts w:eastAsia="Times New Roman"/>
            <w:color w:val="000000" w:themeColor="text1"/>
            <w:sz w:val="24"/>
            <w:szCs w:val="24"/>
            <w:lang w:val="en-US"/>
          </w:rPr>
          <w:delText xml:space="preserve">) showed </w:delText>
        </w:r>
      </w:del>
      <w:r w:rsidRPr="00F53962">
        <w:rPr>
          <w:rFonts w:eastAsia="Times New Roman"/>
          <w:color w:val="000000" w:themeColor="text1"/>
          <w:sz w:val="24"/>
          <w:szCs w:val="24"/>
          <w:lang w:val="en-US"/>
        </w:rPr>
        <w:t xml:space="preserve">Spike-motif positive T cells </w:t>
      </w:r>
      <w:ins w:id="143" w:author="Ty Bottorff" w:date="2025-12-11T23:29:00Z" w16du:dateUtc="2025-12-12T07:29:00Z">
        <w:r w:rsidR="00C115E5">
          <w:rPr>
            <w:rFonts w:eastAsia="Times New Roman"/>
            <w:color w:val="000000" w:themeColor="text1"/>
            <w:sz w:val="24"/>
            <w:szCs w:val="24"/>
            <w:lang w:val="en-US"/>
          </w:rPr>
          <w:t xml:space="preserve">were </w:t>
        </w:r>
      </w:ins>
      <w:r w:rsidRPr="00F53962">
        <w:rPr>
          <w:rFonts w:eastAsia="Times New Roman"/>
          <w:color w:val="000000" w:themeColor="text1"/>
          <w:sz w:val="24"/>
          <w:szCs w:val="24"/>
          <w:lang w:val="en-US"/>
        </w:rPr>
        <w:t xml:space="preserve">largely </w:t>
      </w:r>
      <w:ins w:id="144" w:author="Ty Bottorff" w:date="2025-12-11T23:29:00Z" w16du:dateUtc="2025-12-12T07:29:00Z">
        <w:r w:rsidR="006B36B9">
          <w:rPr>
            <w:rFonts w:eastAsia="Times New Roman"/>
            <w:color w:val="000000" w:themeColor="text1"/>
            <w:sz w:val="24"/>
            <w:szCs w:val="24"/>
            <w:lang w:val="en-US"/>
          </w:rPr>
          <w:t xml:space="preserve">non-naïve </w:t>
        </w:r>
      </w:ins>
      <w:ins w:id="145" w:author="Ty Bottorff" w:date="2025-12-11T23:30:00Z" w16du:dateUtc="2025-12-12T07:30:00Z">
        <w:r w:rsidR="008B1596">
          <w:rPr>
            <w:rFonts w:eastAsia="Times New Roman"/>
            <w:color w:val="000000" w:themeColor="text1"/>
            <w:sz w:val="24"/>
            <w:szCs w:val="24"/>
            <w:lang w:val="en-US"/>
          </w:rPr>
          <w:t xml:space="preserve">and </w:t>
        </w:r>
      </w:ins>
      <w:ins w:id="146" w:author="Ty Bottorff" w:date="2025-12-11T23:32:00Z" w16du:dateUtc="2025-12-12T07:32:00Z">
        <w:r w:rsidR="0041502D">
          <w:rPr>
            <w:rFonts w:eastAsia="Times New Roman"/>
            <w:color w:val="000000" w:themeColor="text1"/>
            <w:sz w:val="24"/>
            <w:szCs w:val="24"/>
            <w:lang w:val="en-US"/>
          </w:rPr>
          <w:t>Tm/</w:t>
        </w:r>
      </w:ins>
      <w:proofErr w:type="spellStart"/>
      <w:ins w:id="147" w:author="Ty Bottorff" w:date="2025-12-11T23:30:00Z" w16du:dateUtc="2025-12-12T07:30:00Z">
        <w:r w:rsidR="008B1596">
          <w:rPr>
            <w:rFonts w:eastAsia="Times New Roman"/>
            <w:color w:val="000000" w:themeColor="text1"/>
            <w:sz w:val="24"/>
            <w:szCs w:val="24"/>
            <w:lang w:val="en-US"/>
          </w:rPr>
          <w:t>Tfh</w:t>
        </w:r>
        <w:proofErr w:type="spellEnd"/>
        <w:r w:rsidR="008B1596">
          <w:rPr>
            <w:rFonts w:eastAsia="Times New Roman"/>
            <w:color w:val="000000" w:themeColor="text1"/>
            <w:sz w:val="24"/>
            <w:szCs w:val="24"/>
            <w:lang w:val="en-US"/>
          </w:rPr>
          <w:t>-</w:t>
        </w:r>
      </w:ins>
      <w:ins w:id="148" w:author="Ty Bottorff" w:date="2025-12-11T23:31:00Z" w16du:dateUtc="2025-12-12T07:31:00Z">
        <w:r w:rsidR="008B1596">
          <w:rPr>
            <w:rFonts w:eastAsia="Times New Roman"/>
            <w:color w:val="000000" w:themeColor="text1"/>
            <w:sz w:val="24"/>
            <w:szCs w:val="24"/>
            <w:lang w:val="en-US"/>
          </w:rPr>
          <w:t xml:space="preserve">effector-like </w:t>
        </w:r>
      </w:ins>
      <w:ins w:id="149" w:author="Ty Bottorff" w:date="2025-12-11T23:29:00Z" w16du:dateUtc="2025-12-12T07:29:00Z">
        <w:r w:rsidR="006B36B9">
          <w:rPr>
            <w:rFonts w:eastAsia="Times New Roman"/>
            <w:color w:val="000000" w:themeColor="text1"/>
            <w:sz w:val="24"/>
            <w:szCs w:val="24"/>
            <w:lang w:val="en-US"/>
          </w:rPr>
          <w:t>(Fig. 4</w:t>
        </w:r>
      </w:ins>
      <w:ins w:id="150" w:author="Ty Bottorff" w:date="2025-12-11T23:31:00Z" w16du:dateUtc="2025-12-12T07:31:00Z">
        <w:r w:rsidR="008B1596">
          <w:rPr>
            <w:rFonts w:eastAsia="Times New Roman"/>
            <w:color w:val="000000" w:themeColor="text1"/>
            <w:sz w:val="24"/>
            <w:szCs w:val="24"/>
            <w:lang w:val="en-US"/>
          </w:rPr>
          <w:t>D</w:t>
        </w:r>
      </w:ins>
      <w:ins w:id="151" w:author="Ty Bottorff" w:date="2025-12-11T23:32:00Z" w16du:dateUtc="2025-12-12T07:32:00Z">
        <w:r w:rsidR="00927F39">
          <w:rPr>
            <w:rFonts w:eastAsia="Times New Roman"/>
            <w:color w:val="000000" w:themeColor="text1"/>
            <w:sz w:val="24"/>
            <w:szCs w:val="24"/>
            <w:lang w:val="en-US"/>
          </w:rPr>
          <w:t>-E</w:t>
        </w:r>
      </w:ins>
      <w:ins w:id="152" w:author="Ty Bottorff" w:date="2025-12-11T23:33:00Z" w16du:dateUtc="2025-12-12T07:33:00Z">
        <w:r w:rsidR="00883A16">
          <w:rPr>
            <w:rFonts w:eastAsia="Times New Roman"/>
            <w:color w:val="000000" w:themeColor="text1"/>
            <w:sz w:val="24"/>
            <w:szCs w:val="24"/>
            <w:lang w:val="en-US"/>
          </w:rPr>
          <w:t xml:space="preserve">, also F? can’t read </w:t>
        </w:r>
        <w:r w:rsidR="00BC6651">
          <w:rPr>
            <w:rFonts w:eastAsia="Times New Roman"/>
            <w:color w:val="000000" w:themeColor="text1"/>
            <w:sz w:val="24"/>
            <w:szCs w:val="24"/>
            <w:lang w:val="en-US"/>
          </w:rPr>
          <w:t>panel F)</w:t>
        </w:r>
        <w:r w:rsidR="0002119E">
          <w:rPr>
            <w:rFonts w:eastAsia="Times New Roman"/>
            <w:color w:val="000000" w:themeColor="text1"/>
            <w:sz w:val="24"/>
            <w:szCs w:val="24"/>
            <w:lang w:val="en-US"/>
          </w:rPr>
          <w:t xml:space="preserve">, </w:t>
        </w:r>
      </w:ins>
      <w:del w:id="153" w:author="Ty Bottorff" w:date="2025-12-11T23:29:00Z" w16du:dateUtc="2025-12-12T07:29:00Z">
        <w:r w:rsidRPr="00F53962" w:rsidDel="006B36B9">
          <w:rPr>
            <w:rFonts w:eastAsia="Times New Roman"/>
            <w:color w:val="000000" w:themeColor="text1"/>
            <w:sz w:val="24"/>
            <w:szCs w:val="24"/>
            <w:lang w:val="en-US"/>
          </w:rPr>
          <w:delText>absent from the Naïve cell region</w:delText>
        </w:r>
      </w:del>
      <w:del w:id="154" w:author="Ty Bottorff" w:date="2025-12-11T23:33:00Z" w16du:dateUtc="2025-12-12T07:33:00Z">
        <w:r w:rsidRPr="00F53962" w:rsidDel="00BC6651">
          <w:rPr>
            <w:rFonts w:eastAsia="Times New Roman"/>
            <w:color w:val="000000" w:themeColor="text1"/>
            <w:sz w:val="24"/>
            <w:szCs w:val="24"/>
            <w:lang w:val="en-US"/>
          </w:rPr>
          <w:delText xml:space="preserve">, </w:delText>
        </w:r>
      </w:del>
      <w:r w:rsidRPr="00F53962">
        <w:rPr>
          <w:rFonts w:eastAsia="Times New Roman"/>
          <w:color w:val="000000" w:themeColor="text1"/>
          <w:sz w:val="24"/>
          <w:szCs w:val="24"/>
          <w:lang w:val="en-US"/>
        </w:rPr>
        <w:t xml:space="preserve">consistent with an antigen experienced phenotype(s). </w:t>
      </w:r>
      <w:commentRangeStart w:id="155"/>
      <w:r w:rsidRPr="00F53962">
        <w:rPr>
          <w:rFonts w:eastAsia="Times New Roman"/>
          <w:color w:val="000000" w:themeColor="text1"/>
          <w:sz w:val="24"/>
          <w:szCs w:val="24"/>
          <w:lang w:val="en-US"/>
        </w:rPr>
        <w:t xml:space="preserve">A two-dimensional kernel density estimate (2D KDE) plot showed depletion of </w:t>
      </w:r>
      <w:commentRangeEnd w:id="155"/>
      <w:r w:rsidR="00C173A3">
        <w:rPr>
          <w:rStyle w:val="CommentReference"/>
        </w:rPr>
        <w:commentReference w:id="155"/>
      </w:r>
      <w:del w:id="156" w:author="Ty Bottorff" w:date="2025-12-11T23:31:00Z" w16du:dateUtc="2025-12-12T07:31:00Z">
        <w:r w:rsidRPr="00F53962" w:rsidDel="0080781A">
          <w:rPr>
            <w:rFonts w:eastAsia="Times New Roman"/>
            <w:color w:val="000000" w:themeColor="text1"/>
            <w:sz w:val="24"/>
            <w:szCs w:val="24"/>
            <w:lang w:val="en-US"/>
          </w:rPr>
          <w:delText>Spike-directed TCRs in Naïve cell and enrichment in Tfh-like effector cell compartments (</w:delText>
        </w:r>
        <w:r w:rsidRPr="00F53962" w:rsidDel="0080781A">
          <w:rPr>
            <w:rFonts w:eastAsia="Times New Roman"/>
            <w:b/>
            <w:bCs/>
            <w:color w:val="000000" w:themeColor="text1"/>
            <w:sz w:val="24"/>
            <w:szCs w:val="24"/>
            <w:lang w:val="en-US"/>
          </w:rPr>
          <w:delText>Fig. 4D</w:delText>
        </w:r>
        <w:r w:rsidRPr="00F53962" w:rsidDel="00297024">
          <w:rPr>
            <w:rFonts w:eastAsia="Times New Roman"/>
            <w:color w:val="000000" w:themeColor="text1"/>
            <w:sz w:val="24"/>
            <w:szCs w:val="24"/>
            <w:lang w:val="en-US"/>
          </w:rPr>
          <w:delText>)</w:delText>
        </w:r>
      </w:del>
      <w:r w:rsidRPr="00F53962">
        <w:rPr>
          <w:rFonts w:eastAsia="Times New Roman"/>
          <w:color w:val="000000" w:themeColor="text1"/>
          <w:sz w:val="24"/>
          <w:szCs w:val="24"/>
          <w:lang w:val="en-US"/>
        </w:rPr>
        <w:t>.</w:t>
      </w:r>
      <w:ins w:id="157" w:author="Ty Bottorff" w:date="2025-12-11T23:33:00Z" w16du:dateUtc="2025-12-12T07:33:00Z">
        <w:r w:rsidR="005475B5">
          <w:rPr>
            <w:rFonts w:eastAsia="Times New Roman"/>
            <w:color w:val="000000" w:themeColor="text1"/>
            <w:sz w:val="24"/>
            <w:szCs w:val="24"/>
            <w:lang w:val="en-US"/>
          </w:rPr>
          <w:t xml:space="preserve"> </w:t>
        </w:r>
      </w:ins>
      <w:del w:id="158" w:author="Ty Bottorff" w:date="2025-12-11T23:33:00Z" w16du:dateUtc="2025-12-12T07:33:00Z">
        <w:r w:rsidRPr="00F53962" w:rsidDel="00D05337">
          <w:rPr>
            <w:rFonts w:eastAsia="Times New Roman"/>
            <w:color w:val="000000" w:themeColor="text1"/>
            <w:sz w:val="24"/>
            <w:szCs w:val="24"/>
            <w:lang w:val="en-US"/>
          </w:rPr>
          <w:delText xml:space="preserve"> </w:delText>
        </w:r>
        <w:r w:rsidRPr="00F53962" w:rsidDel="00DA602E">
          <w:rPr>
            <w:rFonts w:eastAsia="Times New Roman"/>
            <w:color w:val="000000" w:themeColor="text1"/>
            <w:sz w:val="24"/>
            <w:szCs w:val="24"/>
            <w:lang w:val="en-US"/>
          </w:rPr>
          <w:delText>Quantifying Spike-motif TCR counts versus random TCRs by cluster (</w:delText>
        </w:r>
        <w:r w:rsidRPr="00F53962" w:rsidDel="00DA602E">
          <w:rPr>
            <w:rFonts w:eastAsia="Times New Roman"/>
            <w:b/>
            <w:bCs/>
            <w:color w:val="000000" w:themeColor="text1"/>
            <w:sz w:val="24"/>
            <w:szCs w:val="24"/>
            <w:lang w:val="en-US"/>
          </w:rPr>
          <w:delText>Fig. 4E</w:delText>
        </w:r>
        <w:r w:rsidRPr="00F53962" w:rsidDel="00DA602E">
          <w:rPr>
            <w:rFonts w:eastAsia="Times New Roman"/>
            <w:color w:val="000000" w:themeColor="text1"/>
            <w:sz w:val="24"/>
            <w:szCs w:val="24"/>
            <w:lang w:val="en-US"/>
          </w:rPr>
          <w:delText>) confirmed significant depletion in Naïve cells, with enrichment in Memory (Tm) and Effector (Tfh-like) cells (</w:delText>
        </w:r>
        <w:r w:rsidRPr="00F53962" w:rsidDel="00DA602E">
          <w:rPr>
            <w:rFonts w:eastAsia="Times New Roman"/>
            <w:b/>
            <w:bCs/>
            <w:color w:val="000000" w:themeColor="text1"/>
            <w:sz w:val="24"/>
            <w:szCs w:val="24"/>
            <w:lang w:val="en-US"/>
          </w:rPr>
          <w:delText>Fig. 4F</w:delText>
        </w:r>
        <w:r w:rsidRPr="00F53962" w:rsidDel="00DA602E">
          <w:rPr>
            <w:rFonts w:eastAsia="Times New Roman"/>
            <w:color w:val="000000" w:themeColor="text1"/>
            <w:sz w:val="24"/>
            <w:szCs w:val="24"/>
            <w:lang w:val="en-US"/>
          </w:rPr>
          <w:delText xml:space="preserve">). </w:delText>
        </w:r>
      </w:del>
      <w:r w:rsidRPr="00F53962">
        <w:rPr>
          <w:rFonts w:eastAsia="Times New Roman"/>
          <w:color w:val="000000" w:themeColor="text1"/>
          <w:sz w:val="24"/>
          <w:szCs w:val="24"/>
          <w:lang w:val="en-US"/>
        </w:rPr>
        <w:t xml:space="preserve">Non-Spike motif TCR counts were also higher in Tm cells but not </w:t>
      </w:r>
      <w:proofErr w:type="spellStart"/>
      <w:r w:rsidRPr="00F53962">
        <w:rPr>
          <w:rFonts w:eastAsia="Times New Roman"/>
          <w:color w:val="000000" w:themeColor="text1"/>
          <w:sz w:val="24"/>
          <w:szCs w:val="24"/>
          <w:lang w:val="en-US"/>
        </w:rPr>
        <w:t>Tfh</w:t>
      </w:r>
      <w:proofErr w:type="spellEnd"/>
      <w:r w:rsidRPr="00F53962">
        <w:rPr>
          <w:rFonts w:eastAsia="Times New Roman"/>
          <w:color w:val="000000" w:themeColor="text1"/>
          <w:sz w:val="24"/>
          <w:szCs w:val="24"/>
          <w:lang w:val="en-US"/>
        </w:rPr>
        <w:t>-like cells. Additionally, when compar</w:t>
      </w:r>
      <w:ins w:id="159" w:author="Ty Bottorff" w:date="2025-12-11T23:34:00Z" w16du:dateUtc="2025-12-12T07:34:00Z">
        <w:r w:rsidR="00D52F32">
          <w:rPr>
            <w:rFonts w:eastAsia="Times New Roman"/>
            <w:color w:val="000000" w:themeColor="text1"/>
            <w:sz w:val="24"/>
            <w:szCs w:val="24"/>
            <w:lang w:val="en-US"/>
          </w:rPr>
          <w:t xml:space="preserve">ed directly, </w:t>
        </w:r>
      </w:ins>
      <w:del w:id="160" w:author="Ty Bottorff" w:date="2025-12-11T23:34:00Z" w16du:dateUtc="2025-12-12T07:34:00Z">
        <w:r w:rsidRPr="00F53962" w:rsidDel="00D52F32">
          <w:rPr>
            <w:rFonts w:eastAsia="Times New Roman"/>
            <w:color w:val="000000" w:themeColor="text1"/>
            <w:sz w:val="24"/>
            <w:szCs w:val="24"/>
            <w:lang w:val="en-US"/>
          </w:rPr>
          <w:delText>ing</w:delText>
        </w:r>
      </w:del>
      <w:r w:rsidRPr="00F53962">
        <w:rPr>
          <w:rFonts w:eastAsia="Times New Roman"/>
          <w:color w:val="000000" w:themeColor="text1"/>
          <w:sz w:val="24"/>
          <w:szCs w:val="24"/>
          <w:lang w:val="en-US"/>
        </w:rPr>
        <w:t xml:space="preserve"> distributions of Spike-specific TCRs directly to non-Spike-specific TCRs, there was enrichment of cytotoxic cells of the former and depletion of the latter (</w:t>
      </w:r>
      <w:r w:rsidRPr="00F53962">
        <w:rPr>
          <w:rFonts w:eastAsia="Times New Roman"/>
          <w:i/>
          <w:iCs/>
          <w:color w:val="000000" w:themeColor="text1"/>
          <w:sz w:val="24"/>
          <w:szCs w:val="24"/>
          <w:lang w:val="en-US"/>
        </w:rPr>
        <w:t>p</w:t>
      </w:r>
      <w:r w:rsidRPr="00F53962">
        <w:rPr>
          <w:rFonts w:eastAsia="Times New Roman"/>
          <w:color w:val="000000" w:themeColor="text1"/>
          <w:sz w:val="24"/>
          <w:szCs w:val="24"/>
          <w:lang w:val="en-US"/>
        </w:rPr>
        <w:t xml:space="preserve"> = 3.82e-04, Fisher’s exact test)</w:t>
      </w:r>
      <w:ins w:id="161" w:author="Ty Bottorff" w:date="2025-12-11T23:33:00Z" w16du:dateUtc="2025-12-12T07:33:00Z">
        <w:r w:rsidR="00D77E58">
          <w:rPr>
            <w:rFonts w:eastAsia="Times New Roman"/>
            <w:color w:val="000000" w:themeColor="text1"/>
            <w:sz w:val="24"/>
            <w:szCs w:val="24"/>
            <w:lang w:val="en-US"/>
          </w:rPr>
          <w:t>.</w:t>
        </w:r>
      </w:ins>
      <w:r w:rsidRPr="00F53962">
        <w:rPr>
          <w:rFonts w:eastAsia="Times New Roman"/>
          <w:color w:val="000000" w:themeColor="text1"/>
          <w:sz w:val="24"/>
          <w:szCs w:val="24"/>
          <w:lang w:val="en-US"/>
        </w:rPr>
        <w:t xml:space="preserve"> These findings are consistent with prior </w:t>
      </w:r>
      <w:r w:rsidRPr="00F53962">
        <w:rPr>
          <w:rFonts w:eastAsia="Times New Roman"/>
          <w:i/>
          <w:iCs/>
          <w:color w:val="000000" w:themeColor="text1"/>
          <w:sz w:val="24"/>
          <w:szCs w:val="24"/>
          <w:lang w:val="en-US"/>
        </w:rPr>
        <w:t>in vivo</w:t>
      </w:r>
      <w:r w:rsidRPr="00F53962">
        <w:rPr>
          <w:rFonts w:eastAsia="Times New Roman"/>
          <w:color w:val="000000" w:themeColor="text1"/>
          <w:sz w:val="24"/>
          <w:szCs w:val="24"/>
          <w:lang w:val="en-US"/>
        </w:rPr>
        <w:t xml:space="preserve"> TCR engagement of T cells with Spike-motif directed TCRs.</w:t>
      </w:r>
    </w:p>
    <w:p w14:paraId="394A46D9" w14:textId="2636702B" w:rsidR="00A27618" w:rsidRPr="00F53962" w:rsidRDefault="00A27618" w:rsidP="00A27618">
      <w:pPr>
        <w:spacing w:after="120" w:line="360" w:lineRule="auto"/>
        <w:rPr>
          <w:sz w:val="24"/>
          <w:szCs w:val="24"/>
          <w:lang w:val="en-US"/>
        </w:rPr>
      </w:pPr>
      <w:r w:rsidRPr="00F53962">
        <w:rPr>
          <w:b/>
          <w:bCs/>
          <w:sz w:val="24"/>
          <w:szCs w:val="24"/>
          <w:lang w:val="en-US"/>
        </w:rPr>
        <w:t xml:space="preserve">Spike-motif </w:t>
      </w:r>
      <w:r w:rsidRPr="00F53962">
        <w:rPr>
          <w:b/>
          <w:bCs/>
          <w:i/>
          <w:iCs/>
          <w:sz w:val="24"/>
          <w:szCs w:val="24"/>
          <w:lang w:val="en-US"/>
        </w:rPr>
        <w:t>TRA</w:t>
      </w:r>
      <w:r w:rsidRPr="00F53962">
        <w:rPr>
          <w:b/>
          <w:bCs/>
          <w:sz w:val="24"/>
          <w:szCs w:val="24"/>
          <w:lang w:val="en-US"/>
        </w:rPr>
        <w:t xml:space="preserve"> junction sequences determine T-cell activation</w:t>
      </w:r>
      <w:r w:rsidRPr="00F53962">
        <w:rPr>
          <w:sz w:val="24"/>
          <w:szCs w:val="24"/>
          <w:lang w:val="en-US"/>
        </w:rPr>
        <w:t xml:space="preserve">.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were defined to require exact </w:t>
      </w:r>
      <w:r w:rsidRPr="00F53962">
        <w:rPr>
          <w:i/>
          <w:iCs/>
          <w:sz w:val="24"/>
          <w:szCs w:val="24"/>
          <w:lang w:val="en-US"/>
        </w:rPr>
        <w:t>TRA</w:t>
      </w:r>
      <w:r w:rsidRPr="00F53962">
        <w:rPr>
          <w:sz w:val="24"/>
          <w:szCs w:val="24"/>
          <w:lang w:val="en-US"/>
        </w:rPr>
        <w:t xml:space="preserve">-junction matches, but the </w:t>
      </w:r>
      <w:ins w:id="162" w:author="Ty Bottorff" w:date="2025-12-13T12:42:00Z" w16du:dateUtc="2025-12-13T20:42:00Z">
        <w:r w:rsidR="00276AC1">
          <w:rPr>
            <w:sz w:val="24"/>
            <w:szCs w:val="24"/>
            <w:lang w:val="en-US"/>
          </w:rPr>
          <w:t xml:space="preserve">convergent </w:t>
        </w:r>
      </w:ins>
      <w:r w:rsidRPr="00F53962">
        <w:rPr>
          <w:sz w:val="24"/>
          <w:szCs w:val="24"/>
          <w:lang w:val="en-US"/>
        </w:rPr>
        <w:t xml:space="preserve">Spike-motif </w:t>
      </w:r>
      <w:del w:id="163" w:author="Ty Bottorff" w:date="2025-12-13T12:42:00Z" w16du:dateUtc="2025-12-13T20:42:00Z">
        <w:r w:rsidRPr="00F53962" w:rsidDel="00661D3A">
          <w:rPr>
            <w:sz w:val="24"/>
            <w:szCs w:val="24"/>
            <w:lang w:val="en-US"/>
          </w:rPr>
          <w:delText xml:space="preserve">allows </w:delText>
        </w:r>
      </w:del>
      <w:ins w:id="164" w:author="Ty Bottorff" w:date="2025-12-13T12:42:00Z" w16du:dateUtc="2025-12-13T20:42:00Z">
        <w:r w:rsidR="00661D3A">
          <w:rPr>
            <w:sz w:val="24"/>
            <w:szCs w:val="24"/>
            <w:lang w:val="en-US"/>
          </w:rPr>
          <w:t>displayed</w:t>
        </w:r>
        <w:r w:rsidR="00661D3A" w:rsidRPr="00F53962">
          <w:rPr>
            <w:sz w:val="24"/>
            <w:szCs w:val="24"/>
            <w:lang w:val="en-US"/>
          </w:rPr>
          <w:t xml:space="preserve"> </w:t>
        </w:r>
      </w:ins>
      <w:r w:rsidRPr="00F53962">
        <w:rPr>
          <w:sz w:val="24"/>
          <w:szCs w:val="24"/>
          <w:lang w:val="en-US"/>
        </w:rPr>
        <w:t>amino-acid variation. In addition, examination of SARS-CoV-2–reactive TCR junction sequences (</w:t>
      </w:r>
      <w:r w:rsidRPr="00F53962">
        <w:rPr>
          <w:b/>
          <w:bCs/>
          <w:sz w:val="24"/>
          <w:szCs w:val="24"/>
          <w:lang w:val="en-US"/>
        </w:rPr>
        <w:t>Fig. 1B</w:t>
      </w:r>
      <w:r w:rsidRPr="00F53962">
        <w:rPr>
          <w:sz w:val="24"/>
          <w:szCs w:val="24"/>
          <w:lang w:val="en-US"/>
        </w:rPr>
        <w:t xml:space="preserve">) revealed many </w:t>
      </w:r>
      <w:r w:rsidRPr="00F53962">
        <w:rPr>
          <w:i/>
          <w:iCs/>
          <w:sz w:val="24"/>
          <w:szCs w:val="24"/>
          <w:lang w:val="en-US"/>
        </w:rPr>
        <w:t>TRA</w:t>
      </w:r>
      <w:r w:rsidRPr="00F53962">
        <w:rPr>
          <w:sz w:val="24"/>
          <w:szCs w:val="24"/>
          <w:lang w:val="en-US"/>
        </w:rPr>
        <w:t xml:space="preserve"> junctions that matched the motif with additional mismatches. It is not known how many of these TCRs with mismatched Spike-motif sequences are SARS-CoV2-reactive. </w:t>
      </w:r>
      <w:del w:id="165" w:author="Ty Bottorff" w:date="2025-12-13T12:38:00Z" w16du:dateUtc="2025-12-13T20:38:00Z">
        <w:r w:rsidRPr="00F53962" w:rsidDel="002F5DC3">
          <w:rPr>
            <w:sz w:val="24"/>
            <w:szCs w:val="24"/>
            <w:lang w:val="en-US"/>
          </w:rPr>
          <w:delText xml:space="preserve">Because </w:delText>
        </w:r>
      </w:del>
      <w:ins w:id="166" w:author="Ty Bottorff" w:date="2025-12-13T12:38:00Z" w16du:dateUtc="2025-12-13T20:38:00Z">
        <w:r w:rsidR="002F5DC3">
          <w:rPr>
            <w:sz w:val="24"/>
            <w:szCs w:val="24"/>
            <w:lang w:val="en-US"/>
          </w:rPr>
          <w:t>As</w:t>
        </w:r>
        <w:r w:rsidR="002F5DC3" w:rsidRPr="00F53962">
          <w:rPr>
            <w:sz w:val="24"/>
            <w:szCs w:val="24"/>
            <w:lang w:val="en-US"/>
          </w:rPr>
          <w:t xml:space="preserve"> </w:t>
        </w:r>
      </w:ins>
      <w:r w:rsidRPr="00F53962">
        <w:rPr>
          <w:sz w:val="24"/>
          <w:szCs w:val="24"/>
          <w:lang w:val="en-US"/>
        </w:rPr>
        <w:t xml:space="preserve">cells with Spike-motif </w:t>
      </w:r>
      <w:r w:rsidRPr="00F53962">
        <w:rPr>
          <w:i/>
          <w:sz w:val="24"/>
          <w:szCs w:val="24"/>
          <w:lang w:val="en-US"/>
        </w:rPr>
        <w:t>TRA</w:t>
      </w:r>
      <w:r w:rsidRPr="00F53962">
        <w:rPr>
          <w:sz w:val="24"/>
          <w:szCs w:val="24"/>
          <w:lang w:val="en-US"/>
        </w:rPr>
        <w:t xml:space="preserve"> TCRs </w:t>
      </w:r>
      <w:del w:id="167" w:author="Ty Bottorff" w:date="2025-12-13T12:42:00Z" w16du:dateUtc="2025-12-13T20:42:00Z">
        <w:r w:rsidRPr="00F53962" w:rsidDel="00D16E78">
          <w:rPr>
            <w:sz w:val="24"/>
            <w:szCs w:val="24"/>
            <w:lang w:val="en-US"/>
          </w:rPr>
          <w:delText xml:space="preserve">localized </w:delText>
        </w:r>
      </w:del>
      <w:ins w:id="168" w:author="Ty Bottorff" w:date="2025-12-13T12:42:00Z" w16du:dateUtc="2025-12-13T20:42:00Z">
        <w:r w:rsidR="00D16E78">
          <w:rPr>
            <w:sz w:val="24"/>
            <w:szCs w:val="24"/>
            <w:lang w:val="en-US"/>
          </w:rPr>
          <w:t>displayed an</w:t>
        </w:r>
      </w:ins>
      <w:del w:id="169" w:author="Ty Bottorff" w:date="2025-12-13T12:42:00Z" w16du:dateUtc="2025-12-13T20:42:00Z">
        <w:r w:rsidRPr="00F53962" w:rsidDel="00D16E78">
          <w:rPr>
            <w:sz w:val="24"/>
            <w:szCs w:val="24"/>
            <w:lang w:val="en-US"/>
          </w:rPr>
          <w:delText>to</w:delText>
        </w:r>
      </w:del>
      <w:r w:rsidRPr="00F53962">
        <w:rPr>
          <w:sz w:val="24"/>
          <w:szCs w:val="24"/>
          <w:lang w:val="en-US"/>
        </w:rPr>
        <w:t xml:space="preserve"> activated/effector </w:t>
      </w:r>
      <w:ins w:id="170" w:author="Ty Bottorff" w:date="2025-12-13T12:43:00Z" w16du:dateUtc="2025-12-13T20:43:00Z">
        <w:r w:rsidR="00D16E78">
          <w:rPr>
            <w:sz w:val="24"/>
            <w:szCs w:val="24"/>
            <w:lang w:val="en-US"/>
          </w:rPr>
          <w:t>phenotype</w:t>
        </w:r>
      </w:ins>
      <w:del w:id="171" w:author="Ty Bottorff" w:date="2025-12-13T12:43:00Z" w16du:dateUtc="2025-12-13T20:43:00Z">
        <w:r w:rsidRPr="00F53962" w:rsidDel="00D16E78">
          <w:rPr>
            <w:sz w:val="24"/>
            <w:szCs w:val="24"/>
            <w:lang w:val="en-US"/>
          </w:rPr>
          <w:delText>regions on the UMAP</w:delText>
        </w:r>
      </w:del>
      <w:r w:rsidRPr="00F53962">
        <w:rPr>
          <w:sz w:val="24"/>
          <w:szCs w:val="24"/>
          <w:lang w:val="en-US"/>
        </w:rPr>
        <w:t xml:space="preserve">, we </w:t>
      </w:r>
      <w:del w:id="172" w:author="Ty Bottorff" w:date="2025-12-13T12:43:00Z" w16du:dateUtc="2025-12-13T20:43:00Z">
        <w:r w:rsidRPr="00F53962" w:rsidDel="00D16E78">
          <w:rPr>
            <w:sz w:val="24"/>
            <w:szCs w:val="24"/>
            <w:lang w:val="en-US"/>
          </w:rPr>
          <w:delText xml:space="preserve">used this enrichment as a functional readout to </w:delText>
        </w:r>
      </w:del>
      <w:r w:rsidRPr="00F53962">
        <w:rPr>
          <w:sz w:val="24"/>
          <w:szCs w:val="24"/>
          <w:lang w:val="en-US"/>
        </w:rPr>
        <w:t>test</w:t>
      </w:r>
      <w:ins w:id="173" w:author="Ty Bottorff" w:date="2025-12-13T12:43:00Z" w16du:dateUtc="2025-12-13T20:43:00Z">
        <w:r w:rsidR="00D16E78">
          <w:rPr>
            <w:sz w:val="24"/>
            <w:szCs w:val="24"/>
            <w:lang w:val="en-US"/>
          </w:rPr>
          <w:t>ed</w:t>
        </w:r>
      </w:ins>
      <w:r w:rsidRPr="00F53962">
        <w:rPr>
          <w:sz w:val="24"/>
          <w:szCs w:val="24"/>
          <w:lang w:val="en-US"/>
        </w:rPr>
        <w:t xml:space="preserve"> whether </w:t>
      </w:r>
      <w:ins w:id="174" w:author="Ty Bottorff" w:date="2025-12-13T12:43:00Z" w16du:dateUtc="2025-12-13T20:43:00Z">
        <w:r w:rsidR="00E27A81">
          <w:rPr>
            <w:sz w:val="24"/>
            <w:szCs w:val="24"/>
            <w:lang w:val="en-US"/>
          </w:rPr>
          <w:t>CD</w:t>
        </w:r>
      </w:ins>
      <w:ins w:id="175" w:author="Ty Bottorff" w:date="2025-12-13T12:44:00Z" w16du:dateUtc="2025-12-13T20:44:00Z">
        <w:r w:rsidR="00E27A81">
          <w:rPr>
            <w:sz w:val="24"/>
            <w:szCs w:val="24"/>
            <w:lang w:val="en-US"/>
          </w:rPr>
          <w:t xml:space="preserve">4 </w:t>
        </w:r>
      </w:ins>
      <w:r w:rsidRPr="00F53962">
        <w:rPr>
          <w:sz w:val="24"/>
          <w:szCs w:val="24"/>
          <w:lang w:val="en-US"/>
        </w:rPr>
        <w:t xml:space="preserve">T cells with </w:t>
      </w:r>
      <w:ins w:id="176" w:author="Ty Bottorff" w:date="2025-12-13T12:43:00Z" w16du:dateUtc="2025-12-13T20:43:00Z">
        <w:r w:rsidR="007374D6">
          <w:rPr>
            <w:sz w:val="24"/>
            <w:szCs w:val="24"/>
            <w:lang w:val="en-US"/>
          </w:rPr>
          <w:t xml:space="preserve">Spike </w:t>
        </w:r>
      </w:ins>
      <w:r w:rsidRPr="00F53962">
        <w:rPr>
          <w:sz w:val="24"/>
          <w:szCs w:val="24"/>
          <w:lang w:val="en-US"/>
        </w:rPr>
        <w:t xml:space="preserve">motif-like </w:t>
      </w:r>
      <w:r w:rsidRPr="00F53962">
        <w:rPr>
          <w:i/>
          <w:iCs/>
          <w:sz w:val="24"/>
          <w:szCs w:val="24"/>
          <w:lang w:val="en-US"/>
        </w:rPr>
        <w:t>TRA</w:t>
      </w:r>
      <w:r w:rsidRPr="00F53962">
        <w:rPr>
          <w:sz w:val="24"/>
          <w:szCs w:val="24"/>
          <w:lang w:val="en-US"/>
        </w:rPr>
        <w:t xml:space="preserve"> variants </w:t>
      </w:r>
      <w:del w:id="177" w:author="Ty Bottorff" w:date="2025-12-13T12:43:00Z" w16du:dateUtc="2025-12-13T20:43:00Z">
        <w:r w:rsidRPr="00F53962" w:rsidDel="00DA727D">
          <w:rPr>
            <w:sz w:val="24"/>
            <w:szCs w:val="24"/>
            <w:lang w:val="en-US"/>
          </w:rPr>
          <w:delText>were triggered</w:delText>
        </w:r>
      </w:del>
      <w:ins w:id="178" w:author="Ty Bottorff" w:date="2025-12-13T12:43:00Z" w16du:dateUtc="2025-12-13T20:43:00Z">
        <w:r w:rsidR="00DA727D">
          <w:rPr>
            <w:sz w:val="24"/>
            <w:szCs w:val="24"/>
            <w:lang w:val="en-US"/>
          </w:rPr>
          <w:t>expanded</w:t>
        </w:r>
      </w:ins>
      <w:r w:rsidRPr="00F53962">
        <w:rPr>
          <w:sz w:val="24"/>
          <w:szCs w:val="24"/>
          <w:lang w:val="en-US"/>
        </w:rPr>
        <w:t xml:space="preserve"> in COVID-19 patient</w:t>
      </w:r>
      <w:del w:id="179" w:author="Ty Bottorff" w:date="2025-12-13T12:44:00Z" w16du:dateUtc="2025-12-13T20:44:00Z">
        <w:r w:rsidRPr="00F53962" w:rsidDel="00EC1C96">
          <w:rPr>
            <w:sz w:val="24"/>
            <w:szCs w:val="24"/>
            <w:lang w:val="en-US"/>
          </w:rPr>
          <w:delText xml:space="preserve"> CD4+ T cells </w:delText>
        </w:r>
      </w:del>
      <w:ins w:id="180" w:author="Ty Bottorff" w:date="2025-12-13T12:44:00Z" w16du:dateUtc="2025-12-13T20:44:00Z">
        <w:r w:rsidR="00EC1C96">
          <w:rPr>
            <w:sz w:val="24"/>
            <w:szCs w:val="24"/>
            <w:lang w:val="en-US"/>
          </w:rPr>
          <w:t>s</w:t>
        </w:r>
      </w:ins>
      <w:r w:rsidRPr="00F53962">
        <w:rPr>
          <w:sz w:val="24"/>
          <w:szCs w:val="24"/>
          <w:lang w:val="en-US"/>
        </w:rPr>
        <w:t>(</w:t>
      </w:r>
      <w:r w:rsidRPr="00F53962">
        <w:rPr>
          <w:b/>
          <w:bCs/>
          <w:sz w:val="24"/>
          <w:szCs w:val="24"/>
          <w:lang w:val="en-US"/>
        </w:rPr>
        <w:t>Fig. 5A)</w:t>
      </w:r>
      <w:r w:rsidRPr="00F53962">
        <w:rPr>
          <w:sz w:val="24"/>
          <w:szCs w:val="24"/>
          <w:lang w:val="en-US"/>
        </w:rPr>
        <w:t xml:space="preserve">. </w:t>
      </w:r>
    </w:p>
    <w:p w14:paraId="718CC57A" w14:textId="29A5ACEA" w:rsidR="00A27618" w:rsidRPr="00F53962" w:rsidRDefault="00A27618" w:rsidP="00A27618">
      <w:pPr>
        <w:spacing w:before="240" w:after="120" w:line="360" w:lineRule="auto"/>
        <w:rPr>
          <w:sz w:val="24"/>
          <w:szCs w:val="24"/>
          <w:lang w:val="en-US"/>
        </w:rPr>
      </w:pPr>
      <w:r w:rsidRPr="00F53962">
        <w:rPr>
          <w:sz w:val="24"/>
          <w:szCs w:val="24"/>
          <w:lang w:val="en-US"/>
        </w:rPr>
        <w:t xml:space="preserve">We used </w:t>
      </w:r>
      <w:proofErr w:type="spellStart"/>
      <w:r w:rsidRPr="00F53962">
        <w:rPr>
          <w:sz w:val="24"/>
          <w:szCs w:val="24"/>
          <w:lang w:val="en-US"/>
        </w:rPr>
        <w:t>Levenshtein</w:t>
      </w:r>
      <w:proofErr w:type="spellEnd"/>
      <w:r w:rsidRPr="00F53962">
        <w:rPr>
          <w:sz w:val="24"/>
          <w:szCs w:val="24"/>
          <w:lang w:val="en-US"/>
        </w:rPr>
        <w:t xml:space="preserve"> distance</w:t>
      </w:r>
      <w:ins w:id="181" w:author="Ty Bottorff" w:date="2025-12-13T12:45:00Z" w16du:dateUtc="2025-12-13T20:45:00Z">
        <w:r w:rsidR="00D445E8">
          <w:rPr>
            <w:sz w:val="24"/>
            <w:szCs w:val="24"/>
            <w:lang w:val="en-US"/>
          </w:rPr>
          <w:t>s</w:t>
        </w:r>
      </w:ins>
      <w:r w:rsidRPr="00F53962">
        <w:rPr>
          <w:sz w:val="24"/>
          <w:szCs w:val="24"/>
          <w:lang w:val="en-US"/>
        </w:rPr>
        <w:t xml:space="preserve"> to group TCRs by the number of mismatches to the Spike </w:t>
      </w:r>
      <w:r w:rsidRPr="00F53962">
        <w:rPr>
          <w:i/>
          <w:sz w:val="24"/>
          <w:szCs w:val="24"/>
          <w:lang w:val="en-US"/>
        </w:rPr>
        <w:t>TRA</w:t>
      </w:r>
      <w:r w:rsidRPr="00F53962">
        <w:rPr>
          <w:sz w:val="24"/>
          <w:szCs w:val="24"/>
          <w:lang w:val="en-US"/>
        </w:rPr>
        <w:t xml:space="preserve"> motif (</w:t>
      </w:r>
      <w:r w:rsidRPr="00F53962">
        <w:rPr>
          <w:b/>
          <w:bCs/>
          <w:sz w:val="24"/>
          <w:szCs w:val="24"/>
          <w:lang w:val="en-US"/>
        </w:rPr>
        <w:t>Fig. S11</w:t>
      </w:r>
      <w:r w:rsidRPr="00F53962">
        <w:rPr>
          <w:sz w:val="24"/>
          <w:szCs w:val="24"/>
          <w:lang w:val="en-US"/>
        </w:rPr>
        <w:t xml:space="preserve">). Levels of Naïve/central-memory cell markers (CCR7, SELL) increased in cells with </w:t>
      </w:r>
      <w:r w:rsidRPr="00F53962">
        <w:rPr>
          <w:sz w:val="24"/>
          <w:szCs w:val="24"/>
          <w:u w:val="single"/>
          <w:lang w:val="en-US"/>
        </w:rPr>
        <w:t>&gt;</w:t>
      </w:r>
      <w:r w:rsidRPr="00F53962">
        <w:rPr>
          <w:sz w:val="24"/>
          <w:szCs w:val="24"/>
          <w:lang w:val="en-US"/>
        </w:rPr>
        <w:t>2 mismatches</w:t>
      </w:r>
      <w:del w:id="182" w:author="Ty Bottorff" w:date="2025-12-13T12:45:00Z" w16du:dateUtc="2025-12-13T20:45:00Z">
        <w:r w:rsidRPr="00F53962" w:rsidDel="004A6115">
          <w:rPr>
            <w:sz w:val="24"/>
            <w:szCs w:val="24"/>
            <w:lang w:val="en-US"/>
          </w:rPr>
          <w:delText>,</w:delText>
        </w:r>
      </w:del>
      <w:r w:rsidRPr="00F53962">
        <w:rPr>
          <w:sz w:val="24"/>
          <w:szCs w:val="24"/>
          <w:lang w:val="en-US"/>
        </w:rPr>
        <w:t xml:space="preserve"> while levels of effector genes (IFNG, GZMB) decreased (</w:t>
      </w:r>
      <w:r w:rsidRPr="00F53962">
        <w:rPr>
          <w:b/>
          <w:bCs/>
          <w:sz w:val="24"/>
          <w:szCs w:val="24"/>
          <w:lang w:val="en-US"/>
        </w:rPr>
        <w:t>Fig. 5B</w:t>
      </w:r>
      <w:r w:rsidRPr="00F53962">
        <w:rPr>
          <w:sz w:val="24"/>
          <w:szCs w:val="24"/>
          <w:lang w:val="en-US"/>
        </w:rPr>
        <w:t xml:space="preserve">). </w:t>
      </w:r>
      <w:del w:id="183" w:author="Ty Bottorff" w:date="2025-12-13T12:46:00Z" w16du:dateUtc="2025-12-13T20:46:00Z">
        <w:r w:rsidRPr="00F53962" w:rsidDel="006054F6">
          <w:rPr>
            <w:sz w:val="24"/>
            <w:szCs w:val="24"/>
            <w:lang w:val="en-US"/>
          </w:rPr>
          <w:delText>A 2D KDE plot showed c</w:delText>
        </w:r>
      </w:del>
      <w:ins w:id="184" w:author="Ty Bottorff" w:date="2025-12-13T12:46:00Z" w16du:dateUtc="2025-12-13T20:46:00Z">
        <w:r w:rsidR="006054F6">
          <w:rPr>
            <w:sz w:val="24"/>
            <w:szCs w:val="24"/>
            <w:lang w:val="en-US"/>
          </w:rPr>
          <w:t>C</w:t>
        </w:r>
      </w:ins>
      <w:r w:rsidRPr="00F53962">
        <w:rPr>
          <w:sz w:val="24"/>
          <w:szCs w:val="24"/>
          <w:lang w:val="en-US"/>
        </w:rPr>
        <w:t xml:space="preserve">ells with </w:t>
      </w:r>
      <w:r w:rsidRPr="00F53962">
        <w:rPr>
          <w:sz w:val="24"/>
          <w:szCs w:val="24"/>
          <w:u w:val="single"/>
          <w:lang w:val="en-US"/>
        </w:rPr>
        <w:t>&lt;</w:t>
      </w:r>
      <w:r w:rsidRPr="00F53962">
        <w:rPr>
          <w:sz w:val="24"/>
          <w:szCs w:val="24"/>
          <w:lang w:val="en-US"/>
        </w:rPr>
        <w:t xml:space="preserve">2 mismatches </w:t>
      </w:r>
      <w:del w:id="185" w:author="Ty Bottorff" w:date="2025-12-13T12:46:00Z" w16du:dateUtc="2025-12-13T20:46:00Z">
        <w:r w:rsidRPr="00F53962" w:rsidDel="000B21BF">
          <w:rPr>
            <w:sz w:val="24"/>
            <w:szCs w:val="24"/>
            <w:lang w:val="en-US"/>
          </w:rPr>
          <w:delText xml:space="preserve">concentrated </w:delText>
        </w:r>
      </w:del>
      <w:ins w:id="186" w:author="Ty Bottorff" w:date="2025-12-13T12:46:00Z" w16du:dateUtc="2025-12-13T20:46:00Z">
        <w:r w:rsidR="000B21BF">
          <w:rPr>
            <w:sz w:val="24"/>
            <w:szCs w:val="24"/>
            <w:lang w:val="en-US"/>
          </w:rPr>
          <w:t xml:space="preserve">displayed </w:t>
        </w:r>
      </w:ins>
      <w:del w:id="187" w:author="Ty Bottorff" w:date="2025-12-13T12:46:00Z" w16du:dateUtc="2025-12-13T20:46:00Z">
        <w:r w:rsidRPr="00F53962" w:rsidDel="000B21BF">
          <w:rPr>
            <w:sz w:val="24"/>
            <w:szCs w:val="24"/>
            <w:lang w:val="en-US"/>
          </w:rPr>
          <w:delText xml:space="preserve">in </w:delText>
        </w:r>
      </w:del>
      <w:r w:rsidRPr="00F53962">
        <w:rPr>
          <w:sz w:val="24"/>
          <w:szCs w:val="24"/>
          <w:lang w:val="en-US"/>
        </w:rPr>
        <w:t xml:space="preserve">a </w:t>
      </w:r>
      <w:proofErr w:type="spellStart"/>
      <w:r w:rsidRPr="00F53962">
        <w:rPr>
          <w:sz w:val="24"/>
          <w:szCs w:val="24"/>
          <w:lang w:val="en-US"/>
        </w:rPr>
        <w:t>Tfh</w:t>
      </w:r>
      <w:proofErr w:type="spellEnd"/>
      <w:r w:rsidRPr="00F53962">
        <w:rPr>
          <w:sz w:val="24"/>
          <w:szCs w:val="24"/>
          <w:lang w:val="en-US"/>
        </w:rPr>
        <w:t xml:space="preserve">-like </w:t>
      </w:r>
      <w:del w:id="188" w:author="Ty Bottorff" w:date="2025-12-13T12:46:00Z" w16du:dateUtc="2025-12-13T20:46:00Z">
        <w:r w:rsidRPr="00F53962" w:rsidDel="00986E66">
          <w:rPr>
            <w:sz w:val="24"/>
            <w:szCs w:val="24"/>
            <w:lang w:val="en-US"/>
          </w:rPr>
          <w:delText xml:space="preserve">region </w:delText>
        </w:r>
      </w:del>
      <w:ins w:id="189" w:author="Ty Bottorff" w:date="2025-12-13T12:46:00Z" w16du:dateUtc="2025-12-13T20:46:00Z">
        <w:r w:rsidR="00986E66">
          <w:rPr>
            <w:sz w:val="24"/>
            <w:szCs w:val="24"/>
            <w:lang w:val="en-US"/>
          </w:rPr>
          <w:t>phenotype</w:t>
        </w:r>
        <w:r w:rsidR="00986E66" w:rsidRPr="00F53962">
          <w:rPr>
            <w:sz w:val="24"/>
            <w:szCs w:val="24"/>
            <w:lang w:val="en-US"/>
          </w:rPr>
          <w:t xml:space="preserve"> </w:t>
        </w:r>
      </w:ins>
      <w:r w:rsidRPr="00F53962">
        <w:rPr>
          <w:sz w:val="24"/>
          <w:szCs w:val="24"/>
          <w:lang w:val="en-US"/>
        </w:rPr>
        <w:t>(</w:t>
      </w:r>
      <w:r w:rsidRPr="00F53962">
        <w:rPr>
          <w:b/>
          <w:bCs/>
          <w:sz w:val="24"/>
          <w:szCs w:val="24"/>
          <w:lang w:val="en-US"/>
        </w:rPr>
        <w:t>Fig. 5C</w:t>
      </w:r>
      <w:r w:rsidRPr="00F53962">
        <w:rPr>
          <w:sz w:val="24"/>
          <w:szCs w:val="24"/>
          <w:lang w:val="en-US"/>
        </w:rPr>
        <w:t xml:space="preserve">). </w:t>
      </w:r>
      <w:commentRangeStart w:id="190"/>
      <w:r w:rsidRPr="00F53962">
        <w:rPr>
          <w:sz w:val="24"/>
          <w:szCs w:val="24"/>
          <w:lang w:val="en-US"/>
        </w:rPr>
        <w:t xml:space="preserve">Thus, TCRs Spike-motif </w:t>
      </w:r>
      <w:r w:rsidRPr="00F53962">
        <w:rPr>
          <w:i/>
          <w:sz w:val="24"/>
          <w:szCs w:val="24"/>
          <w:lang w:val="en-US"/>
        </w:rPr>
        <w:t>TRA</w:t>
      </w:r>
      <w:r w:rsidRPr="00F53962">
        <w:rPr>
          <w:sz w:val="24"/>
          <w:szCs w:val="24"/>
          <w:lang w:val="en-US"/>
        </w:rPr>
        <w:t xml:space="preserve"> junctions tolerated an additional ~1–2 amino-acid substitutions before cellular activation/effector signatures wane</w:t>
      </w:r>
      <w:commentRangeEnd w:id="190"/>
      <w:r w:rsidR="00DA71E9">
        <w:rPr>
          <w:rStyle w:val="CommentReference"/>
        </w:rPr>
        <w:commentReference w:id="190"/>
      </w:r>
      <w:r w:rsidRPr="00F53962">
        <w:rPr>
          <w:sz w:val="24"/>
          <w:szCs w:val="24"/>
          <w:lang w:val="en-US"/>
        </w:rPr>
        <w:t>.</w:t>
      </w:r>
    </w:p>
    <w:p w14:paraId="4080C092" w14:textId="09A3D5E7" w:rsidR="00A27618" w:rsidRPr="00F53962" w:rsidRDefault="00AA76AF" w:rsidP="00A27618">
      <w:pPr>
        <w:spacing w:before="240" w:after="120" w:line="360" w:lineRule="auto"/>
        <w:rPr>
          <w:rFonts w:eastAsia="Times New Roman"/>
          <w:color w:val="000000"/>
          <w:sz w:val="24"/>
          <w:szCs w:val="24"/>
          <w:lang w:val="en-US"/>
        </w:rPr>
      </w:pPr>
      <w:ins w:id="191" w:author="Ty Bottorff" w:date="2025-12-13T12:48:00Z" w16du:dateUtc="2025-12-13T20:48:00Z">
        <w:r>
          <w:rPr>
            <w:rFonts w:eastAsia="Times New Roman"/>
            <w:color w:val="000000" w:themeColor="text1"/>
            <w:sz w:val="24"/>
            <w:szCs w:val="24"/>
            <w:lang w:val="en-US"/>
          </w:rPr>
          <w:t xml:space="preserve">Given…, </w:t>
        </w:r>
      </w:ins>
      <w:del w:id="192" w:author="Ty Bottorff" w:date="2025-12-13T12:48:00Z" w16du:dateUtc="2025-12-13T20:48:00Z">
        <w:r w:rsidR="00A27618" w:rsidRPr="00F53962" w:rsidDel="00AA76AF">
          <w:rPr>
            <w:rFonts w:eastAsia="Times New Roman"/>
            <w:color w:val="000000" w:themeColor="text1"/>
            <w:sz w:val="24"/>
            <w:szCs w:val="24"/>
            <w:lang w:val="en-US"/>
          </w:rPr>
          <w:delText xml:space="preserve">We </w:delText>
        </w:r>
      </w:del>
      <w:ins w:id="193" w:author="Ty Bottorff" w:date="2025-12-13T12:48:00Z" w16du:dateUtc="2025-12-13T20:48:00Z">
        <w:r>
          <w:rPr>
            <w:rFonts w:eastAsia="Times New Roman"/>
            <w:color w:val="000000" w:themeColor="text1"/>
            <w:sz w:val="24"/>
            <w:szCs w:val="24"/>
            <w:lang w:val="en-US"/>
          </w:rPr>
          <w:t>w</w:t>
        </w:r>
        <w:r w:rsidRPr="00F53962">
          <w:rPr>
            <w:rFonts w:eastAsia="Times New Roman"/>
            <w:color w:val="000000" w:themeColor="text1"/>
            <w:sz w:val="24"/>
            <w:szCs w:val="24"/>
            <w:lang w:val="en-US"/>
          </w:rPr>
          <w:t xml:space="preserve">e </w:t>
        </w:r>
      </w:ins>
      <w:ins w:id="194" w:author="Ty Bottorff" w:date="2025-12-13T12:47:00Z" w16du:dateUtc="2025-12-13T20:47:00Z">
        <w:r w:rsidR="003A7004">
          <w:rPr>
            <w:rFonts w:eastAsia="Times New Roman"/>
            <w:color w:val="000000" w:themeColor="text1"/>
            <w:sz w:val="24"/>
            <w:szCs w:val="24"/>
            <w:lang w:val="en-US"/>
          </w:rPr>
          <w:t xml:space="preserve">next asked how </w:t>
        </w:r>
      </w:ins>
      <w:del w:id="195" w:author="Ty Bottorff" w:date="2025-12-13T12:47:00Z" w16du:dateUtc="2025-12-13T20:47:00Z">
        <w:r w:rsidR="00A27618" w:rsidRPr="00F53962" w:rsidDel="003A7004">
          <w:rPr>
            <w:rFonts w:eastAsia="Times New Roman"/>
            <w:color w:val="000000" w:themeColor="text1"/>
            <w:sz w:val="24"/>
            <w:szCs w:val="24"/>
            <w:lang w:val="en-US"/>
          </w:rPr>
          <w:delText xml:space="preserve">used trajectory analysis to compare the abilities of </w:delText>
        </w:r>
      </w:del>
      <w:r w:rsidR="00A27618" w:rsidRPr="00F53962">
        <w:rPr>
          <w:rFonts w:eastAsia="Times New Roman"/>
          <w:color w:val="000000" w:themeColor="text1"/>
          <w:sz w:val="24"/>
          <w:szCs w:val="24"/>
          <w:lang w:val="en-US"/>
        </w:rPr>
        <w:t xml:space="preserve">consensus and mismatched Spike-motif </w:t>
      </w:r>
      <w:r w:rsidR="00A27618" w:rsidRPr="00F53962">
        <w:rPr>
          <w:rFonts w:eastAsia="Times New Roman"/>
          <w:i/>
          <w:color w:val="000000" w:themeColor="text1"/>
          <w:sz w:val="24"/>
          <w:szCs w:val="24"/>
          <w:lang w:val="en-US"/>
        </w:rPr>
        <w:t>TRA</w:t>
      </w:r>
      <w:r w:rsidR="00A27618" w:rsidRPr="00F53962">
        <w:rPr>
          <w:rFonts w:eastAsia="Times New Roman"/>
          <w:color w:val="000000" w:themeColor="text1"/>
          <w:sz w:val="24"/>
          <w:szCs w:val="24"/>
          <w:lang w:val="en-US"/>
        </w:rPr>
        <w:t xml:space="preserve"> TCR</w:t>
      </w:r>
      <w:ins w:id="196" w:author="Ty Bottorff" w:date="2025-12-13T12:47:00Z" w16du:dateUtc="2025-12-13T20:47:00Z">
        <w:r w:rsidR="00464034">
          <w:rPr>
            <w:rFonts w:eastAsia="Times New Roman"/>
            <w:color w:val="000000" w:themeColor="text1"/>
            <w:sz w:val="24"/>
            <w:szCs w:val="24"/>
            <w:lang w:val="en-US"/>
          </w:rPr>
          <w:t xml:space="preserve">-expressing CD4 T cells differed in </w:t>
        </w:r>
      </w:ins>
      <w:del w:id="197" w:author="Ty Bottorff" w:date="2025-12-13T12:47:00Z" w16du:dateUtc="2025-12-13T20:47:00Z">
        <w:r w:rsidR="00A27618" w:rsidRPr="00F53962" w:rsidDel="00464034">
          <w:rPr>
            <w:rFonts w:eastAsia="Times New Roman"/>
            <w:color w:val="000000" w:themeColor="text1"/>
            <w:sz w:val="24"/>
            <w:szCs w:val="24"/>
            <w:lang w:val="en-US"/>
          </w:rPr>
          <w:delText xml:space="preserve">s to trigger CD4+ T cell </w:delText>
        </w:r>
      </w:del>
      <w:r w:rsidR="00A27618" w:rsidRPr="00F53962">
        <w:rPr>
          <w:rFonts w:eastAsia="Times New Roman"/>
          <w:color w:val="000000" w:themeColor="text1"/>
          <w:sz w:val="24"/>
          <w:szCs w:val="24"/>
          <w:lang w:val="en-US"/>
        </w:rPr>
        <w:t xml:space="preserve">activation and differentiation </w:t>
      </w:r>
      <w:ins w:id="198" w:author="Ty Bottorff" w:date="2025-12-13T12:47:00Z" w16du:dateUtc="2025-12-13T20:47:00Z">
        <w:r w:rsidR="0025746A">
          <w:rPr>
            <w:rFonts w:eastAsia="Times New Roman"/>
            <w:color w:val="000000" w:themeColor="text1"/>
            <w:sz w:val="24"/>
            <w:szCs w:val="24"/>
            <w:lang w:val="en-US"/>
          </w:rPr>
          <w:t xml:space="preserve">status </w:t>
        </w:r>
      </w:ins>
      <w:r w:rsidR="00A27618" w:rsidRPr="00F53962">
        <w:rPr>
          <w:rFonts w:eastAsia="Times New Roman"/>
          <w:color w:val="000000" w:themeColor="text1"/>
          <w:sz w:val="24"/>
          <w:szCs w:val="24"/>
          <w:lang w:val="en-US"/>
        </w:rPr>
        <w:t xml:space="preserve">in COVID-19 patients. </w:t>
      </w:r>
      <w:del w:id="199" w:author="Ty Bottorff" w:date="2025-12-13T12:48:00Z" w16du:dateUtc="2025-12-13T20:48:00Z">
        <w:r w:rsidR="00A27618" w:rsidRPr="00F53962" w:rsidDel="00DF7E9C">
          <w:rPr>
            <w:rFonts w:eastAsia="Times New Roman"/>
            <w:color w:val="000000" w:themeColor="text1"/>
            <w:sz w:val="24"/>
            <w:szCs w:val="24"/>
            <w:lang w:val="en-US"/>
          </w:rPr>
          <w:delText>We used pseudotime to order cells from a Naïve cell root (</w:delText>
        </w:r>
        <w:r w:rsidR="00A27618" w:rsidRPr="00F53962" w:rsidDel="00DF7E9C">
          <w:rPr>
            <w:rFonts w:eastAsia="Times New Roman"/>
            <w:b/>
            <w:bCs/>
            <w:color w:val="000000" w:themeColor="text1"/>
            <w:sz w:val="24"/>
            <w:szCs w:val="24"/>
            <w:lang w:val="en-US"/>
          </w:rPr>
          <w:delText>Fig. 5D</w:delText>
        </w:r>
        <w:r w:rsidR="00A27618" w:rsidRPr="00F53962" w:rsidDel="00DF7E9C">
          <w:rPr>
            <w:rFonts w:eastAsia="Times New Roman"/>
            <w:color w:val="000000" w:themeColor="text1"/>
            <w:sz w:val="24"/>
            <w:szCs w:val="24"/>
            <w:lang w:val="en-US"/>
          </w:rPr>
          <w:delText xml:space="preserve">). </w:delText>
        </w:r>
      </w:del>
      <w:r w:rsidR="00A27618" w:rsidRPr="00F53962">
        <w:rPr>
          <w:rFonts w:eastAsia="Times New Roman"/>
          <w:color w:val="000000" w:themeColor="text1"/>
          <w:sz w:val="24"/>
          <w:szCs w:val="24"/>
          <w:lang w:val="en-US"/>
        </w:rPr>
        <w:t xml:space="preserve">Spike-motif </w:t>
      </w:r>
      <w:r w:rsidR="00A27618" w:rsidRPr="00F53962">
        <w:rPr>
          <w:rFonts w:eastAsia="Times New Roman"/>
          <w:i/>
          <w:iCs/>
          <w:color w:val="000000" w:themeColor="text1"/>
          <w:sz w:val="24"/>
          <w:szCs w:val="24"/>
          <w:lang w:val="en-US"/>
        </w:rPr>
        <w:t>TRA</w:t>
      </w:r>
      <w:r w:rsidR="00A27618" w:rsidRPr="00F53962">
        <w:rPr>
          <w:rFonts w:eastAsia="Times New Roman"/>
          <w:color w:val="000000" w:themeColor="text1"/>
          <w:sz w:val="24"/>
          <w:szCs w:val="24"/>
          <w:lang w:val="en-US"/>
        </w:rPr>
        <w:t xml:space="preserve"> expressing cells peaked at mid-to-late </w:t>
      </w:r>
      <w:del w:id="200" w:author="Ty Bottorff" w:date="2025-12-13T12:48:00Z" w16du:dateUtc="2025-12-13T20:48:00Z">
        <w:r w:rsidR="00A27618" w:rsidRPr="00F53962" w:rsidDel="009451BB">
          <w:rPr>
            <w:rFonts w:eastAsia="Times New Roman"/>
            <w:color w:val="000000" w:themeColor="text1"/>
            <w:sz w:val="24"/>
            <w:szCs w:val="24"/>
            <w:lang w:val="en-US"/>
          </w:rPr>
          <w:delText>pseudotime</w:delText>
        </w:r>
      </w:del>
      <w:ins w:id="201" w:author="Ty Bottorff" w:date="2025-12-13T12:48:00Z" w16du:dateUtc="2025-12-13T20:48:00Z">
        <w:r w:rsidR="009451BB">
          <w:rPr>
            <w:rFonts w:eastAsia="Times New Roman"/>
            <w:color w:val="000000" w:themeColor="text1"/>
            <w:sz w:val="24"/>
            <w:szCs w:val="24"/>
            <w:lang w:val="en-US"/>
          </w:rPr>
          <w:t>in differentiate “time” (</w:t>
        </w:r>
        <w:proofErr w:type="spellStart"/>
        <w:r w:rsidR="009451BB">
          <w:rPr>
            <w:rFonts w:eastAsia="Times New Roman"/>
            <w:color w:val="000000" w:themeColor="text1"/>
            <w:sz w:val="24"/>
            <w:szCs w:val="24"/>
            <w:lang w:val="en-US"/>
          </w:rPr>
          <w:t>pseudotime</w:t>
        </w:r>
        <w:proofErr w:type="spellEnd"/>
        <w:r w:rsidR="009451BB">
          <w:rPr>
            <w:rFonts w:eastAsia="Times New Roman"/>
            <w:color w:val="000000" w:themeColor="text1"/>
            <w:sz w:val="24"/>
            <w:szCs w:val="24"/>
            <w:lang w:val="en-US"/>
          </w:rPr>
          <w:t xml:space="preserve"> from a naïve root)</w:t>
        </w:r>
      </w:ins>
      <w:r w:rsidR="00A27618" w:rsidRPr="00F53962">
        <w:rPr>
          <w:rFonts w:eastAsia="Times New Roman"/>
          <w:color w:val="000000" w:themeColor="text1"/>
          <w:sz w:val="24"/>
          <w:szCs w:val="24"/>
          <w:lang w:val="en-US"/>
        </w:rPr>
        <w:t xml:space="preserve">, coinciding with </w:t>
      </w:r>
      <w:del w:id="202" w:author="Ty Bottorff" w:date="2025-12-13T12:49:00Z" w16du:dateUtc="2025-12-13T20:49:00Z">
        <w:r w:rsidR="00A27618" w:rsidRPr="00F53962" w:rsidDel="001D63DF">
          <w:rPr>
            <w:rFonts w:eastAsia="Times New Roman"/>
            <w:color w:val="000000" w:themeColor="text1"/>
            <w:sz w:val="24"/>
            <w:szCs w:val="24"/>
            <w:lang w:val="en-US"/>
          </w:rPr>
          <w:delText xml:space="preserve">falling </w:delText>
        </w:r>
      </w:del>
      <w:ins w:id="203" w:author="Ty Bottorff" w:date="2025-12-13T12:49:00Z" w16du:dateUtc="2025-12-13T20:49:00Z">
        <w:r w:rsidR="001D63DF">
          <w:rPr>
            <w:rFonts w:eastAsia="Times New Roman"/>
            <w:color w:val="000000" w:themeColor="text1"/>
            <w:sz w:val="24"/>
            <w:szCs w:val="24"/>
            <w:lang w:val="en-US"/>
          </w:rPr>
          <w:t>decreased expression of</w:t>
        </w:r>
        <w:r w:rsidR="001D63DF" w:rsidRPr="00F53962">
          <w:rPr>
            <w:rFonts w:eastAsia="Times New Roman"/>
            <w:color w:val="000000" w:themeColor="text1"/>
            <w:sz w:val="24"/>
            <w:szCs w:val="24"/>
            <w:lang w:val="en-US"/>
          </w:rPr>
          <w:t xml:space="preserve"> </w:t>
        </w:r>
      </w:ins>
      <w:r w:rsidR="00A27618" w:rsidRPr="00F53962">
        <w:rPr>
          <w:rFonts w:eastAsia="Times New Roman"/>
          <w:color w:val="000000" w:themeColor="text1"/>
          <w:sz w:val="24"/>
          <w:szCs w:val="24"/>
          <w:lang w:val="en-US"/>
        </w:rPr>
        <w:t xml:space="preserve">Naïve cell markers (CCR7, SELL) and </w:t>
      </w:r>
      <w:del w:id="204" w:author="Ty Bottorff" w:date="2025-12-13T12:49:00Z" w16du:dateUtc="2025-12-13T20:49:00Z">
        <w:r w:rsidR="00A27618" w:rsidRPr="00F53962" w:rsidDel="00CC2EBC">
          <w:rPr>
            <w:rFonts w:eastAsia="Times New Roman"/>
            <w:color w:val="000000" w:themeColor="text1"/>
            <w:sz w:val="24"/>
            <w:szCs w:val="24"/>
            <w:lang w:val="en-US"/>
          </w:rPr>
          <w:delText xml:space="preserve">rising </w:delText>
        </w:r>
      </w:del>
      <w:ins w:id="205" w:author="Ty Bottorff" w:date="2025-12-13T12:49:00Z" w16du:dateUtc="2025-12-13T20:49:00Z">
        <w:r w:rsidR="00CC2EBC">
          <w:rPr>
            <w:rFonts w:eastAsia="Times New Roman"/>
            <w:color w:val="000000" w:themeColor="text1"/>
            <w:sz w:val="24"/>
            <w:szCs w:val="24"/>
            <w:lang w:val="en-US"/>
          </w:rPr>
          <w:t>increasing expression of</w:t>
        </w:r>
        <w:r w:rsidR="00CC2EBC" w:rsidRPr="00F53962">
          <w:rPr>
            <w:rFonts w:eastAsia="Times New Roman"/>
            <w:color w:val="000000" w:themeColor="text1"/>
            <w:sz w:val="24"/>
            <w:szCs w:val="24"/>
            <w:lang w:val="en-US"/>
          </w:rPr>
          <w:t xml:space="preserve"> </w:t>
        </w:r>
      </w:ins>
      <w:r w:rsidR="00A27618" w:rsidRPr="00F53962">
        <w:rPr>
          <w:rFonts w:eastAsia="Times New Roman"/>
          <w:color w:val="000000" w:themeColor="text1"/>
          <w:sz w:val="24"/>
          <w:szCs w:val="24"/>
          <w:lang w:val="en-US"/>
        </w:rPr>
        <w:t>effector cell markers (IFNG, GZMB) (</w:t>
      </w:r>
      <w:r w:rsidR="00A27618" w:rsidRPr="00F53962">
        <w:rPr>
          <w:rFonts w:eastAsia="Times New Roman"/>
          <w:b/>
          <w:bCs/>
          <w:color w:val="000000" w:themeColor="text1"/>
          <w:sz w:val="24"/>
          <w:szCs w:val="24"/>
          <w:lang w:val="en-US"/>
        </w:rPr>
        <w:t>Fig. 5</w:t>
      </w:r>
      <w:ins w:id="206" w:author="Ty Bottorff" w:date="2025-12-13T12:48:00Z" w16du:dateUtc="2025-12-13T20:48:00Z">
        <w:r w:rsidR="00277547">
          <w:rPr>
            <w:rFonts w:eastAsia="Times New Roman"/>
            <w:b/>
            <w:bCs/>
            <w:color w:val="000000" w:themeColor="text1"/>
            <w:sz w:val="24"/>
            <w:szCs w:val="24"/>
            <w:lang w:val="en-US"/>
          </w:rPr>
          <w:t>D-</w:t>
        </w:r>
      </w:ins>
      <w:r w:rsidR="00A27618" w:rsidRPr="00F53962">
        <w:rPr>
          <w:rFonts w:eastAsia="Times New Roman"/>
          <w:b/>
          <w:bCs/>
          <w:color w:val="000000" w:themeColor="text1"/>
          <w:sz w:val="24"/>
          <w:szCs w:val="24"/>
          <w:lang w:val="en-US"/>
        </w:rPr>
        <w:t>E</w:t>
      </w:r>
      <w:r w:rsidR="00A27618" w:rsidRPr="00F53962">
        <w:rPr>
          <w:rFonts w:eastAsia="Times New Roman"/>
          <w:color w:val="000000" w:themeColor="text1"/>
          <w:sz w:val="24"/>
          <w:szCs w:val="24"/>
          <w:lang w:val="en-US"/>
        </w:rPr>
        <w:t xml:space="preserve">). </w:t>
      </w:r>
      <w:commentRangeStart w:id="207"/>
      <w:r w:rsidR="00A27618" w:rsidRPr="00F53962">
        <w:rPr>
          <w:rFonts w:eastAsia="Times New Roman"/>
          <w:color w:val="000000" w:themeColor="text1"/>
          <w:sz w:val="24"/>
          <w:szCs w:val="24"/>
          <w:lang w:val="en-US"/>
        </w:rPr>
        <w:t xml:space="preserve">Compared with random cells, both consensus and 1–2-mismatch Spike-motif expressing cells were right-shifted, with a progressively less significant shift for more mismatched cells </w:t>
      </w:r>
      <w:commentRangeEnd w:id="207"/>
      <w:r w:rsidR="004C0EB6">
        <w:rPr>
          <w:rStyle w:val="CommentReference"/>
        </w:rPr>
        <w:commentReference w:id="207"/>
      </w:r>
      <w:r w:rsidR="00A27618" w:rsidRPr="00F53962">
        <w:rPr>
          <w:rFonts w:eastAsia="Times New Roman"/>
          <w:color w:val="000000" w:themeColor="text1"/>
          <w:sz w:val="24"/>
          <w:szCs w:val="24"/>
          <w:lang w:val="en-US"/>
        </w:rPr>
        <w:t>(</w:t>
      </w:r>
      <w:r w:rsidR="00A27618" w:rsidRPr="00F53962">
        <w:rPr>
          <w:rFonts w:eastAsia="Times New Roman"/>
          <w:b/>
          <w:bCs/>
          <w:color w:val="000000" w:themeColor="text1"/>
          <w:sz w:val="24"/>
          <w:szCs w:val="24"/>
          <w:lang w:val="en-US"/>
        </w:rPr>
        <w:t>Fig. 5F</w:t>
      </w:r>
      <w:r w:rsidR="00A27618" w:rsidRPr="00F53962">
        <w:rPr>
          <w:rFonts w:eastAsia="Times New Roman"/>
          <w:color w:val="000000" w:themeColor="text1"/>
          <w:sz w:val="24"/>
          <w:szCs w:val="24"/>
          <w:lang w:val="en-US"/>
        </w:rPr>
        <w:t xml:space="preserve">). This indicates a graded response, whereby 1–2 </w:t>
      </w:r>
      <w:r w:rsidR="00A27618" w:rsidRPr="00F53962">
        <w:rPr>
          <w:rFonts w:eastAsia="Times New Roman"/>
          <w:i/>
          <w:iCs/>
          <w:color w:val="000000" w:themeColor="text1"/>
          <w:sz w:val="24"/>
          <w:szCs w:val="24"/>
          <w:lang w:val="en-US"/>
        </w:rPr>
        <w:lastRenderedPageBreak/>
        <w:t>TRA</w:t>
      </w:r>
      <w:r w:rsidR="00A27618" w:rsidRPr="00F53962">
        <w:rPr>
          <w:rFonts w:eastAsia="Times New Roman"/>
          <w:color w:val="000000" w:themeColor="text1"/>
          <w:sz w:val="24"/>
          <w:szCs w:val="24"/>
          <w:lang w:val="en-US"/>
        </w:rPr>
        <w:t xml:space="preserve"> junction mismatches reduce but do not abolish TCR </w:t>
      </w:r>
      <w:commentRangeStart w:id="208"/>
      <w:r w:rsidR="00A27618" w:rsidRPr="00F53962">
        <w:rPr>
          <w:rFonts w:eastAsia="Times New Roman"/>
          <w:color w:val="000000" w:themeColor="text1"/>
          <w:sz w:val="24"/>
          <w:szCs w:val="24"/>
          <w:lang w:val="en-US"/>
        </w:rPr>
        <w:t xml:space="preserve">triggering </w:t>
      </w:r>
      <w:commentRangeEnd w:id="208"/>
      <w:r w:rsidR="00A444A2">
        <w:rPr>
          <w:rStyle w:val="CommentReference"/>
        </w:rPr>
        <w:commentReference w:id="208"/>
      </w:r>
      <w:r w:rsidR="00A27618" w:rsidRPr="00F53962">
        <w:rPr>
          <w:rFonts w:eastAsia="Times New Roman"/>
          <w:color w:val="000000" w:themeColor="text1"/>
          <w:sz w:val="24"/>
          <w:szCs w:val="24"/>
          <w:lang w:val="en-US"/>
        </w:rPr>
        <w:t>in Spike-motif expressing cells.</w:t>
      </w:r>
      <w:bookmarkStart w:id="209" w:name="_o9x20ovpqb1o"/>
      <w:bookmarkEnd w:id="209"/>
      <w:r w:rsidR="00A27618" w:rsidRPr="00F53962">
        <w:rPr>
          <w:rFonts w:eastAsia="Times New Roman"/>
          <w:color w:val="000000" w:themeColor="text1"/>
          <w:sz w:val="24"/>
          <w:szCs w:val="24"/>
          <w:lang w:val="en-US"/>
        </w:rPr>
        <w:t xml:space="preserve"> Overall, consensus and 1–2-mismatch Spike-motif </w:t>
      </w:r>
      <w:r w:rsidR="00A27618" w:rsidRPr="00F53962">
        <w:rPr>
          <w:rFonts w:eastAsia="Times New Roman"/>
          <w:i/>
          <w:color w:val="000000" w:themeColor="text1"/>
          <w:sz w:val="24"/>
          <w:szCs w:val="24"/>
          <w:lang w:val="en-US"/>
        </w:rPr>
        <w:t>TRA</w:t>
      </w:r>
      <w:r w:rsidR="00A27618" w:rsidRPr="00F53962">
        <w:rPr>
          <w:rFonts w:eastAsia="Times New Roman"/>
          <w:color w:val="000000" w:themeColor="text1"/>
          <w:sz w:val="24"/>
          <w:szCs w:val="24"/>
          <w:lang w:val="en-US"/>
        </w:rPr>
        <w:t xml:space="preserve"> TCRs localized to activated effector cells, </w:t>
      </w:r>
      <w:commentRangeStart w:id="210"/>
      <w:r w:rsidR="00A27618" w:rsidRPr="00F53962">
        <w:rPr>
          <w:rFonts w:eastAsia="Times New Roman"/>
          <w:color w:val="000000" w:themeColor="text1"/>
          <w:sz w:val="24"/>
          <w:szCs w:val="24"/>
          <w:lang w:val="en-US"/>
        </w:rPr>
        <w:t>supporting mismatched α-chain-centricity as a feature of early SARS-CoV-2 CD4+ T-cell responses.</w:t>
      </w:r>
      <w:commentRangeEnd w:id="210"/>
      <w:r w:rsidR="00621CDB">
        <w:rPr>
          <w:rStyle w:val="CommentReference"/>
        </w:rPr>
        <w:commentReference w:id="210"/>
      </w:r>
    </w:p>
    <w:p w14:paraId="2668866B" w14:textId="77777777" w:rsidR="00A27618" w:rsidRPr="00F53962" w:rsidRDefault="00A27618" w:rsidP="00A27618">
      <w:pPr>
        <w:pStyle w:val="Heading2"/>
        <w:keepNext w:val="0"/>
        <w:keepLines w:val="0"/>
        <w:spacing w:line="360" w:lineRule="auto"/>
        <w:rPr>
          <w:rFonts w:eastAsia="Times New Roman"/>
          <w:b/>
          <w:bCs/>
          <w:color w:val="000000"/>
          <w:sz w:val="24"/>
          <w:szCs w:val="24"/>
        </w:rPr>
      </w:pPr>
      <w:bookmarkStart w:id="211" w:name="_eh6fyzknut7n" w:colFirst="0" w:colLast="0"/>
      <w:bookmarkEnd w:id="211"/>
      <w:r w:rsidRPr="00F53962">
        <w:rPr>
          <w:rFonts w:eastAsia="Times New Roman"/>
          <w:b/>
          <w:bCs/>
          <w:color w:val="000000"/>
          <w:sz w:val="24"/>
          <w:szCs w:val="24"/>
        </w:rPr>
        <w:t xml:space="preserve">Discussion </w:t>
      </w:r>
    </w:p>
    <w:p w14:paraId="12F9877F" w14:textId="220AD2C3" w:rsidR="00A27618" w:rsidRPr="00F53962" w:rsidRDefault="00A27618" w:rsidP="00A27618">
      <w:pPr>
        <w:spacing w:after="120" w:line="360" w:lineRule="auto"/>
        <w:rPr>
          <w:sz w:val="24"/>
          <w:szCs w:val="24"/>
          <w:lang w:val="en-US"/>
        </w:rPr>
      </w:pPr>
      <w:r w:rsidRPr="00F53962">
        <w:rPr>
          <w:sz w:val="24"/>
          <w:szCs w:val="24"/>
          <w:lang w:val="en-US"/>
        </w:rPr>
        <w:t xml:space="preserve">TCR chain-centricity is well documented (reviewed in reference </w:t>
      </w:r>
      <w:r w:rsidRPr="00F53962">
        <w:rPr>
          <w:sz w:val="24"/>
          <w:szCs w:val="24"/>
        </w:rPr>
        <w:fldChar w:fldCharType="begin"/>
      </w:r>
      <w:r w:rsidR="00E0030D" w:rsidRPr="00F53962">
        <w:rPr>
          <w:sz w:val="24"/>
          <w:szCs w:val="24"/>
        </w:rPr>
        <w:instrText xml:space="preserve"> ADDIN ZOTERO_ITEM CSL_CITATION {"citationID":"a2523nged9f","properties":{"formattedCitation":"\\super 6\\nosupersub{}","plainCitation":"6","noteIndex":0},"citationItems":[{"id":"FhMkDa3B/C3PdVQxj","uris":["http://zotero.org/users/17043568/items/ZTL59BUK"],"itemData":{"id":"ytGgzPVN/AfJrzbLx","type":"article-journal","abstract":"T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B."}],"issued":{"date-parts":[["2023",10,16]]}}}],"schema":"https://github.com/citation-style-language/schema/raw/master/csl-citation.json"} </w:instrText>
      </w:r>
      <w:r w:rsidRPr="00F53962">
        <w:rPr>
          <w:sz w:val="24"/>
          <w:szCs w:val="24"/>
        </w:rPr>
        <w:fldChar w:fldCharType="separate"/>
      </w:r>
      <w:r w:rsidRPr="00F53962">
        <w:rPr>
          <w:sz w:val="24"/>
          <w:szCs w:val="24"/>
          <w:vertAlign w:val="superscript"/>
          <w:lang w:val="en-US"/>
        </w:rPr>
        <w:t>6</w:t>
      </w:r>
      <w:r w:rsidRPr="00F53962">
        <w:rPr>
          <w:sz w:val="24"/>
          <w:szCs w:val="24"/>
        </w:rPr>
        <w:fldChar w:fldCharType="end"/>
      </w:r>
      <w:r w:rsidRPr="00F53962">
        <w:rPr>
          <w:sz w:val="24"/>
          <w:szCs w:val="24"/>
          <w:lang w:val="en-US"/>
        </w:rPr>
        <w:t xml:space="preserve">), but the distribution and functional attributes of this class of TCRs in healthy and diseased repertoires remain unclear. Here we systematically characterize </w:t>
      </w:r>
      <w:proofErr w:type="spellStart"/>
      <w:r w:rsidRPr="00F53962">
        <w:rPr>
          <w:sz w:val="24"/>
          <w:szCs w:val="24"/>
          <w:lang w:val="en-US"/>
        </w:rPr>
        <w:t>alphaCentric</w:t>
      </w:r>
      <w:proofErr w:type="spellEnd"/>
      <w:r w:rsidRPr="00F53962">
        <w:rPr>
          <w:sz w:val="24"/>
          <w:szCs w:val="24"/>
          <w:lang w:val="en-US"/>
        </w:rPr>
        <w:t xml:space="preserve"> and </w:t>
      </w:r>
      <w:proofErr w:type="spellStart"/>
      <w:r w:rsidRPr="00F53962">
        <w:rPr>
          <w:sz w:val="24"/>
          <w:szCs w:val="24"/>
          <w:lang w:val="en-US"/>
        </w:rPr>
        <w:t>betaCentric</w:t>
      </w:r>
      <w:proofErr w:type="spellEnd"/>
      <w:r w:rsidRPr="00F53962">
        <w:rPr>
          <w:sz w:val="24"/>
          <w:szCs w:val="24"/>
          <w:lang w:val="en-US"/>
        </w:rPr>
        <w:t xml:space="preserve"> TCRs using a global approach and several large collections of TCR. We show that </w:t>
      </w:r>
      <w:proofErr w:type="spellStart"/>
      <w:r w:rsidRPr="00F53962">
        <w:rPr>
          <w:sz w:val="24"/>
          <w:szCs w:val="24"/>
          <w:lang w:val="en-US"/>
        </w:rPr>
        <w:t>alphaCentric</w:t>
      </w:r>
      <w:proofErr w:type="spellEnd"/>
      <w:r w:rsidRPr="00F53962">
        <w:rPr>
          <w:sz w:val="24"/>
          <w:szCs w:val="24"/>
          <w:lang w:val="en-US"/>
        </w:rPr>
        <w:t xml:space="preserve"> TCRs are ~5-fold more prevalent than </w:t>
      </w:r>
      <w:proofErr w:type="spellStart"/>
      <w:r w:rsidRPr="00F53962">
        <w:rPr>
          <w:sz w:val="24"/>
          <w:szCs w:val="24"/>
          <w:lang w:val="en-US"/>
        </w:rPr>
        <w:t>betaCentric</w:t>
      </w:r>
      <w:proofErr w:type="spellEnd"/>
      <w:r w:rsidRPr="00F53962">
        <w:rPr>
          <w:sz w:val="24"/>
          <w:szCs w:val="24"/>
          <w:lang w:val="en-US"/>
        </w:rPr>
        <w:t xml:space="preserve"> TCRs in each of nearly 200 individual repertoires from HC and COVID-19 patients (~14% of total versus ~ 3%, respectively). This </w:t>
      </w:r>
      <w:del w:id="212" w:author="Ty Bottorff" w:date="2025-12-13T12:53:00Z" w16du:dateUtc="2025-12-13T20:53:00Z">
        <w:r w:rsidRPr="00F53962" w:rsidDel="00BC5570">
          <w:rPr>
            <w:sz w:val="24"/>
            <w:szCs w:val="24"/>
            <w:lang w:val="en-US"/>
          </w:rPr>
          <w:delText xml:space="preserve">skew </w:delText>
        </w:r>
      </w:del>
      <w:ins w:id="213" w:author="Ty Bottorff" w:date="2025-12-13T12:53:00Z" w16du:dateUtc="2025-12-13T20:53:00Z">
        <w:r w:rsidR="00BC5570">
          <w:rPr>
            <w:sz w:val="24"/>
            <w:szCs w:val="24"/>
            <w:lang w:val="en-US"/>
          </w:rPr>
          <w:t>differential prevalence</w:t>
        </w:r>
        <w:r w:rsidR="00BC5570" w:rsidRPr="00F53962">
          <w:rPr>
            <w:sz w:val="24"/>
            <w:szCs w:val="24"/>
            <w:lang w:val="en-US"/>
          </w:rPr>
          <w:t xml:space="preserve"> </w:t>
        </w:r>
      </w:ins>
      <w:r w:rsidRPr="00F53962">
        <w:rPr>
          <w:sz w:val="24"/>
          <w:szCs w:val="24"/>
          <w:lang w:val="en-US"/>
        </w:rPr>
        <w:t xml:space="preserve">likely reflects the more germline-like nature of </w:t>
      </w:r>
      <w:r w:rsidRPr="00F53962">
        <w:rPr>
          <w:i/>
          <w:iCs/>
          <w:sz w:val="24"/>
          <w:szCs w:val="24"/>
          <w:lang w:val="en-US"/>
        </w:rPr>
        <w:t>TRA</w:t>
      </w:r>
      <w:r w:rsidRPr="00F53962">
        <w:rPr>
          <w:sz w:val="24"/>
          <w:szCs w:val="24"/>
          <w:lang w:val="en-US"/>
        </w:rPr>
        <w:t xml:space="preserve"> junctions (i.e., shorter CDR3s with fewer N-insertions</w:t>
      </w:r>
      <w:del w:id="214" w:author="Ty Bottorff" w:date="2025-12-13T12:53:00Z" w16du:dateUtc="2025-12-13T20:53:00Z">
        <w:r w:rsidRPr="00F53962" w:rsidDel="006111CF">
          <w:rPr>
            <w:sz w:val="24"/>
            <w:szCs w:val="24"/>
            <w:lang w:val="en-US"/>
          </w:rPr>
          <w:delText>,</w:delText>
        </w:r>
      </w:del>
      <w:r w:rsidRPr="00F53962">
        <w:rPr>
          <w:sz w:val="24"/>
          <w:szCs w:val="24"/>
          <w:lang w:val="en-US"/>
        </w:rPr>
        <w:t xml:space="preserve"> than </w:t>
      </w:r>
      <w:r w:rsidRPr="00F53962">
        <w:rPr>
          <w:i/>
          <w:iCs/>
          <w:sz w:val="24"/>
          <w:szCs w:val="24"/>
          <w:lang w:val="en-US"/>
        </w:rPr>
        <w:t>TRB</w:t>
      </w:r>
      <w:r w:rsidRPr="00F53962">
        <w:rPr>
          <w:sz w:val="24"/>
          <w:szCs w:val="24"/>
          <w:lang w:val="en-US"/>
        </w:rPr>
        <w:t xml:space="preserve">). </w:t>
      </w:r>
    </w:p>
    <w:p w14:paraId="09CFD7B3" w14:textId="07FE8A4B" w:rsidR="00A27618" w:rsidRPr="00F53962" w:rsidRDefault="00A27618" w:rsidP="00A27618">
      <w:pPr>
        <w:spacing w:after="120" w:line="360" w:lineRule="auto"/>
        <w:rPr>
          <w:sz w:val="24"/>
          <w:szCs w:val="24"/>
          <w:lang w:val="en-US"/>
        </w:rPr>
      </w:pPr>
      <w:proofErr w:type="spellStart"/>
      <w:r w:rsidRPr="00F53962">
        <w:rPr>
          <w:sz w:val="24"/>
          <w:szCs w:val="24"/>
          <w:lang w:val="en-US"/>
        </w:rPr>
        <w:t>AlphaCentric</w:t>
      </w:r>
      <w:proofErr w:type="spellEnd"/>
      <w:r w:rsidRPr="00F53962">
        <w:rPr>
          <w:sz w:val="24"/>
          <w:szCs w:val="24"/>
          <w:lang w:val="en-US"/>
        </w:rPr>
        <w:t xml:space="preserve"> TCRs have a shared </w:t>
      </w:r>
      <w:r w:rsidRPr="00F53962">
        <w:rPr>
          <w:i/>
          <w:iCs/>
          <w:sz w:val="24"/>
          <w:szCs w:val="24"/>
          <w:lang w:val="en-US"/>
        </w:rPr>
        <w:t>TRA</w:t>
      </w:r>
      <w:r w:rsidRPr="00F53962">
        <w:rPr>
          <w:sz w:val="24"/>
          <w:szCs w:val="24"/>
          <w:lang w:val="en-US"/>
        </w:rPr>
        <w:t xml:space="preserve"> chain paired with diverse, generally non-shared </w:t>
      </w:r>
      <w:r w:rsidRPr="00F53962">
        <w:rPr>
          <w:i/>
          <w:iCs/>
          <w:sz w:val="24"/>
          <w:szCs w:val="24"/>
          <w:lang w:val="en-US"/>
        </w:rPr>
        <w:t xml:space="preserve">TRB </w:t>
      </w:r>
      <w:r w:rsidRPr="00F53962">
        <w:rPr>
          <w:sz w:val="24"/>
          <w:szCs w:val="24"/>
          <w:lang w:val="en-US"/>
        </w:rPr>
        <w:t xml:space="preserve">chains, </w:t>
      </w:r>
      <w:commentRangeStart w:id="215"/>
      <w:r w:rsidRPr="00F53962">
        <w:rPr>
          <w:sz w:val="24"/>
          <w:szCs w:val="24"/>
          <w:lang w:val="en-US"/>
        </w:rPr>
        <w:t xml:space="preserve">suggesting specificity is largely encoded by the </w:t>
      </w:r>
      <w:r w:rsidRPr="00F53962">
        <w:rPr>
          <w:i/>
          <w:iCs/>
          <w:sz w:val="24"/>
          <w:szCs w:val="24"/>
          <w:lang w:val="en-US"/>
        </w:rPr>
        <w:t>TRA</w:t>
      </w:r>
      <w:r w:rsidRPr="00F53962">
        <w:rPr>
          <w:sz w:val="24"/>
          <w:szCs w:val="24"/>
          <w:lang w:val="en-US"/>
        </w:rPr>
        <w:t xml:space="preserve"> junction</w:t>
      </w:r>
      <w:commentRangeEnd w:id="215"/>
      <w:r w:rsidR="004043C8">
        <w:rPr>
          <w:rStyle w:val="CommentReference"/>
        </w:rPr>
        <w:commentReference w:id="215"/>
      </w:r>
      <w:r w:rsidRPr="00F53962">
        <w:rPr>
          <w:sz w:val="24"/>
          <w:szCs w:val="24"/>
          <w:lang w:val="en-US"/>
        </w:rPr>
        <w:t xml:space="preserve">. This is supported by previous studies linking junction sequence conservation with structural chain-centricity </w:t>
      </w:r>
      <w:r w:rsidRPr="00F53962">
        <w:rPr>
          <w:sz w:val="24"/>
          <w:szCs w:val="24"/>
        </w:rPr>
        <w:fldChar w:fldCharType="begin"/>
      </w:r>
      <w:r w:rsidRPr="00F53962">
        <w:rPr>
          <w:sz w:val="24"/>
          <w:szCs w:val="24"/>
        </w:rPr>
        <w:instrText xml:space="preserve"> ADDIN ZOTERO_ITEM CSL_CITATION {"citationID":"a2qdg18rra0","properties":{"formattedCitation":"\\super 11,11\\uc0\\u8211{}14\\nosupersub{}","plainCitation":"11,11–14","noteIndex":0},"citationItems":[{"id":3858,"uris":["http://zotero.org/users/522661/items/P8TNLJXY"],"itemData":{"id":3858,"type":"article-journal","abstract":"The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3860,"uris":["http://zotero.org/users/522661/items/2LTZCGCB"],"itemData":{"id":3860,"type":"article-journal","abstract":"A diverse T cell receptor (TCR) repertoire is essential for controlling viral infections. However, information about TCR repertoires to defined viral antigens is limited. We performed a comprehensive analysis of CD8+ TCR repertoires for two dominant ...","container-title":"Cell reports","DOI":"10.1016/j.celrep.2017.03.072","issue":"3","language":"en","note":"PMID: 28423320","page":"569","source":"pmc.ncbi.nlm.nih.gov","title":"Sequence and Structural Analyses Reveal Distinct and Highly Diverse Human CD8+ TCR Repertoires to Immunodominant Viral Antigens","volume":"19","author":[{"family":"Chen","given":"Guobing"},{"family":"Yang","given":"Xinbo"},{"family":"Ko","given":"Annette"},{"family":"Sun","given":"Xiaoping"},{"family":"Gao","given":"Mingming"},{"family":"Zhang","given":"Yongqing"},{"family":"Shi","given":"Alvin"},{"family":"Mariuzza","given":"Roy A."},{"family":"Weng","given":"Nan-ping"}],"issued":{"date-parts":[["2017",4,18]]}}},{"id":3398,"uris":["http://zotero.org/users/522661/items/K99IB4WE"],"itemData":{"id":3398,"type":"article-journal","abstract":"The repertoire of human αβ T-cell receptors (TCRs) is generated via somatic recombination of germline gene segments. Despite this enormous variation, certain epitopes can be immunodominant, associated with high frequencies of antigen-specific T cells and/or exhibit bias toward a TCR gene segment. Here, we studied the TCR repertoire of the HLA-A*0201-restricted epitope LLWNGPMAV (hereafter, A2/LLW) from Yellow Fever virus, which generates an immunodominant CD8+ T cell response to the highly effective YF-17D vaccine. We discover that these A2/LLW-specific CD8+ T cells are highly biased for the TCR α chain TRAV12-2. This bias is already present in A2/LLW-specific naïve T cells before vaccination with YF-17D. Using CD8+ T cell clones, we show that TRAV12-2 does not confer a functional advantage on a per cell basis. Molecular modeling indicated that the germline-encoded complementarity determining region (CDR) 1α loop of TRAV12-2 critically contributes to A2/LLW binding, in contrast to the conventional dominant dependence on somatically rearranged CDR3 loops. This germline component of antigen recognition may explain the unusually high precursor frequency, prevalence and immunodominance of T-cell responses specific for the A2/LLW epitope.","container-title":"European Journal of Immunology","DOI":"10.1002/eji.201747082","ISSN":"1521-4141","issue":"2","journalAbbreviation":"Eur J Immunol","language":"eng","note":"PMID: 28975614\nPMCID: PMC5887915","page":"258-272","source":"PubMed","title":"T cell receptor alpha variable 12-2 bias in the immunodominant response to Yellow fever virus","volume":"48","author":[{"family":"Bovay","given":"Amandine"},{"family":"Zoete","given":"Vincent"},{"family":"Dolton","given":"Garry"},{"family":"Bulek","given":"Anna M."},{"family":"Cole","given":"David K."},{"family":"Rizkallah","given":"Pierre J."},{"family":"Fuller","given":"Anna"},{"family":"Beck","given":"Konrad"},{"family":"Michielin","given":"Olivier"},{"family":"Speiser","given":"Daniel E."},{"family":"Sewell","given":"Andrew K."},{"family":"Fuertes Marraco","given":"Silvia A."}],"issued":{"date-parts":[["2018",2]]}}},{"id":3868,"uris":["http://zotero.org/users/522661/items/ZLZY8YIK"],"itemData":{"id":3868,"type":"article-journal","abstract":"A keystone of antiviral immunity is CD8 T-cell recognition of viral peptides bound to MHC-I proteins. The recognition mode of individual T cell receptors (TCRs) has been studied in some detail, but how TCR variation functions in providing a robust ...","container-title":"Nature structural &amp; molecular biology","DOI":"10.1038/nsmb.3383","issue":"4","language":"en","note":"PMID: 28250417","page":"395","source":"pmc.ncbi.nlm.nih.gov","title":"Broad TCR Repertoire And Diverse Structural Solutions To Recognition Of An Immunodominant CD8 T Cell Epitope","volume":"24","author":[{"family":"Song","given":"InYoung"},{"family":"Gil","given":"Anna"},{"family":"Mishra","given":"Rabinarayan"},{"family":"Ghersi","given":"Dario"},{"family":"Selin","given":"Liisa K."},{"family":"Stern","given":"Lawrence J."}],"issued":{"date-parts":[["2017",2,27]]}}}],"schema":"https://github.com/citation-style-language/schema/raw/master/csl-citation.json"} </w:instrText>
      </w:r>
      <w:r w:rsidRPr="00F53962">
        <w:rPr>
          <w:sz w:val="24"/>
          <w:szCs w:val="24"/>
        </w:rPr>
        <w:fldChar w:fldCharType="separate"/>
      </w:r>
      <w:r w:rsidRPr="00F53962">
        <w:rPr>
          <w:sz w:val="24"/>
          <w:szCs w:val="24"/>
          <w:vertAlign w:val="superscript"/>
        </w:rPr>
        <w:t>11,11–14</w:t>
      </w:r>
      <w:r w:rsidRPr="00F53962">
        <w:rPr>
          <w:sz w:val="24"/>
          <w:szCs w:val="24"/>
        </w:rPr>
        <w:fldChar w:fldCharType="end"/>
      </w:r>
      <w:r w:rsidRPr="00F53962">
        <w:rPr>
          <w:sz w:val="24"/>
          <w:szCs w:val="24"/>
          <w:lang w:val="en-US"/>
        </w:rPr>
        <w:t xml:space="preserve"> and </w:t>
      </w:r>
      <w:commentRangeStart w:id="216"/>
      <w:r w:rsidRPr="00F53962">
        <w:rPr>
          <w:sz w:val="24"/>
          <w:szCs w:val="24"/>
          <w:lang w:val="en-US"/>
        </w:rPr>
        <w:t xml:space="preserve">experiments showing a that shared </w:t>
      </w:r>
      <w:r w:rsidRPr="00F53962">
        <w:rPr>
          <w:i/>
          <w:sz w:val="24"/>
          <w:szCs w:val="24"/>
          <w:lang w:val="en-US"/>
        </w:rPr>
        <w:t>TRA</w:t>
      </w:r>
      <w:r w:rsidRPr="00F53962">
        <w:rPr>
          <w:sz w:val="24"/>
          <w:szCs w:val="24"/>
          <w:lang w:val="en-US"/>
        </w:rPr>
        <w:t xml:space="preserve"> can retain specificity when paired with many heterogeneous </w:t>
      </w:r>
      <w:r w:rsidRPr="00F53962">
        <w:rPr>
          <w:i/>
          <w:iCs/>
          <w:sz w:val="24"/>
          <w:szCs w:val="24"/>
          <w:lang w:val="en-US"/>
        </w:rPr>
        <w:t>TRB</w:t>
      </w:r>
      <w:r w:rsidRPr="00F53962">
        <w:rPr>
          <w:sz w:val="24"/>
          <w:szCs w:val="24"/>
          <w:lang w:val="en-US"/>
        </w:rPr>
        <w:t xml:space="preserve"> chains </w:t>
      </w:r>
      <w:commentRangeEnd w:id="216"/>
      <w:r w:rsidR="005D3238">
        <w:rPr>
          <w:rStyle w:val="CommentReference"/>
        </w:rPr>
        <w:commentReference w:id="216"/>
      </w:r>
      <w:r w:rsidRPr="00F53962">
        <w:rPr>
          <w:sz w:val="24"/>
          <w:szCs w:val="24"/>
        </w:rPr>
        <w:fldChar w:fldCharType="begin"/>
      </w:r>
      <w:r w:rsidR="00E0030D" w:rsidRPr="00F53962">
        <w:rPr>
          <w:sz w:val="24"/>
          <w:szCs w:val="24"/>
        </w:rPr>
        <w:instrText xml:space="preserve"> ADDIN ZOTERO_ITEM CSL_CITATION {"citationID":"ag7oeurfef","properties":{"formattedCitation":"\\super 9\\nosupersub{}","plainCitation":"9","noteIndex":0},"citationItems":[{"id":"FhMkDa3B/4ZFgYyHr","uris":["http://zotero.org/users/17043568/items/8UQBIFQV"],"itemData":{"id":"ytGgzPVN/5ktcqcE9","type":"article-journal","abstract":"TCRα- and β-chains cooperatively recognize peptide-MHC complexes. It has been shown that a \"chain-centric\" TCR hemichain can, by itself, dictate MHC-restricted Ag specificity without requiring major contributions from the paired TCR counterchain. Little is known, however, regarding the relative contributions and roles of chain-centric and its counter, non-chain-centric, hemichains in determining T cell avidity. We comprehensively analyzed a thymically unselected T cell repertoire generated by transducing the α-chain-centric HLA-A*02:01(A2)/MART127-35 TCRα, clone SIG35α, into A2-matched and unmatched postthymic T cells. Regardless of their HLA-A2 positivity, a substantial subset of peripheral T cells transduced with SIG35α gained reactivity for A2/MART127-35. Although the generated A2/MART127-35-specific T cells used various TRBV genes, TRBV27 predominated with &gt;10(2) highly diverse and unique clonotypic CDR3β sequences. T cells individually reconstituted with various A2/MART127-35 TRBV27 TCRβ genes along with SIG35α possessed a wide range (&gt;2 log orders) of avidity. Approximately half possessed avidity higher than T cells expressing clone DMF5, a naturally occurring A2/MART127-35 TCR with one of the highest affinities. Importantly, similar findings were recapitulated with other self-Ags. Our results indicate that, although a chain-centric TCR hemichain determines Ag specificity, the paired counterchain can regulate avidity over a broad range (&gt;2 log orders) without compromising Ag specificity. TCR chain centricity can be exploited to generate a thymically unselected Ag-specific T cell repertoire, which can be used to isolate high-avidity antitumor T cells and their uniquely encoded TCRs rarely found in the periphery because of tolerance.","container-title":"Journal of Immunology (Baltimore, Md.: 1950)","DOI":"10.4049/jimmunol.1401717","ISSN":"1550-6606","issue":"7","journalAbbreviation":"J Immunol","language":"eng","note":"PMID: 25710913\nPMCID: PMC4369446","page":"3487-3500","source":"PubMed","title":"Specific roles of each TCR hemichain in generating functional chain-centric TCR","volume":"194","author":[{"family":"Nakatsugawa","given":"Munehide"},{"family":"Yamashita","given":"Yuki"},{"family":"Ochi","given":"Toshiki"},{"family":"Tanaka","given":"Shinya"},{"family":"Chamoto","given":"Kenji"},{"family":"Guo","given":"Tingxi"},{"family":"Butler","given":"Marcus O."},{"family":"Hirano","given":"Naoto"}],"issued":{"date-parts":[["2015",4,1]]}}}],"schema":"https://github.com/citation-style-language/schema/raw/master/csl-citation.json"} </w:instrText>
      </w:r>
      <w:r w:rsidRPr="00F53962">
        <w:rPr>
          <w:sz w:val="24"/>
          <w:szCs w:val="24"/>
        </w:rPr>
        <w:fldChar w:fldCharType="separate"/>
      </w:r>
      <w:r w:rsidRPr="00F53962">
        <w:rPr>
          <w:sz w:val="24"/>
          <w:szCs w:val="24"/>
          <w:vertAlign w:val="superscript"/>
          <w:lang w:val="en-US"/>
        </w:rPr>
        <w:t>9</w:t>
      </w:r>
      <w:r w:rsidRPr="00F53962">
        <w:rPr>
          <w:sz w:val="24"/>
          <w:szCs w:val="24"/>
        </w:rPr>
        <w:fldChar w:fldCharType="end"/>
      </w:r>
      <w:r w:rsidRPr="00F53962">
        <w:rPr>
          <w:sz w:val="24"/>
          <w:szCs w:val="24"/>
          <w:lang w:val="en-US"/>
        </w:rPr>
        <w:t xml:space="preserve">. Finally, our studies with </w:t>
      </w:r>
      <w:proofErr w:type="spellStart"/>
      <w:r w:rsidRPr="00F53962">
        <w:rPr>
          <w:sz w:val="24"/>
          <w:szCs w:val="24"/>
          <w:lang w:val="en-US"/>
        </w:rPr>
        <w:t>alphaCentric</w:t>
      </w:r>
      <w:proofErr w:type="spellEnd"/>
      <w:r w:rsidRPr="00F53962">
        <w:rPr>
          <w:sz w:val="24"/>
          <w:szCs w:val="24"/>
          <w:lang w:val="en-US"/>
        </w:rPr>
        <w:t xml:space="preserve"> TCRs targeting the SARS-COV-2 Spike antigen also support this possibility. Our evidence for prior T cell activation of TCRs with shared and partially shared </w:t>
      </w:r>
      <w:r w:rsidRPr="00F53962">
        <w:rPr>
          <w:i/>
          <w:iCs/>
          <w:sz w:val="24"/>
          <w:szCs w:val="24"/>
          <w:lang w:val="en-US"/>
        </w:rPr>
        <w:t>TRA</w:t>
      </w:r>
      <w:r w:rsidRPr="00F53962">
        <w:rPr>
          <w:sz w:val="24"/>
          <w:szCs w:val="24"/>
          <w:lang w:val="en-US"/>
        </w:rPr>
        <w:t xml:space="preserve"> chains paired with diverse </w:t>
      </w:r>
      <w:r w:rsidRPr="00F53962">
        <w:rPr>
          <w:i/>
          <w:iCs/>
          <w:sz w:val="24"/>
          <w:szCs w:val="24"/>
          <w:lang w:val="en-US"/>
        </w:rPr>
        <w:t>TRB</w:t>
      </w:r>
      <w:r w:rsidRPr="00F53962">
        <w:rPr>
          <w:sz w:val="24"/>
          <w:szCs w:val="24"/>
          <w:lang w:val="en-US"/>
        </w:rPr>
        <w:t xml:space="preserve"> chains suggests a common role for the </w:t>
      </w:r>
      <w:r w:rsidRPr="00F53962">
        <w:rPr>
          <w:i/>
          <w:iCs/>
          <w:sz w:val="24"/>
          <w:szCs w:val="24"/>
          <w:lang w:val="en-US"/>
        </w:rPr>
        <w:t>TRA</w:t>
      </w:r>
      <w:r w:rsidRPr="00F53962">
        <w:rPr>
          <w:sz w:val="24"/>
          <w:szCs w:val="24"/>
          <w:lang w:val="en-US"/>
        </w:rPr>
        <w:t xml:space="preserve"> chains in determining TCR binding and activation. Our SARS-CoV-2 Spike TCR analyses support this model: TCRs with shared or partially shared </w:t>
      </w:r>
      <w:r w:rsidRPr="00F53962">
        <w:rPr>
          <w:i/>
          <w:iCs/>
          <w:sz w:val="24"/>
          <w:szCs w:val="24"/>
          <w:lang w:val="en-US"/>
        </w:rPr>
        <w:t>TRA</w:t>
      </w:r>
      <w:r w:rsidRPr="00F53962">
        <w:rPr>
          <w:sz w:val="24"/>
          <w:szCs w:val="24"/>
          <w:lang w:val="en-US"/>
        </w:rPr>
        <w:t xml:space="preserve"> chains paired with diverse </w:t>
      </w:r>
      <w:r w:rsidRPr="00F53962">
        <w:rPr>
          <w:i/>
          <w:iCs/>
          <w:sz w:val="24"/>
          <w:szCs w:val="24"/>
          <w:lang w:val="en-US"/>
        </w:rPr>
        <w:t>TRB</w:t>
      </w:r>
      <w:r w:rsidRPr="00F53962">
        <w:rPr>
          <w:sz w:val="24"/>
          <w:szCs w:val="24"/>
          <w:lang w:val="en-US"/>
        </w:rPr>
        <w:t xml:space="preserve"> chains show evidence of prior activation. Still, some </w:t>
      </w:r>
      <w:proofErr w:type="spellStart"/>
      <w:r w:rsidRPr="00F53962">
        <w:rPr>
          <w:sz w:val="24"/>
          <w:szCs w:val="24"/>
          <w:lang w:val="en-US"/>
        </w:rPr>
        <w:t>alphaCentric</w:t>
      </w:r>
      <w:proofErr w:type="spellEnd"/>
      <w:r w:rsidRPr="00F53962">
        <w:rPr>
          <w:sz w:val="24"/>
          <w:szCs w:val="24"/>
          <w:lang w:val="en-US"/>
        </w:rPr>
        <w:t xml:space="preserve"> TCRs may use </w:t>
      </w:r>
      <w:r w:rsidRPr="00F53962">
        <w:rPr>
          <w:i/>
          <w:iCs/>
          <w:sz w:val="24"/>
          <w:szCs w:val="24"/>
          <w:lang w:val="en-US"/>
        </w:rPr>
        <w:t>TRB</w:t>
      </w:r>
      <w:r w:rsidRPr="00F53962">
        <w:rPr>
          <w:sz w:val="24"/>
          <w:szCs w:val="24"/>
          <w:lang w:val="en-US"/>
        </w:rPr>
        <w:t xml:space="preserve"> chains to help determine specificity; in such cases, </w:t>
      </w:r>
      <w:r w:rsidRPr="00F53962">
        <w:rPr>
          <w:i/>
          <w:iCs/>
          <w:sz w:val="24"/>
          <w:szCs w:val="24"/>
          <w:lang w:val="en-US"/>
        </w:rPr>
        <w:t>TRA</w:t>
      </w:r>
      <w:r w:rsidRPr="00F53962">
        <w:rPr>
          <w:sz w:val="24"/>
          <w:szCs w:val="24"/>
          <w:lang w:val="en-US"/>
        </w:rPr>
        <w:t xml:space="preserve"> could play a permissive role in binding. The frequent re-use of these chains may reflect a role as a generic pairing partner to regulate TCR expression, selection or stability. </w:t>
      </w:r>
    </w:p>
    <w:p w14:paraId="0592A939" w14:textId="55C2EB3B" w:rsidR="00A27618" w:rsidRPr="00F53962" w:rsidRDefault="00A27618" w:rsidP="00A27618">
      <w:pPr>
        <w:spacing w:after="120" w:line="360" w:lineRule="auto"/>
        <w:rPr>
          <w:sz w:val="24"/>
          <w:szCs w:val="24"/>
          <w:lang w:val="en-US"/>
        </w:rPr>
      </w:pPr>
      <w:r w:rsidRPr="00F53962">
        <w:rPr>
          <w:sz w:val="24"/>
          <w:szCs w:val="24"/>
          <w:lang w:val="en-US"/>
        </w:rPr>
        <w:t xml:space="preserve">After SARS-CoV-2 infection, overall chain-centric frequencies change modestly, but the composition of </w:t>
      </w:r>
      <w:proofErr w:type="spellStart"/>
      <w:r w:rsidRPr="00F53962">
        <w:rPr>
          <w:sz w:val="24"/>
          <w:szCs w:val="24"/>
          <w:lang w:val="en-US"/>
        </w:rPr>
        <w:t>alphaCentric</w:t>
      </w:r>
      <w:proofErr w:type="spellEnd"/>
      <w:r w:rsidRPr="00F53962">
        <w:rPr>
          <w:sz w:val="24"/>
          <w:szCs w:val="24"/>
          <w:lang w:val="en-US"/>
        </w:rPr>
        <w:t xml:space="preserve"> </w:t>
      </w:r>
      <w:r w:rsidRPr="00F53962">
        <w:rPr>
          <w:i/>
          <w:iCs/>
          <w:sz w:val="24"/>
          <w:szCs w:val="24"/>
          <w:lang w:val="en-US"/>
        </w:rPr>
        <w:t>TRA</w:t>
      </w:r>
      <w:r w:rsidRPr="00F53962">
        <w:rPr>
          <w:sz w:val="24"/>
          <w:szCs w:val="24"/>
          <w:lang w:val="en-US"/>
        </w:rPr>
        <w:t xml:space="preserve"> junctions in CD4</w:t>
      </w:r>
      <w:r w:rsidRPr="00F53962">
        <w:rPr>
          <w:rFonts w:ascii="Cambria Math" w:hAnsi="Cambria Math" w:cs="Cambria Math"/>
          <w:sz w:val="24"/>
          <w:szCs w:val="24"/>
          <w:lang w:val="en-US"/>
        </w:rPr>
        <w:t>⁺</w:t>
      </w:r>
      <w:r w:rsidRPr="00F53962">
        <w:rPr>
          <w:sz w:val="24"/>
          <w:szCs w:val="24"/>
          <w:lang w:val="en-US"/>
        </w:rPr>
        <w:t xml:space="preserve"> T cells shifts markedly, with a dominant motif emerging, consistent with reports of </w:t>
      </w:r>
      <w:del w:id="217" w:author="Ty Bottorff" w:date="2025-12-13T12:56:00Z" w16du:dateUtc="2025-12-13T20:56:00Z">
        <w:r w:rsidRPr="00F53962" w:rsidDel="00513100">
          <w:rPr>
            <w:sz w:val="24"/>
            <w:szCs w:val="24"/>
            <w:lang w:val="en-US"/>
          </w:rPr>
          <w:delText xml:space="preserve">motif </w:delText>
        </w:r>
      </w:del>
      <w:r w:rsidRPr="00F53962">
        <w:rPr>
          <w:sz w:val="24"/>
          <w:szCs w:val="24"/>
          <w:lang w:val="en-US"/>
        </w:rPr>
        <w:t xml:space="preserve">expansion </w:t>
      </w:r>
      <w:ins w:id="218" w:author="Ty Bottorff" w:date="2025-12-13T12:56:00Z" w16du:dateUtc="2025-12-13T20:56:00Z">
        <w:r w:rsidR="00513100">
          <w:rPr>
            <w:sz w:val="24"/>
            <w:szCs w:val="24"/>
            <w:lang w:val="en-US"/>
          </w:rPr>
          <w:t xml:space="preserve">of T cells with TCRs </w:t>
        </w:r>
        <w:r w:rsidR="00513100">
          <w:rPr>
            <w:sz w:val="24"/>
            <w:szCs w:val="24"/>
            <w:lang w:val="en-US"/>
          </w:rPr>
          <w:lastRenderedPageBreak/>
          <w:t xml:space="preserve">containing a specific motif </w:t>
        </w:r>
      </w:ins>
      <w:r w:rsidRPr="00F53962">
        <w:rPr>
          <w:sz w:val="24"/>
          <w:szCs w:val="24"/>
          <w:lang w:val="en-US"/>
        </w:rPr>
        <w:t xml:space="preserve">after infection </w:t>
      </w:r>
      <w:r w:rsidRPr="00F53962">
        <w:rPr>
          <w:sz w:val="24"/>
          <w:szCs w:val="24"/>
        </w:rPr>
        <w:fldChar w:fldCharType="begin"/>
      </w:r>
      <w:r w:rsidR="00F53962" w:rsidRPr="00F53962">
        <w:rPr>
          <w:sz w:val="24"/>
          <w:szCs w:val="24"/>
        </w:rPr>
        <w:instrText xml:space="preserve"> ADDIN ZOTERO_ITEM CSL_CITATION {"citationID":"a2ps3veo2ak","properties":{"formattedCitation":"\\super 37\\uc0\\u8211{}40\\nosupersub{}","plainCitation":"37–40","noteIndex":0},"citationItems":[{"id":3923,"uris":["http://zotero.org/users/522661/items/VAE7AWWW"],"itemData":{"id":3923,"type":"article-journal","abstract":"Immunocompromised hematology patients are vulnerable to severe COVID-19 and respond poorly to vaccination. Relative deficits in immunity are, however, unclear, especially after 3 vaccine doses. We evaluated immune responses in hematology patients across three COVID-19 vaccination doses. Seropositivity was low after a first dose of BNT162b2 and ChAdOx1 (</w:instrText>
      </w:r>
      <w:r w:rsidR="00F53962" w:rsidRPr="00F53962">
        <w:rPr>
          <w:rFonts w:ascii="Cambria Math" w:hAnsi="Cambria Math" w:cs="Cambria Math"/>
          <w:sz w:val="24"/>
          <w:szCs w:val="24"/>
        </w:rPr>
        <w:instrText>∼</w:instrText>
      </w:r>
      <w:r w:rsidR="00F53962" w:rsidRPr="00F53962">
        <w:rPr>
          <w:sz w:val="24"/>
          <w:szCs w:val="24"/>
        </w:rPr>
        <w:instrText xml:space="preserve">26%), increased to 59%–75% after a second dose, and increased to 85% after a third dose. While prototypical antibody-secreting cells (ASCs) and T follicular helper (Tfh) cell responses were elicited in healthy participants, hematology patients showed prolonged ASCs and skewed Tfh2/17 responses. Importantly, vaccine-induced expansions of spike-specific and peptide-HLA tetramer-specific CD4+/CD8+ T cells, together with their T cell receptor (TCR) repertoires, were robust in hematology patients, irrespective of B cell numbers, and comparable to healthy participants. Vaccinated patients with breakthrough infections developed higher antibody responses, while T cell responses were comparable to healthy groups. COVID-19 vaccination induces robust T cell immunity in hematology patients of varying diseases and treatments irrespective of B cell numbers and antibody response.","container-title":"Cell Reports Medicine","DOI":"10.1016/j.xcrm.2023.101017","ISSN":"2666-3791","issue":"4","journalAbbreviation":"Cell Reports Medicine","page":"101017","source":"ScienceDirect","title":"Robust SARS-CoV-2 T cell responses with common TCRαβ motifs toward COVID-19 vaccines in patients with hematological malignancy impacting B cells","volume":"4","author":[{"family":"Nguyen","given":"Thi H. O."},{"family":"Rowntree","given":"Louise C."},{"family":"Allen","given":"Lilith F."},{"family":"Chua","given":"Brendon Y."},{"family":"Kedzierski","given":"Lukasz"},{"family":"Lim","given":"Chhay"},{"family":"Lasica","given":"Masa"},{"family":"Tennakoon","given":"G. Surekha"},{"family":"Saunders","given":"Natalie R."},{"family":"Crane","given":"Megan"},{"family":"Chee","given":"Lynette"},{"family":"Seymour","given":"John F."},{"family":"Anderson","given":"Mary Ann"},{"family":"Whitechurch","given":"Ashley"},{"family":"Clemens","given":"E. Bridie"},{"family":"Zhang","given":"Wuji"},{"family":"Chang","given":"So Young"},{"family":"Habel","given":"Jennifer R."},{"family":"Jia","given":"Xiaoxiao"},{"family":"McQuilten","given":"Hayley A."},{"family":"Minervina","given":"Anastasia A."},{"family":"Pogorelyy","given":"Mikhail V."},{"family":"Chaurasia","given":"Priyanka"},{"family":"Petersen","given":"Jan"},{"family":"Menon","given":"Tejas"},{"family":"Hensen","given":"Luca"},{"family":"Neil","given":"Jessica A."},{"family":"Mordant","given":"Francesca L."},{"family":"Tan","given":"Hyon-Xhi"},{"family":"Cabug","given":"Aira F."},{"family":"Wheatley","given":"Adam K."},{"family":"Kent","given":"Stephen J."},{"family":"Subbarao","given":"Kanta"},{"family":"Karapanagiotidis","given":"Theo"},{"family":"Huang","given":"Han"},{"family":"Vo","given":"Lynn K."},{"family":"Cain","given":"Natalie L."},{"family":"Nicholson","given":"Suellen"},{"family":"Krammer","given":"Florian"},{"family":"Gibney","given":"Grace"},{"family":"James","given":"Fiona"},{"family":"Trevillyan","given":"Janine M."},{"family":"Trubiano","given":"Jason A."},{"family":"Mitchell","given":"Jeni"},{"family":"Christensen","given":"Britt"},{"family":"Bond","given":"Katherine A."},{"family":"Williamson","given":"Deborah A."},{"family":"Rossjohn","given":"Jamie"},{"family":"Crawford","given":"Jeremy Chase"},{"family":"Thomas","given":"Paul G."},{"family":"Thursky","given":"Karin A."},{"family":"Slavin","given":"Monica A."},{"family":"Tam","given":"Constantine S."},{"family":"Teh","given":"Benjamin W."},{"family":"Kedzierska","given":"Katherine"}],"issued":{"date-parts":[["2023",4,18]]}}},{"id":3925,"uris":["http://zotero.org/users/522661/items/CDNBJEFL"],"itemData":{"id":3925,"type":"article-journal","abstract":"As the establishment of severe acute respiratory syndrome coronavirus 2 (SARS-CoV-2)-specific T cell memory in children remains largely unexplored, we recruited convalescent COVID-19 children and adults to define their circulating memory SARS-CoV-2-specific CD4+ and CD8+ T cells prior to vaccination. We analyzed epitope-specific T cells directly ex vivo using seven HLA class I and class II tetramers presenting SARS-CoV-2 epitopes, together with Spike-specific B cells. Unvaccinated children who seroconverted had comparable Spike-specific but lower ORF1a- and N-specific memory T cell responses compared with adults. This agreed with our TCR sequencing data showing reduced clonal expansion in children. A strong stem cell memory phenotype and common T cell receptor motifs were detected within tetramer-specific T cells in seroconverted children. Conversely, children who did not seroconvert had tetramer-specific T cells of predominantly naive phenotypes and diverse TCRαβ repertoires. Our study demonstrates the generation of SARS-CoV-2-specific T cell memory with common TCRαβ motifs in unvaccinated seroconverted children after their first virus encounter.","container-title":"Immunity","DOI":"10.1016/j.immuni.2022.06.003","ISSN":"1097-4180","issue":"7","journalAbbreviation":"Immunity","language":"eng","note":"PMID: 35750048\nPMCID: PMC9174177","page":"1299-1315.e4","source":"PubMed","title":"SARS-CoV-2-specific T cell memory with common TCRαβ motifs is established in unvaccinated children who seroconvert after infection","volume":"55","author":[{"family":"Rowntree","given":"Louise C."},{"family":"Nguyen","given":"Thi H. O."},{"family":"Kedzierski","given":"Lukasz"},{"family":"Neeland","given":"Melanie R."},{"family":"Petersen","given":"Jan"},{"family":"Crawford","given":"Jeremy Chase"},{"family":"Allen","given":"Lilith F."},{"family":"Clemens","given":"E. Bridie"},{"family":"Chua","given":"Brendon"},{"family":"McQuilten","given":"Hayley A."},{"family":"Minervina","given":"Anastasia A."},{"family":"Pogorelyy","given":"Mikhail V."},{"family":"Chaurasia","given":"Priyanka"},{"family":"Tan","given":"Hyon-Xhi"},{"family":"Wheatley","given":"Adam K."},{"family":"Jia","given":"Xiaoxiao"},{"family":"Amanat","given":"Fatima"},{"family":"Krammer","given":"Florian"},{"family":"Allen","given":"E. Kaitlynn"},{"family":"Sonda","given":"Sabrina"},{"family":"Flanagan","given":"Katie L."},{"family":"Jumarang","given":"Jaycee"},{"family":"Pannaraj","given":"Pia S."},{"family":"Licciardi","given":"Paul V."},{"family":"Kent","given":"Stephen J."},{"family":"Bond","given":"Katherine A."},{"family":"Williamson","given":"Deborah A."},{"family":"Rossjohn","given":"Jamie"},{"family":"Thomas","given":"Paul G."},{"family":"Tosif","given":"Shidan"},{"family":"Crawford","given":"Nigel W."},{"family":"Sandt","given":"Carolien E.","non-dropping-particle":"van de"},{"family":"Kedzierska","given":"Katherine"}],"issued":{"date-parts":[["2022",7,12]]}}},{"id":3927,"uris":["http://zotero.org/users/522661/items/J23JN6YF"],"itemData":{"id":3927,"type":"article-journal","abstract":"Since December 2019, Coronavirus disease-19 (COVID-19) has spread rapidly throughout the world, leading to a global effort to develop vaccines and treatments. Despite extensive progress, there remains a need for treatments to bolster the immune responses in infected immunocompromised individuals, such as cancer patients who recently underwent a haematopoietic stem cell transplantation. Immunological protection against COVID-19 is mediated by both short-lived neutralizing antibodies and long-lasting virus-reactive T cells. Therefore, we propose that T cell therapy may augment efficacy of current treatments. For the greatest efficacy with minimal adverse effects, it is important that any cellular therapy is designed to be as specific and directed as possible. Here, we identify T cells from COVID-19 patients with a potentially protective response to two major antigens of the SARS-CoV-2 virus, Spike and Nucleocapsid protein. By generating clones of highly virus-reactive CD4+ T cells, we were able to confirm a set of nine immunodominant epitopes and characterize T cell responses against these. Accordingly, the sensitivity of T cell clones for their specific epitope, as well as the extent and focus of their cytokine response was examined. Moreover, using an advanced T cell receptor (TCR) sequencing approach, we determined the paired TCR-αβ sequences of clones of interest. While these data on a limited population require further expansion for universal application, the results presented here form a crucial first step towards TCR-transgenic CD4+ T cell therapy of COVID-19.","container-title":"Clinical and Experimental Immunology","DOI":"10.1111/cei.13627","ISSN":"1365-2249","issue":"3","journalAbbreviation":"Clin Exp Immunol","language":"eng","note":"PMID: 34061349\nPMCID: PMC8239517","page":"363-378","source":"PubMed","title":"Human CD4+ T cells specific for dominant epitopes of SARS-CoV-2 Spike and Nucleocapsid proteins with therapeutic potential","volume":"205","author":[{"family":"Verhagen","given":"Johan"},{"family":"Meijden","given":"Edith D.","non-dropping-particle":"van der"},{"family":"Lang","given":"Vanessa"},{"family":"Kremer","given":"Andreas E."},{"family":"Völkl","given":"Simon"},{"family":"Mackensen","given":"Andreas"},{"family":"Aigner","given":"Michael"},{"family":"Kremer","given":"Anita N."}],"issued":{"date-parts":[["2021",9]]}}},{"id":3839,"uris":["http://zotero.org/users/522661/items/L35L26YP"],"itemData":{"id":3839,"type":"article-journal","abstract":"COVID-19 is a global pandemic caused by the SARS-CoV-2 coronavirus. T cells play a key role in the adaptive antiviral immune response by killing infected cells and facilitating the selection of virus-specific antibodies. However, neither the dynamics and cross-reactivity of the SARS-CoV-2-specific T-cell response nor the diversity of resulting immune memory is well understood. In this study, we use longitudinal high-throughput T-cell receptor (TCR) sequencing to track changes in the T-cell repertoire following two mild cases of COVID-19. In both donors, we identified CD4+ and CD8+ T-cell clones with transient clonal expansion after infection. We describe characteristic motifs in TCR sequences of COVID-19-reactive clones and show preferential occurrence of these motifs in publicly available large dataset of repertoires from COVID-19 patients. We show that in both donors, the majority of infection-reactive clonotypes acquire memory phenotypes. Certain T-cell clones were detected in the memory fraction at the pre-infection time point, suggesting participation of pre-existing cross-reactive memory T cells in the immune response to SARS-CoV-2.","container-title":"eLife","DOI":"10.7554/eLife.63502","ISSN":"2050-084X","journalAbbreviation":"Elife","language":"eng","note":"PMID: 33399535\nPMCID: PMC7806265","page":"e63502","source":"PubMed","title":"Longitudinal high-throughput TCR repertoire profiling reveals the dynamics of T-cell memory formation after mild COVID-19 infection","volume":"10","author":[{"family":"Minervina","given":"Anastasia A."},{"family":"Komech","given":"Ekaterina A."},{"family":"Titov","given":"Aleksei"},{"family":"Bensouda Koraichi","given":"Meriem"},{"family":"Rosati","given":"Elisa"},{"family":"Mamedov","given":"Ilgar Z."},{"family":"Franke","given":"Andre"},{"family":"Efimov","given":"Grigory A."},{"family":"Chudakov","given":"Dmitriy M."},{"family":"Mora","given":"Thierry"},{"family":"Walczak","given":"Aleksandra M."},{"family":"Lebedev","given":"Yuri B."},{"family":"Pogorelyy","given":"Mikhail V."}],"issued":{"date-parts":[["2021",1,5]]}}}],"schema":"https://github.com/citation-style-language/schema/raw/master/csl-citation.json"}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37–40</w:t>
      </w:r>
      <w:r w:rsidRPr="00F53962">
        <w:rPr>
          <w:sz w:val="24"/>
          <w:szCs w:val="24"/>
        </w:rPr>
        <w:fldChar w:fldCharType="end"/>
      </w:r>
      <w:r w:rsidRPr="00F53962">
        <w:rPr>
          <w:sz w:val="24"/>
          <w:szCs w:val="24"/>
          <w:lang w:val="en-US"/>
        </w:rPr>
        <w:t xml:space="preserve"> and vaccination </w:t>
      </w:r>
      <w:r w:rsidRPr="00F53962">
        <w:rPr>
          <w:sz w:val="24"/>
          <w:szCs w:val="24"/>
        </w:rPr>
        <w:fldChar w:fldCharType="begin"/>
      </w:r>
      <w:r w:rsidR="00F53962" w:rsidRPr="00F53962">
        <w:rPr>
          <w:sz w:val="24"/>
          <w:szCs w:val="24"/>
        </w:rPr>
        <w:instrText xml:space="preserve"> ADDIN ZOTERO_ITEM CSL_CITATION {"citationID":"a7m10pdr6u","properties":{"formattedCitation":"\\super 41\\nosupersub{}","plainCitation":"41","noteIndex":0},"citationItems":[{"id":3932,"uris":["http://zotero.org/users/522661/items/AKVN8S5K"],"itemData":{"id":3932,"type":"article-journal","container-title":"Cell","DOI":"10.1016/j.cell.2021.12.026","ISSN":"0092-8674, 1097-4172","issue":"4","journalAbbreviation":"Cell","language":"English","note":"publisher: Elsevier\nPMID: 35026152","page":"603-613.e15","source":"www.cell.com","title":"SARS-CoV-2 mRNA vaccination elicits a robust and persistent T follicular helper cell response in humans","volume":"185","author":[{"family":"Mudd","given":"Philip A."},{"family":"Minervina","given":"Anastasia A."},{"family":"Pogorelyy","given":"Mikhail V."},{"family":"Turner","given":"Jackson S."},{"family":"Kim","given":"Wooseob"},{"family":"Kalaidina","given":"Elizaveta"},{"family":"Petersen","given":"Jan"},{"family":"Schmitz","given":"Aaron J."},{"family":"Lei","given":"Tingting"},{"family":"Haile","given":"Alem"},{"family":"Kirk","given":"Allison M."},{"family":"Mettelman","given":"Robert C."},{"family":"Crawford","given":"Jeremy Chase"},{"family":"Nguyen","given":"Thi H. O."},{"family":"Rowntree","given":"Louise C."},{"family":"Rosati","given":"Elisa"},{"family":"Richards","given":"Katherine A."},{"family":"Sant","given":"Andrea J."},{"family":"Klebert","given":"Michael K."},{"family":"Suessen","given":"Teresa"},{"family":"Middleton","given":"William D."},{"family":"Estepp","given":"Jeremie H."},{"family":"Schultz-Cherry","given":"Stacey"},{"family":"McGargill","given":"Maureen A."},{"family":"Gaur","given":"Aditya"},{"family":"Hoffman","given":"James"},{"family":"Mori","given":"Motomi"},{"family":"Tang","given":"Li"},{"family":"Tuomanen","given":"Elaine"},{"family":"Webby","given":"Richard"},{"family":"Hayden","given":"Randall T."},{"family":"Hakim","given":"Hana"},{"family":"Hijano","given":"Diego R."},{"family":"Allison","given":"Kim J."},{"family":"Allen","given":"E. Kaitlynn"},{"family":"Bajracharya","given":"Resha"},{"family":"Awad","given":"Walid"},{"family":"Velde","given":"Lee-Ann Van","dropping-particle":"de"},{"family":"Clark","given":"Brandi L."},{"family":"Wilson","given":"Taylor L."},{"family":"Souquette","given":"Aisha"},{"family":"Castellaw","given":"Ashley"},{"family":"Dallas","given":"Ronald H."},{"family":"Gowen","given":"Ashleigh"},{"family":"Fabrizio","given":"Thomas P."},{"family":"Lin","given":"Chun-Yang"},{"family":"Brice","given":"David C."},{"family":"Cherry","given":"Sean"},{"family":"Roubidoux","given":"Ericka Kirkpatrick"},{"family":"Cortez","given":"Valerie"},{"family":"Freiden","given":"Pamela"},{"family":"Wohlgemuth","given":"Nicholas"},{"family":"Whitt","given":"Kendall"},{"family":"Wolf","given":"Joshua"},{"family":"Teefey","given":"Sharlene A."},{"family":"O’Halloran","given":"Jane A."},{"family":"Presti","given":"Rachel M."},{"family":"Kedzierska","given":"Katherine"},{"family":"Rossjohn","given":"Jamie"},{"family":"Thomas","given":"Paul G."},{"family":"Ellebedy","given":"Ali H."}],"issued":{"date-parts":[["2022",2,17]]}}}],"schema":"https://github.com/citation-style-language/schema/raw/master/csl-citation.json"}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41</w:t>
      </w:r>
      <w:r w:rsidRPr="00F53962">
        <w:rPr>
          <w:sz w:val="24"/>
          <w:szCs w:val="24"/>
        </w:rPr>
        <w:fldChar w:fldCharType="end"/>
      </w:r>
      <w:r w:rsidRPr="00F53962">
        <w:rPr>
          <w:sz w:val="24"/>
          <w:szCs w:val="24"/>
          <w:lang w:val="en-US"/>
        </w:rPr>
        <w:t xml:space="preserve">. We also find </w:t>
      </w:r>
      <w:r w:rsidRPr="00F53962">
        <w:rPr>
          <w:i/>
          <w:iCs/>
          <w:sz w:val="24"/>
          <w:szCs w:val="24"/>
          <w:lang w:val="en-US"/>
        </w:rPr>
        <w:t>TRA</w:t>
      </w:r>
      <w:r w:rsidRPr="00F53962">
        <w:rPr>
          <w:sz w:val="24"/>
          <w:szCs w:val="24"/>
          <w:lang w:val="en-US"/>
        </w:rPr>
        <w:t xml:space="preserve">-motif–related TCRs targeting CMV, EBV, and influenza A in unexposed individuals, aligning with reports of pre-existing, cross-reactive SARS-CoV-2 responses </w:t>
      </w:r>
      <w:r w:rsidRPr="00F53962">
        <w:rPr>
          <w:sz w:val="24"/>
          <w:szCs w:val="24"/>
        </w:rPr>
        <w:fldChar w:fldCharType="begin"/>
      </w:r>
      <w:r w:rsidR="00F53962" w:rsidRPr="00F53962">
        <w:rPr>
          <w:sz w:val="24"/>
          <w:szCs w:val="24"/>
        </w:rPr>
        <w:instrText xml:space="preserve"> ADDIN ZOTERO_ITEM CSL_CITATION {"citationID":"a1b6nv42vf5","properties":{"formattedCitation":"\\super 25,35,36\\nosupersub{}","plainCitation":"25,35,36","noteIndex":0},"citationItems":[{"id":3889,"uris":["http://zotero.org/users/522661/items/EI8EWK29"],"itemData":{"id":3889,"type":"article-journal","abstract":"The functional relevance of preexisting cross-immunity to severe acute respiratory syndrome coronavirus 2 (SARS-CoV-2) is a subject of intense debate. Here, we show that human endemic coronavirus (HCoV)–reactive and SARS-CoV-2–cross-reactive CD4+ T cells are ubiquitous but decrease with age. We identified a universal immunodominant coronavirus-specific spike peptide (S816-830) and demonstrate that preexisting spike- and S816-830–reactive T cells were recruited into immune responses to SARS-CoV-2 infection and their frequency correlated with anti–SARS-CoV-2-S1-IgG antibodies. Spike–cross-reactive T cells were also activated after primary BNT162b2 COVID-19 messenger RNA vaccination and displayed kinetics similar to those of secondary immune responses. Our results highlight the functional contribution of preexisting spike–cross-reactive T cells in SARS-CoV-2 infection and vaccination. Cross-reactive immunity may account for the unexpectedly rapid induction of immunity after primary SARS-CoV-2 immunization and the high rate of asymptomatic or mild COVID-19 disease courses.","container-title":"Science","DOI":"10.1126/science.abh1823","issue":"6564","note":"publisher: American Association for the Advancement of Science","page":"eabh1823","source":"science.org (Atypon)","title":"Cross-reactive CD4+ T cells enhance SARS-CoV-2 immune responses upon infection and vaccination","volume":"374","author":[{"family":"Loyal","given":"Lucie"},{"family":"Braun","given":"Julian"},{"family":"Henze","given":"Larissa"},{"family":"Kruse","given":"Beate"},{"family":"Dingeldey","given":"Manuela"},{"family":"Reimer","given":"Ulf"},{"family":"Kern","given":"Florian"},{"family":"Schwarz","given":"Tatjana"},{"family":"Mangold","given":"Maike"},{"family":"Unger","given":"Clara"},{"family":"Dörfler","given":"Friederike"},{"family":"Kadler","given":"Shirin"},{"family":"Rosowski","given":"Jennifer"},{"family":"Gürcan","given":"Kübrah"},{"family":"Uyar-Aydin","given":"Zehra"},{"family":"Frentsch","given":"Marco"},{"family":"Kurth","given":"Florian"},{"family":"Schnatbaum","given":"Karsten"},{"family":"Eckey","given":"Maren"},{"family":"Hippenstiel","given":"Stefan"},{"family":"Hocke","given":"Andreas"},{"family":"Müller","given":"Marcel A."},{"family":"Sawitzki","given":"Birgit"},{"family":"Miltenyi","given":"Stefan"},{"family":"Paul","given":"Friedemann"},{"family":"Mall","given":"Marcus A."},{"family":"Wenschuh","given":"Holger"},{"family":"Voigt","given":"Sebastian"},{"family":"Drosten","given":"Christian"},{"family":"Lauster","given":"Roland"},{"family":"Lachman","given":"Nils"},{"family":"Sander","given":"Leif-Erik"},{"family":"Corman","given":"Victor M."},{"family":"Röhmel","given":"Jobst"},{"family":"Meyer-Arndt","given":"Lil"},{"family":"Thiel","given":"Andreas"},{"family":"Giesecke-Thiel","given":"Claudia"}],"issued":{"date-parts":[["2021",10,8]]}}},{"id":3893,"uris":["http://zotero.org/users/522661/items/NKNRM9A4"],"itemData":{"id":3893,"type":"article-journal","abstract":"Many unknowns exist about human immune responses to the severe acute respiratory syndrome coronavirus 2 (SARS-CoV-2) virus. SARS-CoV-2-reactive CD4+ T cells have been reported in unexposed individuals, suggesting preexisting cross-reactive T cell memory in 20 to 50% of people. However, the source of those T cells has been speculative. Using human blood samples derived before the SARS-CoV-2 virus was discovered in 2019, we mapped 142 T cell epitopes across the SARS-CoV-2 genome to facilitate precise interrogation of the SARS-CoV-2-specific CD4+ T cell repertoire. We demonstrate a range of preexisting memory CD4+ T cells that are cross-reactive with comparable affinity to SARS-CoV-2 and the common cold coronaviruses human coronavirus (HCoV)-OC43, HCoV-229E, HCoV-NL63, and HCoV-HKU1. Thus, variegated T cell memory to coronaviruses that cause the common cold may underlie at least some of the extensive heterogeneity observed in coronavirus disease 2019 (COVID-19) disease.","container-title":"Science (New York, N.Y.)","DOI":"10.1126/science.abd3871","ISSN":"1095-9203","issue":"6512","journalAbbreviation":"Science","language":"eng","note":"PMID: 32753554\nPMCID: PMC7574914","page":"89-94","source":"PubMed","title":"Selective and cross-reactive SARS-CoV-2 T cell epitopes in unexposed humans","volume":"370","author":[{"family":"Mateus","given":"Jose"},{"family":"Grifoni","given":"Alba"},{"family":"Tarke","given":"Alison"},{"family":"Sidney","given":"John"},{"family":"Ramirez","given":"Sydney I."},{"family":"Dan","given":"Jennifer M."},{"family":"Burger","given":"Zoe C."},{"family":"Rawlings","given":"Stephen A."},{"family":"Smith","given":"Davey M."},{"family":"Phillips","given":"Elizabeth"},{"family":"Mallal","given":"Simon"},{"family":"Lammers","given":"Marshall"},{"family":"Rubiro","given":"Paul"},{"family":"Quiambao","given":"Lorenzo"},{"family":"Sutherland","given":"Aaron"},{"family":"Yu","given":"Esther Dawen"},{"family":"Silva Antunes","given":"Ricardo","non-dropping-particle":"da"},{"family":"Greenbaum","given":"Jason"},{"family":"Frazier","given":"April"},{"family":"Markmann","given":"Alena J."},{"family":"Premkumar","given":"Lakshmanane"},{"family":"Silva","given":"Aravinda","non-dropping-particle":"de"},{"family":"Peters","given":"Bjoern"},{"family":"Crotty","given":"Shane"},{"family":"Sette","given":"Alessandro"},{"family":"Weiskopf","given":"Daniela"}],"issued":{"date-parts":[["2020",10,2]]}}},{"id":1232,"uris":["http://zotero.org/users/522661/items/N3KPYVPX"],"itemData":{"id":1232,"type":"article-journal","abstract":"Understanding adaptive immunity to SARS-CoV-2 is important for vaccine development, interpreting coronavirus disease 2019 (COVID-19) pathogenesis, and calibration of pandemic control measures. Using HLA class I and II predicted peptide \"megapools,\" circulating SARS-CoV-2-specific CD8+ and CD4+ T cells were identified in </w:instrText>
      </w:r>
      <w:r w:rsidR="00F53962" w:rsidRPr="00F53962">
        <w:rPr>
          <w:rFonts w:ascii="Cambria Math" w:hAnsi="Cambria Math" w:cs="Cambria Math"/>
          <w:sz w:val="24"/>
          <w:szCs w:val="24"/>
        </w:rPr>
        <w:instrText>∼</w:instrText>
      </w:r>
      <w:r w:rsidR="00F53962" w:rsidRPr="00F53962">
        <w:rPr>
          <w:sz w:val="24"/>
          <w:szCs w:val="24"/>
        </w:rPr>
        <w:instrText xml:space="preserve">70% and 100% of COVID-19 convalescent patients, respectively. CD4+ T cell responses to spike, the main target of most vaccine efforts, were robust and correlated with the magnitude of the anti-SARS-CoV-2 IgG and IgA titers. The M, spike, and N proteins each accounted for 11%-27% of the total CD4+ response, with additional responses commonly targeting nsp3, nsp4, ORF3a, and ORF8, among others. For CD8+ T cells, spike and M were recognized, with at least eight SARS-CoV-2 ORFs targeted. Importantly, we detected SARS-CoV-2-reactive CD4+ T cells in </w:instrText>
      </w:r>
      <w:r w:rsidR="00F53962" w:rsidRPr="00F53962">
        <w:rPr>
          <w:rFonts w:ascii="Cambria Math" w:hAnsi="Cambria Math" w:cs="Cambria Math"/>
          <w:sz w:val="24"/>
          <w:szCs w:val="24"/>
        </w:rPr>
        <w:instrText>∼</w:instrText>
      </w:r>
      <w:r w:rsidR="00F53962" w:rsidRPr="00F53962">
        <w:rPr>
          <w:sz w:val="24"/>
          <w:szCs w:val="24"/>
        </w:rPr>
        <w:instrText xml:space="preserve">40%-60% of unexposed individuals, suggesting cross-reactive T cell recognition between circulating \"common cold\" coronaviruses and SARS-CoV-2.","container-title":"Cell","DOI":"10.1016/j.cell.2020.05.015","ISSN":"1097-4172","journalAbbreviation":"Cell","language":"eng","note":"PMID: 32473127\nPMCID: PMC7237901","source":"PubMed","title":"Targets of T Cell Responses to SARS-CoV-2 Coronavirus in Humans with COVID-19 Disease and Unexposed Individuals","author":[{"family":"Grifoni","given":"Alba"},{"family":"Weiskopf","given":"Daniela"},{"family":"Ramirez","given":"Sydney I."},{"family":"Mateus","given":"Jose"},{"family":"Dan","given":"Jennifer M."},{"family":"Moderbacher","given":"Carolyn Rydyznski"},{"family":"Rawlings","given":"Stephen A."},{"family":"Sutherland","given":"Aaron"},{"family":"Premkumar","given":"Lakshmanane"},{"family":"Jadi","given":"Ramesh S."},{"family":"Marrama","given":"Daniel"},{"family":"Silva","given":"Aravinda M.","non-dropping-particle":"de"},{"family":"Frazier","given":"April"},{"family":"Carlin","given":"Aaron F."},{"family":"Greenbaum","given":"Jason A."},{"family":"Peters","given":"Bjoern"},{"family":"Krammer","given":"Florian"},{"family":"Smith","given":"Davey M."},{"family":"Crotty","given":"Shane"},{"family":"Sette","given":"Alessandro"}],"issued":{"date-parts":[["2020",5,20]]}}}],"schema":"https://github.com/citation-style-language/schema/raw/master/csl-citation.json"}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25,35,36</w:t>
      </w:r>
      <w:r w:rsidRPr="00F53962">
        <w:rPr>
          <w:sz w:val="24"/>
          <w:szCs w:val="24"/>
        </w:rPr>
        <w:fldChar w:fldCharType="end"/>
      </w:r>
      <w:r w:rsidRPr="00F53962">
        <w:rPr>
          <w:sz w:val="24"/>
          <w:szCs w:val="24"/>
          <w:lang w:val="en-US"/>
        </w:rPr>
        <w:t>. Our data therefore suggest broader preexisting SARS-CoV-2 cross-reactivity than previously appreciated, extending beyond “cold” coronaviruses.</w:t>
      </w:r>
    </w:p>
    <w:p w14:paraId="6672B636" w14:textId="1C2A7364" w:rsidR="00A27618" w:rsidRPr="00F53962" w:rsidRDefault="00A27618" w:rsidP="00A27618">
      <w:pPr>
        <w:spacing w:after="120" w:line="360" w:lineRule="auto"/>
        <w:rPr>
          <w:sz w:val="24"/>
          <w:szCs w:val="24"/>
        </w:rPr>
      </w:pPr>
      <w:r w:rsidRPr="00F53962">
        <w:rPr>
          <w:sz w:val="24"/>
          <w:szCs w:val="24"/>
        </w:rPr>
        <w:t xml:space="preserve">Overall, chain-centric, especially </w:t>
      </w:r>
      <w:proofErr w:type="spellStart"/>
      <w:r w:rsidRPr="00F53962">
        <w:rPr>
          <w:sz w:val="24"/>
          <w:szCs w:val="24"/>
        </w:rPr>
        <w:t>alphaCentric</w:t>
      </w:r>
      <w:proofErr w:type="spellEnd"/>
      <w:r w:rsidRPr="00F53962">
        <w:rPr>
          <w:sz w:val="24"/>
          <w:szCs w:val="24"/>
        </w:rPr>
        <w:t xml:space="preserve">, TCRs appear prone to cross-reactivity. While understanding TCR cross-reactivity is of fundamental and translational importance </w:t>
      </w:r>
      <w:r w:rsidRPr="00F53962">
        <w:rPr>
          <w:sz w:val="24"/>
          <w:szCs w:val="24"/>
        </w:rPr>
        <w:fldChar w:fldCharType="begin"/>
      </w:r>
      <w:r w:rsidR="00F53962" w:rsidRPr="00F53962">
        <w:rPr>
          <w:sz w:val="24"/>
          <w:szCs w:val="24"/>
        </w:rPr>
        <w:instrText xml:space="preserve"> ADDIN ZOTERO_ITEM CSL_CITATION {"citationID":"am0qju1out","properties":{"formattedCitation":"\\super 42\\nosupersub{}","plainCitation":"42","noteIndex":0},"citationItems":[{"id":1326,"uris":["http://zotero.org/users/522661/items/MLT3BGIV",["http://zotero.org/users/522661/items/MLT3BGIV"]],"itemData":{"id":1326,"type":"article-journal","abstract":"T cell specificity emerges from a myriad of processes, ranging from the biological pathways that control T cell signaling to the structural and physical mechanisms that influence how TCRs bind antigen/MHC. Of these processes, the binding specificity of the TCR is a key component. However, TCR specificity is enigmatic: TCRs are at once specific but also cross-reactive. Although long-appreciated, this duality continues to puzzle immunologists and has implications for the development of TCR-based therapeutics. Here we review TCR specificity, emphasizing results that have emerged from structural and physical studies of TCR binding. We show how the TCR specificity/cross-reactivity duality can be rationalized from structural and biophysical principles. There is excellent agreement between predictions from these principles and classic predictions about the scope of TCR cross-reactivity. We demonstrate how these same principles can also explain amino acid preferences in immunogenic epitopes and highlight opportunities for structural considerations in predictive immunology.","container-title":"Journal of immunology (Baltimore, Md. : 1950)","DOI":"10.4049/jimmunol.1700744","ISSN":"0022-1767","issue":"7","journalAbbreviation":"J Immunol","note":"PMID: 28923982\nPMCID: PMC5679125","page":"2203-2213","source":"PubMed Central","title":"Emerging concepts in T cell receptor specificity: rationalizing and (maybe) predicting outcomes","title-short":"Emerging concepts in T cell receptor specificity","volume":"199","author":[{"family":"Singh","given":"Nishant K."},{"family":"Riley","given":"Timothy P."},{"family":"Baker","given":"Sarah Catherine B."},{"family":"Borrman","given":"Tyler"},{"family":"Weng","given":"Zhiping"},{"family":"Baker","given":"Brian M."}],"issued":{"date-parts":[["2017",10,1]]}}}],"schema":"https://github.com/citation-style-language/schema/raw/master/csl-citation.json"}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42</w:t>
      </w:r>
      <w:r w:rsidRPr="00F53962">
        <w:rPr>
          <w:sz w:val="24"/>
          <w:szCs w:val="24"/>
        </w:rPr>
        <w:fldChar w:fldCharType="end"/>
      </w:r>
      <w:r w:rsidRPr="00F53962">
        <w:rPr>
          <w:sz w:val="24"/>
          <w:szCs w:val="24"/>
        </w:rPr>
        <w:t xml:space="preserve">, our knowledge of TCR features that drive cross-reactivity remains incomplete. Our analysis highlights shared </w:t>
      </w:r>
      <w:r w:rsidRPr="00F53962">
        <w:rPr>
          <w:i/>
          <w:iCs/>
          <w:sz w:val="24"/>
          <w:szCs w:val="24"/>
        </w:rPr>
        <w:t>TRA</w:t>
      </w:r>
      <w:r w:rsidRPr="00F53962">
        <w:rPr>
          <w:sz w:val="24"/>
          <w:szCs w:val="24"/>
        </w:rPr>
        <w:t xml:space="preserve"> junctions, usually with shared </w:t>
      </w:r>
      <w:r w:rsidRPr="00F53962">
        <w:rPr>
          <w:i/>
          <w:iCs/>
          <w:sz w:val="24"/>
          <w:szCs w:val="24"/>
        </w:rPr>
        <w:t>J</w:t>
      </w:r>
      <w:r w:rsidRPr="00F53962">
        <w:rPr>
          <w:sz w:val="24"/>
          <w:szCs w:val="24"/>
        </w:rPr>
        <w:t xml:space="preserve"> gene usage, across distinct specificities at scale. We propose that limited </w:t>
      </w:r>
      <w:r w:rsidRPr="00F53962">
        <w:rPr>
          <w:i/>
          <w:iCs/>
          <w:sz w:val="24"/>
          <w:szCs w:val="24"/>
        </w:rPr>
        <w:t>TRA</w:t>
      </w:r>
      <w:r w:rsidRPr="00F53962">
        <w:rPr>
          <w:sz w:val="24"/>
          <w:szCs w:val="24"/>
        </w:rPr>
        <w:t xml:space="preserve"> junction diversity in </w:t>
      </w:r>
      <w:proofErr w:type="spellStart"/>
      <w:r w:rsidRPr="00F53962">
        <w:rPr>
          <w:sz w:val="24"/>
          <w:szCs w:val="24"/>
        </w:rPr>
        <w:t>alphaCentric</w:t>
      </w:r>
      <w:proofErr w:type="spellEnd"/>
      <w:r w:rsidRPr="00F53962">
        <w:rPr>
          <w:sz w:val="24"/>
          <w:szCs w:val="24"/>
        </w:rPr>
        <w:t xml:space="preserve"> receptors biases toward more innate-like, broadly cross-reactive recognition, echoing our prior observations in autoreactive TCRs in T1D </w:t>
      </w:r>
      <w:r w:rsidRPr="00F53962">
        <w:rPr>
          <w:sz w:val="24"/>
          <w:szCs w:val="24"/>
        </w:rPr>
        <w:fldChar w:fldCharType="begin"/>
      </w:r>
      <w:r w:rsidR="00E0030D" w:rsidRPr="00F53962">
        <w:rPr>
          <w:sz w:val="24"/>
          <w:szCs w:val="24"/>
        </w:rPr>
        <w:instrText xml:space="preserve"> ADDIN ZOTERO_ITEM CSL_CITATION {"citationID":"a2nsmi368","properties":{"formattedCitation":"\\super 24\\nosupersub{}","plainCitation":"24","noteIndex":0},"citationItems":[{"id":"FhMkDa3B/p7pXuBR8","uris":["http://zotero.org/users/17043568/items/UN9FYGJV"],"itemData":{"id":"ytGgzPVN/2iOVENE9","type":"article-journal","abstract":"Human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rPr>
        <w:fldChar w:fldCharType="separate"/>
      </w:r>
      <w:r w:rsidRPr="00F53962">
        <w:rPr>
          <w:sz w:val="24"/>
          <w:szCs w:val="24"/>
          <w:vertAlign w:val="superscript"/>
        </w:rPr>
        <w:t>24</w:t>
      </w:r>
      <w:r w:rsidRPr="00F53962">
        <w:rPr>
          <w:sz w:val="24"/>
          <w:szCs w:val="24"/>
        </w:rPr>
        <w:fldChar w:fldCharType="end"/>
      </w:r>
      <w:r w:rsidRPr="00F53962">
        <w:rPr>
          <w:sz w:val="24"/>
          <w:szCs w:val="24"/>
        </w:rPr>
        <w:t xml:space="preserve">. </w:t>
      </w:r>
    </w:p>
    <w:p w14:paraId="59C532E5" w14:textId="37EBBA61" w:rsidR="00A27618" w:rsidRPr="00F53962" w:rsidRDefault="00A27618" w:rsidP="00A27618">
      <w:pPr>
        <w:spacing w:after="120" w:line="360" w:lineRule="auto"/>
        <w:rPr>
          <w:sz w:val="24"/>
          <w:szCs w:val="24"/>
        </w:rPr>
      </w:pPr>
      <w:r w:rsidRPr="00F53962">
        <w:rPr>
          <w:sz w:val="24"/>
          <w:szCs w:val="24"/>
        </w:rPr>
        <w:t xml:space="preserve">While MHC restriction of engagement by an individual TCR is a core principle of modern immunology </w:t>
      </w:r>
      <w:r w:rsidRPr="00F53962">
        <w:rPr>
          <w:sz w:val="24"/>
          <w:szCs w:val="24"/>
        </w:rPr>
        <w:fldChar w:fldCharType="begin"/>
      </w:r>
      <w:r w:rsidR="00F53962" w:rsidRPr="00F53962">
        <w:rPr>
          <w:sz w:val="24"/>
          <w:szCs w:val="24"/>
        </w:rPr>
        <w:instrText xml:space="preserve"> ADDIN ZOTERO_ITEM CSL_CITATION {"citationID":"akrrrripp7","properties":{"formattedCitation":"\\super 43\\nosupersub{}","plainCitation":"43","noteIndex":0},"citationItems":[{"id":3919,"uris":["http://zotero.org/users/522661/items/RRT25A6Y"],"itemData":{"id":3919,"type":"article-journal","container-title":"The Journal of Immunology","DOI":"10.1093/jimmunol/173.5.2899","ISSN":"0022-1767","issue":"5","journalAbbreviation":"The Journal of Immunology","page":"2899-2900","source":"Silverchair","title":"Pillars Article: Immunological Surveillance against Altered Self Components by Sensitised T Lymphocytes in Lymphocytic Choriomeningitis. Nature, 1974, 251: 547–548.","title-short":"Pillars Article","volume":"173","author":[{"family":"Zinkernagel","given":"Rolf M"},{"family":"Doherty","given":"Peter C"}],"issued":{"date-parts":[["2004",9,1]]}}}],"schema":"https://github.com/citation-style-language/schema/raw/master/csl-citation.json"}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43</w:t>
      </w:r>
      <w:r w:rsidRPr="00F53962">
        <w:rPr>
          <w:sz w:val="24"/>
          <w:szCs w:val="24"/>
        </w:rPr>
        <w:fldChar w:fldCharType="end"/>
      </w:r>
      <w:r w:rsidRPr="00F53962">
        <w:rPr>
          <w:sz w:val="24"/>
          <w:szCs w:val="24"/>
        </w:rPr>
        <w:t xml:space="preserve">, some TCRs can recognize peptides presented by both MHCI and MHC II molecules </w:t>
      </w:r>
      <w:r w:rsidRPr="00F53962">
        <w:rPr>
          <w:sz w:val="24"/>
          <w:szCs w:val="24"/>
        </w:rPr>
        <w:fldChar w:fldCharType="begin"/>
      </w:r>
      <w:r w:rsidR="00F53962" w:rsidRPr="00F53962">
        <w:rPr>
          <w:sz w:val="24"/>
          <w:szCs w:val="24"/>
        </w:rPr>
        <w:instrText xml:space="preserve"> ADDIN ZOTERO_ITEM CSL_CITATION {"citationID":"a1vecnf1ked","properties":{"formattedCitation":"\\super 44,45\\nosupersub{}","plainCitation":"44,45","noteIndex":0},"citationItems":[{"id":3905,"uris":["http://zotero.org/users/522661/items/QBYTDY8Q"],"itemData":{"id":3905,"type":"article-journal","abstract":"The alloreactive human T cell clone MBM15 was found to exhibit dual specificity recognizing both an antigen in the context of the HLA class I A2 molecule and an antigen in the context of the HLA class II DR1. We demonstrated that the dual reactivity that was mediated via a single clonal T cell population depended on specific peptide binding. For complete recognition of the HLA-A2-restricted specificity the interaction of CD8 with HLA class I is essential. Interestingly, interaction of the CD8 molecule with HLA class I contributed to the HLA-DR1-restricted specificity. T cell clone MBM15 expressed two in-frame T cell receptor (TCR) Valpha transcripts (Valpha1 and Valpha2) and one TCR Vbeta transcript (Vbeta13). To elucidate whether two TCR complexes were responsible for the dual recognition or one complex, cytotoxic T cells were transduced with retroviral vectors encoding the different TCR chains. Only T cells transduced with the TCR Valpha1Vbeta13 combination specifically recognized both the HLA-A2(+) and HLA-DR1(+) target cells, whereas the Valpha2Vbeta13 combination did not result in a TCR on the cell surface. Thus a single TCRalphabeta complex can have dual specificity, recognizing both a peptide in the context of HLA class I as well as a peptide in the context of HLA class II. Transactivation of T cells by an unrelated antigen in the context of HLA class II may evoke an HLA class I-specific T cell response. We propose that this finding may have major implications for immunotherapeutic interventions and insight into the development of autoimmune diseases.","container-title":"Proceedings of the National Academy of Sciences of the United States of America","DOI":"10.1073/pnas.111162298","ISSN":"0027-8424","issue":"12","journalAbbreviation":"Proc Natl Acad Sci U S A","language":"eng","note":"PMID: 11381117\nPMCID: PMC34434","page":"6806-6811","source":"PubMed","title":"Dual HLA class I and class II restricted recognition of alloreactive T lymphocytes mediated by a single T cell receptor complex","volume":"98","author":[{"family":"Heemskerk","given":"M. H."},{"family":"Paus","given":"R. A.","non-dropping-particle":"de"},{"family":"Lurvink","given":"E. G."},{"family":"Koning","given":"F."},{"family":"Mulder","given":"A."},{"family":"Willemze","given":"R."},{"family":"Rood","given":"J. J.","non-dropping-particle":"van"},{"family":"Falkenburg","given":"J. H."}],"issued":{"date-parts":[["2001",6,5]]}}},{"id":3907,"uris":["http://zotero.org/users/522661/items/YIY9I2Q5"],"itemData":{"id":3907,"type":"article-journal","abstract":"Major histocompatibility complex class I (MHCI) and MHCII proteins differ in structure and sequence. To understand how T cell receptors (TCRs) can use the same set of variable regions to bind both proteins, we have presented a comparison of a single TCR bound to both MHCI and MHCII ligands. The TCR adopts similar orientations on both ligands with TCR amino acids thought to be evolutionarily conserved for MHC interaction occupying similar positions on the MHCI and MHCII helices. However, the TCR antigen-binding loops use different conformations when interacting with each ligand. Most importantly, we observed alternate TCR core conformations. When bound to MHCI, but not MHCII, Vα disengages from the Jα β strand, switching Vα's position relative to Vβ. In several other structures, either Vα or Vβ undergoes this same modification. Thus, both TCR V-domains can switch among alternate conformations, perhaps extending their ability to react with different MHC-peptide ligands.","container-title":"Immunity","DOI":"10.1016/j.immuni.2011.04.017","ISSN":"1097-4180","issue":"1","journalAbbreviation":"Immunity","language":"eng","note":"PMID: 21683626\nPMCID: PMC3160269","page":"23-33","source":"PubMed","title":"A single T cell receptor bound to major histocompatibility complex class I and class II glycoproteins reveals switchable TCR conformers","volume":"35","author":[{"family":"Yin","given":"Lei"},{"family":"Huseby","given":"Eric"},{"family":"Scott-Browne","given":"James"},{"family":"Rubtsova","given":"Kira"},{"family":"Pinilla","given":"Clamencia"},{"family":"Crawford","given":"Frances"},{"family":"Marrack","given":"Philippa"},{"family":"Dai","given":"Shaodong"},{"family":"Kappler","given":"John W."}],"issued":{"date-parts":[["2011",7,22]]}}}],"schema":"https://github.com/citation-style-language/schema/raw/master/csl-citation.json"}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44,45</w:t>
      </w:r>
      <w:r w:rsidRPr="00F53962">
        <w:rPr>
          <w:sz w:val="24"/>
          <w:szCs w:val="24"/>
        </w:rPr>
        <w:fldChar w:fldCharType="end"/>
      </w:r>
      <w:r w:rsidRPr="00F53962">
        <w:rPr>
          <w:sz w:val="24"/>
          <w:szCs w:val="24"/>
        </w:rPr>
        <w:t>. We observe numerous instances in</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where TCRs with identical </w:t>
      </w:r>
      <w:r w:rsidRPr="00F53962">
        <w:rPr>
          <w:i/>
          <w:iCs/>
          <w:sz w:val="24"/>
          <w:szCs w:val="24"/>
        </w:rPr>
        <w:t>TRA</w:t>
      </w:r>
      <w:r w:rsidRPr="00F53962">
        <w:rPr>
          <w:sz w:val="24"/>
          <w:szCs w:val="24"/>
        </w:rPr>
        <w:t xml:space="preserve"> junctions and </w:t>
      </w:r>
      <w:r w:rsidRPr="00F53962">
        <w:rPr>
          <w:i/>
          <w:iCs/>
          <w:sz w:val="24"/>
          <w:szCs w:val="24"/>
        </w:rPr>
        <w:t>J</w:t>
      </w:r>
      <w:ins w:id="219" w:author="Ty Bottorff" w:date="2025-12-13T12:58:00Z" w16du:dateUtc="2025-12-13T20:58:00Z">
        <w:r w:rsidR="00DA23AA" w:rsidRPr="00B92F6E">
          <w:rPr>
            <w:sz w:val="24"/>
            <w:szCs w:val="24"/>
          </w:rPr>
          <w:t>, but not always V,</w:t>
        </w:r>
      </w:ins>
      <w:r w:rsidRPr="00B92F6E">
        <w:rPr>
          <w:sz w:val="24"/>
          <w:szCs w:val="24"/>
        </w:rPr>
        <w:t xml:space="preserve"> </w:t>
      </w:r>
      <w:r w:rsidRPr="00F53962">
        <w:rPr>
          <w:sz w:val="24"/>
          <w:szCs w:val="24"/>
        </w:rPr>
        <w:t>gene usage</w:t>
      </w:r>
      <w:r w:rsidR="00053AFD">
        <w:rPr>
          <w:sz w:val="24"/>
          <w:szCs w:val="24"/>
        </w:rPr>
        <w:t xml:space="preserve"> </w:t>
      </w:r>
      <w:del w:id="220" w:author="Ty Bottorff" w:date="2025-12-13T12:58:00Z" w16du:dateUtc="2025-12-13T20:58:00Z">
        <w:r w:rsidRPr="00F53962" w:rsidDel="00DA23AA">
          <w:rPr>
            <w:sz w:val="24"/>
            <w:szCs w:val="24"/>
          </w:rPr>
          <w:delText xml:space="preserve"> (but not always </w:delText>
        </w:r>
        <w:r w:rsidRPr="00F53962" w:rsidDel="00DA23AA">
          <w:rPr>
            <w:i/>
            <w:iCs/>
            <w:sz w:val="24"/>
            <w:szCs w:val="24"/>
          </w:rPr>
          <w:delText>V</w:delText>
        </w:r>
        <w:r w:rsidRPr="00F53962" w:rsidDel="00DA23AA">
          <w:rPr>
            <w:sz w:val="24"/>
            <w:szCs w:val="24"/>
          </w:rPr>
          <w:delText xml:space="preserve"> gene) </w:delText>
        </w:r>
      </w:del>
      <w:r w:rsidRPr="00F53962">
        <w:rPr>
          <w:sz w:val="24"/>
          <w:szCs w:val="24"/>
        </w:rPr>
        <w:t xml:space="preserve">are annotated with both MHCI and MHCII restrictions. Some may be mis-annotations, but their frequency suggests dual restriction could be more common, </w:t>
      </w:r>
      <w:commentRangeStart w:id="221"/>
      <w:r w:rsidRPr="00F53962">
        <w:rPr>
          <w:sz w:val="24"/>
          <w:szCs w:val="24"/>
        </w:rPr>
        <w:t xml:space="preserve">particularly among </w:t>
      </w:r>
      <w:proofErr w:type="spellStart"/>
      <w:r w:rsidRPr="00F53962">
        <w:rPr>
          <w:sz w:val="24"/>
          <w:szCs w:val="24"/>
        </w:rPr>
        <w:t>alphaCentric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w:t>
      </w:r>
      <w:commentRangeEnd w:id="221"/>
      <w:r w:rsidR="00CA13B4">
        <w:rPr>
          <w:rStyle w:val="CommentReference"/>
        </w:rPr>
        <w:commentReference w:id="221"/>
      </w:r>
    </w:p>
    <w:p w14:paraId="7D3E7000" w14:textId="2593A1DB" w:rsidR="00A27618" w:rsidRPr="00F53962" w:rsidRDefault="00A27618" w:rsidP="00A27618">
      <w:pPr>
        <w:spacing w:after="120" w:line="360" w:lineRule="auto"/>
        <w:rPr>
          <w:color w:val="000000" w:themeColor="text1"/>
          <w:sz w:val="24"/>
          <w:szCs w:val="24"/>
        </w:rPr>
      </w:pPr>
      <w:r w:rsidRPr="00F53962">
        <w:rPr>
          <w:sz w:val="24"/>
          <w:szCs w:val="24"/>
        </w:rPr>
        <w:t xml:space="preserve">Our approach has certain limitations. One is that we grouped by junction sequence rather than full clonotype, trading precision for breadth. Another </w:t>
      </w:r>
      <w:ins w:id="222" w:author="Ty Bottorff" w:date="2025-12-13T12:59:00Z" w16du:dateUtc="2025-12-13T20:59:00Z">
        <w:r w:rsidR="005F42F3">
          <w:rPr>
            <w:sz w:val="24"/>
            <w:szCs w:val="24"/>
          </w:rPr>
          <w:t xml:space="preserve">limitation </w:t>
        </w:r>
      </w:ins>
      <w:r w:rsidRPr="00F53962">
        <w:rPr>
          <w:sz w:val="24"/>
          <w:szCs w:val="24"/>
        </w:rPr>
        <w:t>is that larger datasets would increase detected sharing, so our chain-centric frequencies are likely conservative. Finally, our reliance on</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introduces curation bias and uneven specificity labeling. For example, some “single specificity” entries are likely understudied multi-specific TCRs. Prospective, high-throughput specificity mapping will be critical to </w:t>
      </w:r>
      <w:r w:rsidRPr="00F53962">
        <w:rPr>
          <w:color w:val="000000" w:themeColor="text1"/>
          <w:sz w:val="24"/>
          <w:szCs w:val="24"/>
        </w:rPr>
        <w:t>validate these associations.</w:t>
      </w:r>
    </w:p>
    <w:p w14:paraId="5F5BB705" w14:textId="22A0F217" w:rsidR="00A27618" w:rsidRPr="00F53962" w:rsidRDefault="00A27618" w:rsidP="00A27618">
      <w:pPr>
        <w:pStyle w:val="Heading2"/>
        <w:keepNext w:val="0"/>
        <w:keepLines w:val="0"/>
        <w:spacing w:before="0" w:line="360" w:lineRule="auto"/>
        <w:rPr>
          <w:rFonts w:ascii="Arial" w:hAnsi="Arial" w:cs="Arial"/>
          <w:color w:val="000000" w:themeColor="text1"/>
          <w:sz w:val="24"/>
          <w:szCs w:val="24"/>
        </w:rPr>
      </w:pPr>
      <w:r w:rsidRPr="00F53962">
        <w:rPr>
          <w:rFonts w:ascii="Arial" w:hAnsi="Arial" w:cs="Arial"/>
          <w:color w:val="000000" w:themeColor="text1"/>
          <w:sz w:val="24"/>
          <w:szCs w:val="24"/>
        </w:rPr>
        <w:t xml:space="preserve">Translationally, the abundance of potentially multi-specific, chain-centric TCRs should inform therapeutic candidate selection. </w:t>
      </w:r>
      <w:proofErr w:type="spellStart"/>
      <w:r w:rsidRPr="00F53962">
        <w:rPr>
          <w:rFonts w:ascii="Arial" w:hAnsi="Arial" w:cs="Arial"/>
          <w:color w:val="000000" w:themeColor="text1"/>
          <w:sz w:val="24"/>
          <w:szCs w:val="24"/>
        </w:rPr>
        <w:t>AlphaCentric</w:t>
      </w:r>
      <w:proofErr w:type="spellEnd"/>
      <w:r w:rsidRPr="00F53962">
        <w:rPr>
          <w:rFonts w:ascii="Arial" w:hAnsi="Arial" w:cs="Arial"/>
          <w:color w:val="000000" w:themeColor="text1"/>
          <w:sz w:val="24"/>
          <w:szCs w:val="24"/>
        </w:rPr>
        <w:t xml:space="preserve"> receptors need not be excluded a priori, as maximal selectivity of drugs is not invariably optimal </w:t>
      </w:r>
      <w:r w:rsidRPr="00F53962">
        <w:rPr>
          <w:rFonts w:ascii="Arial" w:hAnsi="Arial" w:cs="Arial"/>
          <w:color w:val="000000" w:themeColor="text1"/>
          <w:sz w:val="24"/>
          <w:szCs w:val="24"/>
        </w:rPr>
        <w:fldChar w:fldCharType="begin"/>
      </w:r>
      <w:r w:rsidR="00F53962" w:rsidRPr="00F53962">
        <w:rPr>
          <w:rFonts w:ascii="Arial" w:hAnsi="Arial" w:cs="Arial"/>
          <w:color w:val="000000" w:themeColor="text1"/>
          <w:sz w:val="24"/>
          <w:szCs w:val="24"/>
        </w:rPr>
        <w:instrText xml:space="preserve"> ADDIN ZOTERO_ITEM CSL_CITATION {"citationID":"a2a3q758ish","properties":{"formattedCitation":"\\super 46\\uc0\\u8211{}49\\nosupersub{}","plainCitation":"46–49","noteIndex":0},"citationItems":[{"id":3909,"uris":["http://zotero.org/users/522661/items/ZQYAQKZW"],"itemData":{"id":3909,"type":"article-journal","container-title":"Nature Reviews. Drug Discovery","DOI":"10.1038/nrd1346","ISSN":"1474-1776","issue":"4","journalAbbreviation":"Nat Rev Drug Discov","language":"eng","note":"PMID: 15060530","page":"353-359","source":"PubMed","title":"Magic shotguns versus magic bullets: selectively non-selective drugs for mood disorders and schizophrenia","title-short":"Magic shotguns versus magic bullets","volume":"3","author":[{"family":"Roth","given":"Bryan L."},{"family":"Sheffler","given":"Douglas J."},{"family":"Kroeze","given":"Wesley K."}],"issued":{"date-parts":[["2004",4]]}}},{"id":3911,"uris":["http://zotero.org/users/522661/items/8YL8VEKR"],"itemData":{"id":3911,"type":"article-journal","abstract":"At present, the legendary magic bullet, i.e., a drug with high potency and selectivity toward a specific biological target, shares the spotlight with an emerging and alternative polypharmacology approach. Polypharmacology suggests that more effective drugs can be developed by specifically modulating multiple targets. It is generally thought that complex diseases such as cancer and central nervous system diseases may require complex therapeutic approaches. In this respect, a drug that \"hits\" multiple sensitive nodes belonging to a network of interacting targets offers the potential for higher efficacy and may limit drawbacks generally arising from the use of a single-target drug or a combination of multiple drugs. In this review, we will compare advantages and disadvantages of multitarget versus combination therapies, discuss potential drug promiscuity arising from off-target effects, comment on drug repurposing, and introduce approaches to the computational design of multitarget drugs.","container-title":"Journal of Medicinal Chemistry","DOI":"10.1021/jm5006463","ISSN":"1520-4804","issue":"19","journalAbbreviation":"J Med Chem","language":"eng","note":"PMID: 24946140","page":"7874-7887","source":"PubMed","title":"Polypharmacology: challenges and opportunities in drug discovery","title-short":"Polypharmacology","volume":"57","author":[{"family":"Anighoro","given":"Andrew"},{"family":"Bajorath","given":"Jürgen"},{"family":"Rastelli","given":"Giulio"}],"issued":{"date-parts":[["2014",10,9]]}}},{"id":3913,"uris":["http://zotero.org/users/522661/items/CR79QL66"],"itemData":{"id":3913,"type":"article-journal","abstract":"The clinical efficacy and safety of a drug is determined by its activity profile across many proteins in the proteome. However, designing drugs with a specific multi-target profile is both complex and difficult. Therefore methods to design drugs rationally a priori against profiles of several proteins would have immense value in drug discovery. Here we describe a new approach for the automated design of ligands against profiles of multiple drug targets. The method is demonstrated by the evolution of an approved acetylcholinesterase inhibitor drug into brain-penetrable ligands with either specific polypharmacology or exquisite selectivity profiles for G-protein-coupled receptors. Overall, 800 ligand-target predictions of prospectively designed ligands were tested experimentally, of which 75% were confirmed to be correct. We also demonstrate target engagement in vivo. The approach can be a useful source of drug leads when multi-target profiles are required to achieve either selectivity over other drug targets or a desired polypharmacology.","container-title":"Nature","DOI":"10.1038/nature11691","ISSN":"1476-4687","issue":"7428","journalAbbreviation":"Nature","language":"eng","note":"PMID: 23235874\nPMCID: PMC3653568","page":"215-220","source":"PubMed","title":"Automated design of ligands to polypharmacological profiles","volume":"492","author":[{"family":"Besnard","given":"Jérémy"},{"family":"Ruda","given":"Gian Filippo"},{"family":"Setola","given":"Vincent"},{"family":"Abecassis","given":"Keren"},{"family":"Rodriguiz","given":"Ramona M."},{"family":"Huang","given":"Xi-Ping"},{"family":"Norval","given":"Suzanne"},{"family":"Sassano","given":"Maria F."},{"family":"Shin","given":"Antony I."},{"family":"Webster","given":"Lauren A."},{"family":"Simeons","given":"Frederick R. C."},{"family":"Stojanovski","given":"Laste"},{"family":"Prat","given":"Annik"},{"family":"Seidah","given":"Nabil G."},{"family":"Constam","given":"Daniel B."},{"family":"Bickerton","given":"G. Richard"},{"family":"Read","given":"Kevin D."},{"family":"Wetsel","given":"William C."},{"family":"Gilbert","given":"Ian H."},{"family":"Roth","given":"Bryan L."},{"family":"Hopkins","given":"Andrew L."}],"issued":{"date-parts":[["2012",12,13]]}}},{"id":3915,"uris":["http://zotero.org/users/522661/items/D8QV6TMK"],"itemData":{"id":3915,"type":"article-journal","abstract":"Multi-targeted tyrosine kinase inhibitors (TKIs) have played an increasingly important role in the treatment of non-small cell lung cancer (NSCLC). Many recently published phase III trials have shown bittersweet efficacies of these drugs. How to optimize the efficacies of TKIs has been a hot topic in the era of individualized therapy. In this article, we review the up-to-dated advances in research on the application of TKIs for NSCLC treatment.","container-title":"Translational Lung Cancer Research","DOI":"10.3978/j.issn.2218-6751.2011.12.04","ISSN":"2218-6751","issue":"1","journalAbbreviation":"Transl Lung Cancer Res","language":"eng","note":"PMID: 25806157\nPMCID: PMC4367587","page":"72-77","source":"PubMed","title":"Multi-targeted tyrosine kinase inhibitors for the treatment of non-small cell lung cancer: an era of individualized therapy","title-short":"Multi-targeted tyrosine kinase inhibitors for the treatment of non-small cell lung cancer","volume":"1","author":[{"family":"Zhou","given":"Caicun"}],"issued":{"date-parts":[["2012",3]]}}}],"schema":"https://github.com/citation-style-language/schema/raw/master/csl-citation.json"} </w:instrText>
      </w:r>
      <w:r w:rsidRPr="00F53962">
        <w:rPr>
          <w:rFonts w:ascii="Arial" w:hAnsi="Arial" w:cs="Arial"/>
          <w:color w:val="000000" w:themeColor="text1"/>
          <w:sz w:val="24"/>
          <w:szCs w:val="24"/>
        </w:rPr>
        <w:fldChar w:fldCharType="separate"/>
      </w:r>
      <w:r w:rsidR="00F53962" w:rsidRPr="00F53962">
        <w:rPr>
          <w:rFonts w:ascii="Arial" w:eastAsiaTheme="minorHAnsi" w:hAnsi="Arial" w:cs="Arial"/>
          <w:color w:val="000000"/>
          <w:sz w:val="24"/>
          <w:szCs w:val="24"/>
          <w:vertAlign w:val="superscript"/>
          <w:lang w:val="en-US"/>
          <w14:ligatures w14:val="standardContextual"/>
        </w:rPr>
        <w:t>46–49</w:t>
      </w:r>
      <w:r w:rsidRPr="00F53962">
        <w:rPr>
          <w:rFonts w:ascii="Arial" w:hAnsi="Arial" w:cs="Arial"/>
          <w:color w:val="000000" w:themeColor="text1"/>
          <w:sz w:val="24"/>
          <w:szCs w:val="24"/>
        </w:rPr>
        <w:fldChar w:fldCharType="end"/>
      </w:r>
      <w:r w:rsidRPr="00F53962">
        <w:rPr>
          <w:rFonts w:ascii="Arial" w:hAnsi="Arial" w:cs="Arial"/>
          <w:color w:val="000000" w:themeColor="text1"/>
          <w:sz w:val="24"/>
          <w:szCs w:val="24"/>
        </w:rPr>
        <w:t xml:space="preserve">. Explicitly classifying chain-centricity can focus risk assessment for cross-reactivity, and in some cases, </w:t>
      </w:r>
      <w:r w:rsidRPr="00F53962">
        <w:rPr>
          <w:rFonts w:ascii="Arial" w:hAnsi="Arial" w:cs="Arial"/>
          <w:i/>
          <w:iCs/>
          <w:color w:val="000000" w:themeColor="text1"/>
          <w:sz w:val="24"/>
          <w:szCs w:val="24"/>
        </w:rPr>
        <w:t>TRA</w:t>
      </w:r>
      <w:r w:rsidRPr="00F53962">
        <w:rPr>
          <w:rFonts w:ascii="Arial" w:hAnsi="Arial" w:cs="Arial"/>
          <w:color w:val="000000" w:themeColor="text1"/>
          <w:sz w:val="24"/>
          <w:szCs w:val="24"/>
        </w:rPr>
        <w:t xml:space="preserve">-dominant binding may be advantageous. Allowing a fixed </w:t>
      </w:r>
      <w:r w:rsidRPr="00F53962">
        <w:rPr>
          <w:rFonts w:ascii="Arial" w:hAnsi="Arial" w:cs="Arial"/>
          <w:i/>
          <w:iCs/>
          <w:color w:val="000000" w:themeColor="text1"/>
          <w:sz w:val="24"/>
          <w:szCs w:val="24"/>
        </w:rPr>
        <w:t>TRA</w:t>
      </w:r>
      <w:r w:rsidRPr="00F53962">
        <w:rPr>
          <w:rFonts w:ascii="Arial" w:hAnsi="Arial" w:cs="Arial"/>
          <w:color w:val="000000" w:themeColor="text1"/>
          <w:sz w:val="24"/>
          <w:szCs w:val="24"/>
        </w:rPr>
        <w:t xml:space="preserve"> chain to pair with diverse </w:t>
      </w:r>
      <w:r w:rsidRPr="00F53962">
        <w:rPr>
          <w:rFonts w:ascii="Arial" w:hAnsi="Arial" w:cs="Arial"/>
          <w:i/>
          <w:iCs/>
          <w:color w:val="000000" w:themeColor="text1"/>
          <w:sz w:val="24"/>
          <w:szCs w:val="24"/>
        </w:rPr>
        <w:lastRenderedPageBreak/>
        <w:t>TRB</w:t>
      </w:r>
      <w:r w:rsidRPr="00F53962">
        <w:rPr>
          <w:rFonts w:ascii="Arial" w:hAnsi="Arial" w:cs="Arial"/>
          <w:color w:val="000000" w:themeColor="text1"/>
          <w:sz w:val="24"/>
          <w:szCs w:val="24"/>
        </w:rPr>
        <w:t xml:space="preserve"> chains may enable a “medicinal-chemistry-like” approach to therapeutic TCR selection and lead optimization without loss of antigen specificity </w:t>
      </w:r>
      <w:r w:rsidRPr="00F53962">
        <w:rPr>
          <w:rFonts w:ascii="Arial" w:hAnsi="Arial" w:cs="Arial"/>
          <w:color w:val="000000" w:themeColor="text1"/>
          <w:sz w:val="24"/>
          <w:szCs w:val="24"/>
        </w:rPr>
        <w:fldChar w:fldCharType="begin"/>
      </w:r>
      <w:r w:rsidR="00E0030D" w:rsidRPr="00F53962">
        <w:rPr>
          <w:rFonts w:ascii="Arial" w:hAnsi="Arial" w:cs="Arial"/>
          <w:color w:val="000000" w:themeColor="text1"/>
          <w:sz w:val="24"/>
          <w:szCs w:val="24"/>
        </w:rPr>
        <w:instrText xml:space="preserve"> ADDIN ZOTERO_ITEM CSL_CITATION {"citationID":"a13r1qg6737","properties":{"formattedCitation":"\\super 6,9,10\\nosupersub{}","plainCitation":"6,9,10","noteIndex":0},"citationItems":[{"id":"FhMkDa3B/C3PdVQxj","uris":["http://zotero.org/users/17043568/items/ZTL59BUK"],"itemData":{"id":"ytGgzPVN/AfJrzbLx","type":"article-journal","abstract":"T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B."}],"issued":{"date-parts":[["2023",10,16]]}}},{"id":"FhMkDa3B/nv0xLLUx","uris":["http://zotero.org/users/522661/items/QW8WQW2G"],"itemData":{"id":"ytGgzPVN/cRnrcout","type":"article-journal","abstract":"Adoptive transfer of T cells redirected by a high-affinity antitumor T-cell receptor (TCR) is a promising treatment modality for cancer patients. Safety and efficacy depend on the selection of a TCR that induces minimal toxicity and elicits sufficient antitumor reactivity. Many, if not all, TCRs possess cross-reactivity to unrelated MHC molecules in addition to reactivity to target self-MHC/peptide complexes. Some TCRs display chain centricity, in which recognition of MHC/peptide complexes is dominated by one of the TCR hemi-chains. In this study, we comprehensively studied how TCR chain centricity affects reactivity to target self-MHC/peptide complexes and alloreactivity using the TCR, clone TAK1, which is specific for human leukocyte antigen-A*24:02/Wilms tumor 1(235-243) (A24/WT1(235)) and cross-reactive with B*57:01 (B57). The TAK1β, but not the TAK1α, hemi-chain possessed chain centricity. When paired with multiple clonotypic TCRα counter-chains encoding TRAV12-2, 20, 36, or 38-2, the de novo TAK1β-containing TCRs showed enhanced, weakened, or absent reactivity to A24/WT1(235) and/or to B57. T cells reconstituted with these TCRα genes along with TAK1β possessed a very broad range (&gt;3 log orders) of functional and structural avidities. These results suggest that TCR chain centricity can be exploited to enhance desired antitumor TCR reactivity and eliminate unwanted TCR cross-reactivity. TCR reactivity to target MHC/peptide complexes and cross-reactivity to unrelated MHC molecules are not inextricably linked and are separable at the TCR sequence level. However, it is still mandatory to carefully monitor for possible harmful toxicities caused by adoptive transfer of T cells redirected by thymically unselected TCRs.","container-title":"Cancer Immunology Research","DOI":"10.1158/2326-6066.CIR-14-0222","ISSN":"2326-6074","issue":"9","journalAbbreviation":"Cancer Immunol Res","language":"eng","note":"PMID: 25943533\nPMCID: PMC4561213","page":"1070-1081","source":"PubMed","title":"Optimization of T-cell Reactivity by Exploiting TCR Chain Centricity for the Purpose of Safe and Effective Antitumor TCR Gene Therapy","volume":"3","author":[{"family":"Ochi","given":"Toshiki"},{"family":"Nakatsugawa","given":"Munehide"},{"family":"Chamoto","given":"Kenji"},{"family":"Tanaka","given":"Shinya"},{"family":"Yamashita","given":"Yuki"},{"family":"Guo","given":"Tingxi"},{"family":"Fujiwara","given":"Hiroshi"},{"family":"Yasukawa","given":"Masaki"},{"family":"Butler","given":"Marcus O."},{"family":"Hirano","given":"Naoto"}],"issued":{"date-parts":[["2015",9]]}}},{"id":"FhMkDa3B/4ZFgYyHr","uris":["http://zotero.org/users/17043568/items/8UQBIFQV"],"itemData":{"id":"ytGgzPVN/5ktcqcE9","type":"article-journal","abstract":"TCRα- and β-chains cooperatively recognize peptide-MHC complexes. It has been shown that a \"chain-centric\" TCR hemichain can, by itself, dictate MHC-restricted Ag specificity without requiring major contributions from the paired TCR counterchain. Little is known, however, regarding the relative contributions and roles of chain-centric and its counter, non-chain-centric, hemichains in determining T cell avidity. We comprehensively analyzed a thymically unselected T cell repertoire generated by transducing the α-chain-centric HLA-A*02:01(A2)/MART127-35 TCRα, clone SIG35α, into A2-matched and unmatched postthymic T cells. Regardless of their HLA-A2 positivity, a substantial subset of peripheral T cells transduced with SIG35α gained reactivity for A2/MART127-35. Although the generated A2/MART127-35-specific T cells used various TRBV genes, TRBV27 predominated with &gt;10(2) highly diverse and unique clonotypic CDR3β sequences. T cells individually reconstituted with various A2/MART127-35 TRBV27 TCRβ genes along with SIG35α possessed a wide range (&gt;2 log orders) of avidity. Approximately half possessed avidity higher than T cells expressing clone DMF5, a naturally occurring A2/MART127-35 TCR with one of the highest affinities. Importantly, similar findings were recapitulated with other self-Ags. Our results indicate that, although a chain-centric TCR hemichain determines Ag specificity, the paired counterchain can regulate avidity over a broad range (&gt;2 log orders) without compromising Ag specificity. TCR chain centricity can be exploited to generate a thymically unselected Ag-specific T cell repertoire, which can be used to isolate high-avidity antitumor T cells and their uniquely encoded TCRs rarely found in the periphery because of tolerance.","container-title":"Journal of Immunology (Baltimore, Md.: 1950)","DOI":"10.4049/jimmunol.1401717","ISSN":"1550-6606","issue":"7","journalAbbreviation":"J Immunol","language":"eng","note":"PMID: 25710913\nPMCID: PMC4369446","page":"3487-3500","source":"PubMed","title":"Specific roles of each TCR hemichain in generating functional chain-centric TCR","volume":"194","author":[{"family":"Nakatsugawa","given":"Munehide"},{"family":"Yamashita","given":"Yuki"},{"family":"Ochi","given":"Toshiki"},{"family":"Tanaka","given":"Shinya"},{"family":"Chamoto","given":"Kenji"},{"family":"Guo","given":"Tingxi"},{"family":"Butler","given":"Marcus O."},{"family":"Hirano","given":"Naoto"}],"issued":{"date-parts":[["2015",4,1]]}}}],"schema":"https://github.com/citation-style-language/schema/raw/master/csl-citation.json"} </w:instrText>
      </w:r>
      <w:r w:rsidRPr="00F53962">
        <w:rPr>
          <w:rFonts w:ascii="Arial" w:hAnsi="Arial" w:cs="Arial"/>
          <w:color w:val="000000" w:themeColor="text1"/>
          <w:sz w:val="24"/>
          <w:szCs w:val="24"/>
        </w:rPr>
        <w:fldChar w:fldCharType="separate"/>
      </w:r>
      <w:r w:rsidRPr="00F53962">
        <w:rPr>
          <w:rFonts w:ascii="Arial" w:hAnsi="Arial" w:cs="Arial"/>
          <w:color w:val="000000" w:themeColor="text1"/>
          <w:sz w:val="24"/>
          <w:szCs w:val="24"/>
          <w:vertAlign w:val="superscript"/>
        </w:rPr>
        <w:t>6,9,10</w:t>
      </w:r>
      <w:r w:rsidRPr="00F53962">
        <w:rPr>
          <w:rFonts w:ascii="Arial" w:hAnsi="Arial" w:cs="Arial"/>
          <w:color w:val="000000" w:themeColor="text1"/>
          <w:sz w:val="24"/>
          <w:szCs w:val="24"/>
        </w:rPr>
        <w:fldChar w:fldCharType="end"/>
      </w:r>
      <w:r w:rsidRPr="00F53962">
        <w:rPr>
          <w:rFonts w:ascii="Arial" w:hAnsi="Arial" w:cs="Arial"/>
          <w:color w:val="000000" w:themeColor="text1"/>
          <w:sz w:val="24"/>
          <w:szCs w:val="24"/>
        </w:rPr>
        <w:t>.</w:t>
      </w:r>
    </w:p>
    <w:p w14:paraId="5C8920CB" w14:textId="77777777" w:rsidR="00A27618" w:rsidRPr="00F53962" w:rsidRDefault="00A27618" w:rsidP="00A27618">
      <w:pPr>
        <w:pStyle w:val="Heading2"/>
        <w:keepNext w:val="0"/>
        <w:keepLines w:val="0"/>
        <w:spacing w:line="360" w:lineRule="auto"/>
        <w:rPr>
          <w:rFonts w:ascii="Arial" w:eastAsia="Times New Roman" w:hAnsi="Arial" w:cs="Arial"/>
          <w:b/>
          <w:bCs/>
          <w:color w:val="000000"/>
          <w:sz w:val="24"/>
          <w:szCs w:val="24"/>
        </w:rPr>
      </w:pPr>
      <w:r w:rsidRPr="00F53962">
        <w:rPr>
          <w:rFonts w:ascii="Arial" w:eastAsia="Times New Roman" w:hAnsi="Arial" w:cs="Arial"/>
          <w:b/>
          <w:bCs/>
          <w:color w:val="000000"/>
          <w:sz w:val="24"/>
          <w:szCs w:val="24"/>
        </w:rPr>
        <w:t>Materials and Methods</w:t>
      </w:r>
    </w:p>
    <w:p w14:paraId="13BBEDC1" w14:textId="77777777" w:rsidR="00A27618" w:rsidRPr="00F53962" w:rsidRDefault="00A27618" w:rsidP="00A27618">
      <w:pPr>
        <w:pStyle w:val="Heading3"/>
        <w:keepNext w:val="0"/>
        <w:keepLines w:val="0"/>
        <w:spacing w:before="280" w:after="120" w:line="360" w:lineRule="auto"/>
        <w:rPr>
          <w:rFonts w:eastAsia="Times New Roman" w:cs="Arial"/>
          <w:color w:val="000000"/>
          <w:sz w:val="24"/>
          <w:szCs w:val="24"/>
        </w:rPr>
      </w:pPr>
      <w:bookmarkStart w:id="223" w:name="_kfdwou66xm1c" w:colFirst="0" w:colLast="0"/>
      <w:bookmarkEnd w:id="223"/>
      <w:r w:rsidRPr="00F53962">
        <w:rPr>
          <w:rFonts w:eastAsia="Times New Roman" w:cs="Arial"/>
          <w:b/>
          <w:bCs/>
          <w:color w:val="000000"/>
          <w:sz w:val="24"/>
          <w:szCs w:val="24"/>
        </w:rPr>
        <w:t xml:space="preserve">Sequence Data Collection and Access. </w:t>
      </w:r>
      <w:r w:rsidRPr="00F53962">
        <w:rPr>
          <w:rFonts w:eastAsia="Times New Roman" w:cs="Arial"/>
          <w:color w:val="000000"/>
          <w:sz w:val="24"/>
          <w:szCs w:val="24"/>
        </w:rPr>
        <w:t xml:space="preserve">Several TCR datasets were utilized in this study and are summarized in </w:t>
      </w:r>
      <w:r w:rsidRPr="00F53962">
        <w:rPr>
          <w:rFonts w:eastAsia="Times New Roman" w:cs="Arial"/>
          <w:b/>
          <w:bCs/>
          <w:color w:val="000000"/>
          <w:sz w:val="24"/>
          <w:szCs w:val="24"/>
        </w:rPr>
        <w:t>Table 1</w:t>
      </w:r>
      <w:r w:rsidRPr="00F53962">
        <w:rPr>
          <w:rFonts w:eastAsia="Times New Roman" w:cs="Arial"/>
          <w:color w:val="000000"/>
          <w:sz w:val="24"/>
          <w:szCs w:val="24"/>
        </w:rPr>
        <w:t>.</w:t>
      </w:r>
    </w:p>
    <w:p w14:paraId="2B9CCF12" w14:textId="685D2CD7" w:rsidR="00A27618" w:rsidRPr="00F53962" w:rsidRDefault="00A27618" w:rsidP="00A27618">
      <w:pPr>
        <w:spacing w:line="360" w:lineRule="auto"/>
        <w:rPr>
          <w:sz w:val="24"/>
          <w:szCs w:val="24"/>
        </w:rPr>
      </w:pPr>
      <w:r w:rsidRPr="00F53962">
        <w:rPr>
          <w:b/>
          <w:bCs/>
          <w:sz w:val="24"/>
          <w:szCs w:val="24"/>
        </w:rPr>
        <w:t xml:space="preserve"> TCRs (Set 1)</w:t>
      </w:r>
      <w:r w:rsidRPr="00F53962">
        <w:rPr>
          <w:sz w:val="24"/>
          <w:szCs w:val="24"/>
        </w:rPr>
        <w:t>. We analyzed paired αβ TCRs from</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{"citationID":"arechjur3u","properties":{"formattedCitation":"\\super 32,50\\nosupersub{}","plainCitation":"32,50","noteIndex":0},"citationItems":[{"id":"FhMkDa3B/Ns6dzAnB","uris":["http://zotero.org/users/17043568/items/BVC5VCV4"],"itemData":{"id":27,"type":"article-journal","abstract":"The ability to decode antigen specificities encapsulated in the sequences of rearranged T-cell receptor (TCR) genes is critical for our understanding of the adaptive immune system and promises significant advances in the field of translational medicine. Recent developments in high-throughput sequencing methods (immune repertoire sequencing technology, or RepSeq) and single-cell RNA sequencing technology have allowed us to obtain huge numbers of TCR sequences from donor samples and link them to T-cell phenotypes. However, our ability to annotate these TCR sequences still lags behind, owing to the enormous diversity of the TCR repertoire and the scarcity of available data on T-cell specificities. In this paper, we present VDJdb, a database that stores and aggregates the results of published T-cell specificity assays and provides a universal platform that couples antigen specificities with TCR sequences. We demonstrate that VDJdb is a versatile instrument for the annotation of TCR repertoire data, enabling a concatenated view of antigen-specific TCR sequence motifs. VDJdb can be accessed at https://vdjdb.cdr3.net and https://github.com/antigenomics/vdjdb-db.","container-title":"Nucleic Acids Research","DOI":"10.1093/nar/gkx760","ISSN":"1362-4962","issue":"D1","journalAbbreviation":"Nucleic Acids Res","language":"eng","note":"PMID: 28977646\nPMCID: PMC5753233","page":"D419-D427","source":"PubMed","title":"VDJdb: a curated database of T-cell receptor sequences with known antigen specificity","title-short":"VDJdb","volume":"46","author":[{"family":"Shugay","given":"Mikhail"},{"family":"Bagaev","given":"Dmitriy V."},{"family":"Zvyagin","given":"Ivan V."},{"family":"Vroomans","given":"Renske M."},{"family":"Crawford","given":"Jeremy Chase"},{"family":"Dolton","given":"Garry"},{"family":"Komech","given":"Ekaterina A."},{"family":"Sycheva","given":"Anastasiya L."},{"family":"Koneva","given":"Anna E."},{"family":"Egorov","given":"Evgeniy S."},{"family":"Eliseev","given":"Alexey V."},{"family":"Van Dyk","given":"Ewald"},{"family":"Dash","given":"Pradyot"},{"family":"Attaf","given":"Meriem"},{"family":"Rius","given":"Cristina"},{"family":"Ladell","given":"Kristin"},{"family":"McLaren","given":"James E."},{"family":"Matthews","given":"Katherine K."},{"family":"Clemens","given":"E. Bridie"},{"family":"Douek","given":"Daniel C."},{"family":"Luciani","given":"Fabio"},{"family":"Baarle","given":"Debbie","non-dropping-particle":"van"},{"family":"Kedzierska","given":"Katherine"},{"family":"Kesmir","given":"Can"},{"family":"Thomas","given":"Paul G."},{"family":"Price","given":"David A."},{"family":"Sewell","given":"Andrew K."},{"family":"Chudakov","given":"Dmitriy M."}],"issued":{"date-parts":[["2018",1,4]]}}},{"id":3702,"uris":["http://zotero.org/users/522661/items/VUWY9MZD"],"itemData":{"id":3702,"type":"article-journal","abstract":"Here,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32,50</w:t>
      </w:r>
      <w:r w:rsidRPr="00F53962">
        <w:rPr>
          <w:rFonts w:eastAsia="Times New Roman"/>
          <w:color w:val="000000"/>
          <w:sz w:val="24"/>
          <w:szCs w:val="24"/>
        </w:rPr>
        <w:fldChar w:fldCharType="end"/>
      </w:r>
      <w:r w:rsidRPr="00F53962">
        <w:rPr>
          <w:sz w:val="24"/>
          <w:szCs w:val="24"/>
        </w:rPr>
        <w:t xml:space="preserve"> (</w:t>
      </w:r>
      <w:hyperlink r:id="rId9" w:history="1">
        <w:r w:rsidRPr="00F53962">
          <w:rPr>
            <w:rStyle w:val="Hyperlink"/>
            <w:sz w:val="24"/>
            <w:szCs w:val="24"/>
          </w:rPr>
          <w:t>https://</w:t>
        </w:r>
        <w:r w:rsidR="00377BAA" w:rsidRPr="00F53962">
          <w:rPr>
            <w:rStyle w:val="Hyperlink"/>
            <w:i/>
            <w:sz w:val="24"/>
            <w:szCs w:val="24"/>
          </w:rPr>
          <w:t>VDJdb</w:t>
        </w:r>
        <w:r w:rsidRPr="00F53962">
          <w:rPr>
            <w:rStyle w:val="Hyperlink"/>
            <w:sz w:val="24"/>
            <w:szCs w:val="24"/>
          </w:rPr>
          <w:t>.cdr3.net/</w:t>
        </w:r>
      </w:hyperlink>
      <w:r w:rsidRPr="00F53962">
        <w:rPr>
          <w:sz w:val="24"/>
          <w:szCs w:val="24"/>
        </w:rPr>
        <w:t xml:space="preserve">), a curated open-access database linking TCR sequences to defined epitopes across viral, bacterial, and mammalian species. Analyses used releases dated December 14, 2024, and January 3, 2025; only paired sequences from </w:t>
      </w:r>
      <w:r w:rsidRPr="00F53962">
        <w:rPr>
          <w:i/>
          <w:iCs/>
          <w:sz w:val="24"/>
          <w:szCs w:val="24"/>
        </w:rPr>
        <w:t>Homo sapiens</w:t>
      </w:r>
      <w:r w:rsidRPr="00F53962">
        <w:rPr>
          <w:sz w:val="24"/>
          <w:szCs w:val="24"/>
        </w:rPr>
        <w:t xml:space="preserve"> were analyzed.</w:t>
      </w:r>
    </w:p>
    <w:p w14:paraId="39C0A3BB" w14:textId="640AF6CC" w:rsidR="00A27618" w:rsidRPr="00F53962" w:rsidRDefault="00A27618" w:rsidP="00A27618">
      <w:pPr>
        <w:spacing w:before="240" w:after="120" w:line="360" w:lineRule="auto"/>
        <w:rPr>
          <w:rFonts w:eastAsia="Times New Roman"/>
          <w:color w:val="000000"/>
          <w:sz w:val="24"/>
          <w:szCs w:val="24"/>
        </w:rPr>
      </w:pPr>
      <w:r w:rsidRPr="00F53962">
        <w:rPr>
          <w:rFonts w:eastAsia="Times New Roman"/>
          <w:b/>
          <w:bCs/>
          <w:color w:val="000000"/>
          <w:sz w:val="24"/>
          <w:szCs w:val="24"/>
        </w:rPr>
        <w:t>COVID-19 TCRs (Sets 2, 3, 4, and 5)</w:t>
      </w:r>
      <w:r w:rsidRPr="00F53962">
        <w:rPr>
          <w:rFonts w:eastAsia="Times New Roman"/>
          <w:color w:val="000000"/>
          <w:sz w:val="24"/>
          <w:szCs w:val="24"/>
        </w:rPr>
        <w:t>. We assembled single-cell RNA-seq TCR repertoires from four studies of SARS-CoV-2 infection and healthy controls</w:t>
      </w:r>
      <w:r w:rsidR="00DB29B4" w:rsidRPr="00F53962">
        <w:rPr>
          <w:sz w:val="24"/>
          <w:szCs w:val="24"/>
        </w:rPr>
        <w:t xml:space="preserve"> </w:t>
      </w:r>
      <w:r w:rsidR="00DB29B4" w:rsidRPr="00F53962">
        <w:rPr>
          <w:sz w:val="24"/>
          <w:szCs w:val="24"/>
        </w:rPr>
        <w:fldChar w:fldCharType="begin"/>
      </w:r>
      <w:r w:rsidR="00377BAA" w:rsidRPr="00F53962">
        <w:rPr>
          <w:sz w:val="24"/>
          <w:szCs w:val="24"/>
        </w:rPr>
        <w:instrText xml:space="preserve"> ADDIN ZOTERO_ITEM CSL_CITATION {"citationID":"1Ai72Yj0","properties":{"formattedCitation":"\\super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DB29B4"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00DB29B4" w:rsidRPr="00F53962">
        <w:rPr>
          <w:sz w:val="24"/>
          <w:szCs w:val="24"/>
        </w:rPr>
        <w:fldChar w:fldCharType="end"/>
      </w:r>
      <w:r w:rsidRPr="00F53962">
        <w:rPr>
          <w:sz w:val="24"/>
          <w:szCs w:val="24"/>
          <w:lang w:val="en-US"/>
        </w:rPr>
        <w:t>.</w:t>
      </w:r>
      <w:r w:rsidRPr="00F53962">
        <w:rPr>
          <w:rFonts w:eastAsia="Times New Roman"/>
          <w:color w:val="000000"/>
          <w:sz w:val="24"/>
          <w:szCs w:val="24"/>
        </w:rPr>
        <w:t xml:space="preserve"> Data (gene expression + paired TCRs) were obtained from published data tables </w:t>
      </w:r>
      <w:r w:rsidRPr="00F53962">
        <w:rPr>
          <w:rFonts w:eastAsia="Times New Roman"/>
          <w:color w:val="000000"/>
          <w:sz w:val="24"/>
          <w:szCs w:val="24"/>
        </w:rPr>
        <w:fldChar w:fldCharType="begin"/>
      </w:r>
      <w:r w:rsidRPr="00F53962">
        <w:rPr>
          <w:rFonts w:eastAsia="Times New Roman"/>
          <w:color w:val="000000"/>
          <w:sz w:val="24"/>
          <w:szCs w:val="24"/>
        </w:rPr>
        <w:instrText xml:space="preserve"> ADDIN ZOTERO_ITEM CSL_CITATION {"citationID":"ab5i8uop0u","properties":{"formattedCitation":"\\super 17\\nosupersub{}","plainCitation":"17","noteIndex":0},"citationItems":[{"id":3853,"uris":["http://zotero.org/users/522661/items/PI4ZELH5"],"itemData":{"id":3853,"type":"article-journal","abstract":"T cell receptor (TCR) repertoires are critical for antiviral immunity. Determining the TCR repertoire composition, diversity, and dynamics and how they change during viral infection can inform the molecular specificity of host responses to viruses such as SARS-CoV-2. To determine signatures associated with COVID-19 disease severity, here we perform a large-scale analysis of over 4.7 billion sequences across 2130 TCR repertoires from COVID-19 patients and healthy donors. TCR repertoire analyses from these data identify and characterize convergent COVID-19-associated CDR3 gene usages, specificity groups, and sequence patterns. Here we show that T cell clonal expansion is associated with the upregulation of T cell effector function, TCR signaling, NF-kB signaling, and interferon-gamma signaling pathways. We also demonstrate that machine learning approaches accurately predict COVID-19 infection based on TCR sequence features, with certain high-power models reaching near-perfect AUROC scores. These analyses provide a systems immunology view of T cell adaptive immune responses to COVID-19.","container-title":"Communications Biology","DOI":"10.1038/s42003-023-04447-4","ISSN":"2399-3642","issue":"1","journalAbbreviation":"Commun Biol","language":"en","license":"2023 The Author(s)","note":"publisher: Nature Publishing Group","page":"1-13","source":"www.nature.com","title":"Machine learning identifies T cell receptor repertoire signatures associated with COVID-19 severity","volume":"6","author":[{"family":"Park","given":"Jonathan J."},{"family":"Lee","given":"Kyoung A. V."},{"family":"Lam","given":"Stanley Z."},{"family":"Moon","given":"Katherine S."},{"family":"Fang","given":"Zhenhao"},{"family":"Chen","given":"Sidi"}],"issued":{"date-parts":[["2023",1,20]]}}}],"schema":"https://github.com/citation-style-language/schema/raw/master/csl-citation.json"}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rPr>
        <w:t>17</w:t>
      </w:r>
      <w:r w:rsidRPr="00F53962">
        <w:rPr>
          <w:rFonts w:eastAsia="Times New Roman"/>
          <w:color w:val="000000"/>
          <w:sz w:val="24"/>
          <w:szCs w:val="24"/>
        </w:rPr>
        <w:fldChar w:fldCharType="end"/>
      </w:r>
      <w:r w:rsidRPr="00F53962">
        <w:rPr>
          <w:rFonts w:eastAsia="Times New Roman"/>
          <w:color w:val="000000"/>
          <w:sz w:val="24"/>
          <w:szCs w:val="24"/>
        </w:rPr>
        <w:t xml:space="preserve">, GEO (GSE1620861), and </w:t>
      </w:r>
      <w:proofErr w:type="spellStart"/>
      <w:r w:rsidRPr="00F53962">
        <w:rPr>
          <w:rFonts w:eastAsia="Times New Roman"/>
          <w:color w:val="000000"/>
          <w:sz w:val="24"/>
          <w:szCs w:val="24"/>
        </w:rPr>
        <w:t>ArrayExpress</w:t>
      </w:r>
      <w:proofErr w:type="spellEnd"/>
      <w:r w:rsidRPr="00F53962">
        <w:rPr>
          <w:rFonts w:eastAsia="Times New Roman"/>
          <w:color w:val="000000"/>
          <w:sz w:val="24"/>
          <w:szCs w:val="24"/>
        </w:rPr>
        <w:t xml:space="preserve"> (E-MTAB-10026, E-MTAB-9357). Datasets were chosen for comparable cohorts, wet-lab/</w:t>
      </w:r>
      <w:proofErr w:type="spellStart"/>
      <w:r w:rsidRPr="00F53962">
        <w:rPr>
          <w:rFonts w:eastAsia="Times New Roman"/>
          <w:color w:val="000000"/>
          <w:sz w:val="24"/>
          <w:szCs w:val="24"/>
        </w:rPr>
        <w:t>scRNA</w:t>
      </w:r>
      <w:proofErr w:type="spellEnd"/>
      <w:r w:rsidRPr="00F53962">
        <w:rPr>
          <w:rFonts w:eastAsia="Times New Roman"/>
          <w:color w:val="000000"/>
          <w:sz w:val="24"/>
          <w:szCs w:val="24"/>
        </w:rPr>
        <w:t>-seq methods, and sampling windows. Disease labels were harmonized, analyses were restricted to CD4</w:t>
      </w:r>
      <w:r w:rsidRPr="00F53962">
        <w:rPr>
          <w:rFonts w:ascii="Cambria Math" w:eastAsia="Times New Roman" w:hAnsi="Cambria Math" w:cs="Cambria Math"/>
          <w:color w:val="000000"/>
          <w:sz w:val="24"/>
          <w:szCs w:val="24"/>
        </w:rPr>
        <w:t>⁺</w:t>
      </w:r>
      <w:r w:rsidRPr="00F53962">
        <w:rPr>
          <w:rFonts w:eastAsia="Times New Roman"/>
          <w:color w:val="000000"/>
          <w:sz w:val="24"/>
          <w:szCs w:val="24"/>
        </w:rPr>
        <w:t xml:space="preserve"> cells, and both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chains were retained, yielding 556,285 total TCR chains.</w:t>
      </w:r>
    </w:p>
    <w:p w14:paraId="2E560DA2" w14:textId="3E5FD90C" w:rsidR="00A27618" w:rsidRPr="00F53962" w:rsidRDefault="00A27618" w:rsidP="00A27618">
      <w:pPr>
        <w:spacing w:before="240" w:after="120" w:line="360" w:lineRule="auto"/>
        <w:rPr>
          <w:rFonts w:eastAsia="Times New Roman"/>
          <w:color w:val="000000"/>
          <w:sz w:val="24"/>
          <w:szCs w:val="24"/>
        </w:rPr>
      </w:pPr>
      <w:r w:rsidRPr="00F53962">
        <w:rPr>
          <w:rFonts w:eastAsia="Times New Roman"/>
          <w:b/>
          <w:bCs/>
          <w:color w:val="000000"/>
          <w:sz w:val="24"/>
          <w:szCs w:val="24"/>
        </w:rPr>
        <w:t>Other TCRs.</w:t>
      </w:r>
      <w:r w:rsidRPr="00F53962">
        <w:rPr>
          <w:rFonts w:eastAsia="Times New Roman"/>
          <w:color w:val="000000"/>
          <w:sz w:val="24"/>
          <w:szCs w:val="24"/>
        </w:rPr>
        <w:t xml:space="preserve"> V/(D)J/CDR3 protein sequences were downloaded from </w:t>
      </w:r>
      <w:r w:rsidRPr="00F53962">
        <w:rPr>
          <w:rFonts w:eastAsia="Times New Roman"/>
          <w:color w:val="000000"/>
          <w:sz w:val="24"/>
          <w:szCs w:val="24"/>
        </w:rPr>
        <w:fldChar w:fldCharType="begin"/>
      </w:r>
      <w:r w:rsidR="00377BAA" w:rsidRPr="00F53962">
        <w:rPr>
          <w:rFonts w:eastAsia="Times New Roman"/>
          <w:color w:val="000000"/>
          <w:sz w:val="24"/>
          <w:szCs w:val="24"/>
        </w:rPr>
        <w:instrText xml:space="preserve"> ADDIN ZOTERO_ITEM CSL_CITATION {"citationID":"a220t1k6gog","properties":{"formattedCitation":"\\super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rFonts w:eastAsia="Times New Roman"/>
          <w:color w:val="000000"/>
          <w:sz w:val="24"/>
          <w:szCs w:val="24"/>
        </w:rPr>
        <w:fldChar w:fldCharType="separate"/>
      </w:r>
      <w:r w:rsidR="00377BAA" w:rsidRPr="00F53962">
        <w:rPr>
          <w:rFonts w:eastAsiaTheme="minorHAnsi"/>
          <w:color w:val="000000"/>
          <w:sz w:val="24"/>
          <w:szCs w:val="24"/>
          <w:vertAlign w:val="superscript"/>
          <w:lang w:val="en-US"/>
          <w14:ligatures w14:val="standardContextual"/>
        </w:rPr>
        <w:t>32</w:t>
      </w:r>
      <w:r w:rsidRPr="00F53962">
        <w:rPr>
          <w:rFonts w:eastAsia="Times New Roman"/>
          <w:color w:val="000000"/>
          <w:sz w:val="24"/>
          <w:szCs w:val="24"/>
        </w:rPr>
        <w:fldChar w:fldCharType="end"/>
      </w:r>
      <w:r w:rsidRPr="00F53962">
        <w:rPr>
          <w:rFonts w:eastAsia="Times New Roman"/>
          <w:color w:val="000000"/>
          <w:sz w:val="24"/>
          <w:szCs w:val="24"/>
        </w:rPr>
        <w:t xml:space="preserve"> (updated 01/03/25). </w:t>
      </w:r>
      <w:r w:rsidRPr="00F53962">
        <w:rPr>
          <w:sz w:val="24"/>
          <w:szCs w:val="24"/>
        </w:rPr>
        <w:t>Because</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lacks </w:t>
      </w:r>
      <w:proofErr w:type="spellStart"/>
      <w:r w:rsidRPr="00F53962">
        <w:rPr>
          <w:sz w:val="24"/>
          <w:szCs w:val="24"/>
        </w:rPr>
        <w:t>nt</w:t>
      </w:r>
      <w:proofErr w:type="spellEnd"/>
      <w:r w:rsidRPr="00F53962">
        <w:rPr>
          <w:sz w:val="24"/>
          <w:szCs w:val="24"/>
        </w:rPr>
        <w:t xml:space="preserve"> junction sequences, we reconstructed full TCR cDNAs from V/(D)J/junction amino-acid inputs using </w:t>
      </w:r>
      <w:proofErr w:type="spellStart"/>
      <w:r w:rsidRPr="00F53962">
        <w:rPr>
          <w:i/>
          <w:iCs/>
          <w:sz w:val="24"/>
          <w:szCs w:val="24"/>
        </w:rPr>
        <w:t>Stitchr</w:t>
      </w:r>
      <w:proofErr w:type="spellEnd"/>
      <w:r w:rsidRPr="00F53962">
        <w:rPr>
          <w:sz w:val="24"/>
          <w:szCs w:val="24"/>
        </w:rPr>
        <w:t xml:space="preserve"> (v1.1.3.1) 53</w:t>
      </w:r>
      <w:r w:rsidRPr="00F53962">
        <w:rPr>
          <w:sz w:val="24"/>
          <w:szCs w:val="24"/>
        </w:rPr>
        <w:fldChar w:fldCharType="begin"/>
      </w:r>
      <w:r w:rsidR="00F53962" w:rsidRPr="00F53962">
        <w:rPr>
          <w:sz w:val="24"/>
          <w:szCs w:val="24"/>
        </w:rPr>
        <w:instrText xml:space="preserve"> ADDIN ZOTERO_ITEM CSL_CITATION {"citationID":"a2grk0d480","properties":{"formattedCitation":"\\super 51\\nosupersub{}","plainCitation":"51","noteIndex":0},"citationItems":[{"id":3393,"uris":["http://zotero.org/users/522661/items/2G36RIJD"],"itemData":{"id":3393,"type":"article-journal","abstract":"The study and manipulation of T cell receptors (TCRs) is central to multiple fields across basic and translational immunology research. Produced by V(D)J recombination, TCRs are often only recorded in the literature and data repositories as a combination of their V and J gene symbols, plus their hypervariable CDR3 amino acid sequence. However, numerous applications require full-length coding nucleotide sequences. Here we present Stitchr, a software tool developed to specifically address this limitation. Given minimal V/J/CDR3 information, Stitchr produces complete coding sequences representing a fully spliced TCR cDNA. Due to its modular design, Stitchr can be used for TCR engineering using either published germline or novel/modified variable and constant region sequences. Sequences produced by Stitchr were validated by synthesizing and transducing TCR sequences into Jurkat cells, recapitulating the expected antigen specificity of the parental TCR. Using a companion script, Thimble, we demonstrate that Stitchr can process a million TCRs in under ten minutes using a standard desktop personal computer. By systematizing the production and modification of TCR sequences, we propose that Stitchr will increase the speed, repeatability, and reproducibility of TCR research. Stitchr is available on GitHub.","container-title":"Nucleic Acids Research","DOI":"10.1093/nar/gkac190","ISSN":"1362-4962","issue":"12","journalAbbreviation":"Nucleic Acids Res","language":"eng","note":"PMID: 35325179\nPMCID: PMC9262623","page":"e68","source":"PubMed","title":"Stitchr: stitching coding TCR nucleotide sequences from V/J/CDR3 information","title-short":"Stitchr","volume":"50","author":[{"family":"Heather","given":"James M."},{"family":"Spindler","given":"Matthew J."},{"family":"Alonso","given":"Marta Herrero"},{"family":"Shui","given":"Yifang Ivana"},{"family":"Millar","given":"David G."},{"family":"Johnson","given":"David S."},{"family":"Cobbold","given":"Mark"},{"family":"Hata","given":"Aaron N."}],"issued":{"date-parts":[["2022",7,8]]}}}],"schema":"https://github.com/citation-style-language/schema/raw/master/csl-citation.json"}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51</w:t>
      </w:r>
      <w:r w:rsidRPr="00F53962">
        <w:rPr>
          <w:sz w:val="24"/>
          <w:szCs w:val="24"/>
        </w:rPr>
        <w:fldChar w:fldCharType="end"/>
      </w:r>
      <w:r w:rsidRPr="00F53962">
        <w:rPr>
          <w:sz w:val="24"/>
          <w:szCs w:val="24"/>
        </w:rPr>
        <w:t xml:space="preserve">. </w:t>
      </w:r>
      <w:r w:rsidRPr="00F53962">
        <w:rPr>
          <w:rFonts w:eastAsia="Times New Roman"/>
          <w:color w:val="000000"/>
          <w:sz w:val="24"/>
          <w:szCs w:val="24"/>
        </w:rPr>
        <w:t xml:space="preserve">TCR sequence features were derived from </w:t>
      </w:r>
      <w:proofErr w:type="spellStart"/>
      <w:r w:rsidRPr="00F53962">
        <w:rPr>
          <w:rFonts w:eastAsia="Times New Roman"/>
          <w:i/>
          <w:iCs/>
          <w:color w:val="000000"/>
          <w:sz w:val="24"/>
          <w:szCs w:val="24"/>
        </w:rPr>
        <w:t>Stitchr</w:t>
      </w:r>
      <w:proofErr w:type="spellEnd"/>
      <w:r w:rsidRPr="00F53962">
        <w:rPr>
          <w:rFonts w:eastAsia="Times New Roman"/>
          <w:color w:val="000000"/>
          <w:sz w:val="24"/>
          <w:szCs w:val="24"/>
        </w:rPr>
        <w:t xml:space="preserve">-produced cDNA sequences using </w:t>
      </w:r>
      <w:r w:rsidRPr="00F53962">
        <w:rPr>
          <w:rFonts w:eastAsia="Times New Roman"/>
          <w:i/>
          <w:iCs/>
          <w:color w:val="000000"/>
          <w:sz w:val="24"/>
          <w:szCs w:val="24"/>
        </w:rPr>
        <w:t>IMGT/</w:t>
      </w:r>
      <w:proofErr w:type="spellStart"/>
      <w:r w:rsidRPr="00F53962">
        <w:rPr>
          <w:rFonts w:eastAsia="Times New Roman"/>
          <w:i/>
          <w:iCs/>
          <w:color w:val="000000"/>
          <w:sz w:val="24"/>
          <w:szCs w:val="24"/>
        </w:rPr>
        <w:t>HighV</w:t>
      </w:r>
      <w:proofErr w:type="spellEnd"/>
      <w:r w:rsidRPr="00F53962">
        <w:rPr>
          <w:rFonts w:eastAsia="Times New Roman"/>
          <w:i/>
          <w:iCs/>
          <w:color w:val="000000"/>
          <w:sz w:val="24"/>
          <w:szCs w:val="24"/>
        </w:rPr>
        <w:t>-QUEST</w:t>
      </w:r>
      <w:r w:rsidRPr="00F53962">
        <w:rPr>
          <w:rFonts w:eastAsia="Times New Roman"/>
          <w:i/>
          <w:iCs/>
          <w:color w:val="000000"/>
          <w:sz w:val="24"/>
          <w:szCs w:val="24"/>
        </w:rPr>
        <w:fldChar w:fldCharType="begin"/>
      </w:r>
      <w:r w:rsidR="00F53962" w:rsidRPr="00F53962">
        <w:rPr>
          <w:rFonts w:eastAsia="Times New Roman"/>
          <w:i/>
          <w:iCs/>
          <w:color w:val="000000"/>
          <w:sz w:val="24"/>
          <w:szCs w:val="24"/>
        </w:rPr>
        <w:instrText xml:space="preserve"> ADDIN ZOTERO_ITEM CSL_CITATION {"citationID":"aisevs22s6","properties":{"formattedCitation":"\\super 52\\nosupersub{}","plainCitation":"52","noteIndex":0},"citationItems":[{"id":851,"uris":["http://zotero.org/users/522661/items/4B3I8M35"],"itemData":{"id":851,"type":"article-journal","abstract":"IMGT/V-QUEST is the highly customized and integrated online IMGT(®) tool for the standardized analysis of the immunoglobulin (IG) or antibody and T cell receptor (TR) rearranged nucleotide sequences. The analysis of these antigen receptors represents a crucial challenge for the study of the adaptive immune response in normal and disease-related situations. The expressed IG and TR repertoires represent a potential of 10(12) IG and 10(12) TR per individual. This huge diversity results from mechanisms that occur at the DNA level during the IG and TR molecular synthesis. These mechanisms include the combinatorial rearrangements of the variable (V), diversity (D) and joining (J) genes, the N-diversity (deletion and addition at random of nucleotides during the V-(D)-J rearrangement) and, for IG, somatic hypermutations. IMGT/V-QUEST identifies the V, D, J genes and alleles by alignment with the germline IG and TR gene and allele sequences of the IMGT reference directory. The tool describes the V-REGION mutations and identifies the hot spot positions in the closest germline V gene. IMGT/V-QUEST integrates IMGT/JunctionAnalysis for a detailed analysis of the V-J and V-D-J junctions and IMGT/Automat for a complete annotation of the sequences and also provides IMGT Collier de Perles. IMGT/HighV-QUEST, the high-throughput version of IMGT/V-QUEST, implemented to answer the needs of deep sequencing data analysis from Next Generation Sequencing (NGS), allows the analysis of thousands of IG and TR sequences in a single run. IMGT/V-QUEST and IMGT/HighV-QUEST are available at the IMGT(®) Home page, http://www.imgt.org.","container-title":"Methods in Molecular Biology (Clifton, N.J.)","DOI":"10.1007/978-1-61779-842-9_32","ISSN":"1940-6029","journalAbbreviation":"Methods Mol. Biol.","language":"eng","note":"PMID: 22665256","page":"569-604","source":"PubMed","title":"IMGT(®) tools for the nucleotide analysis of immunoglobulin (IG) and T cell receptor (TR) V-(D)-J repertoires, polymorphisms, and IG mutations: IMGT/V-QUEST and IMGT/HighV-QUEST for NGS","title-short":"IMGT(®) tools for the nucleotide analysis of immunoglobulin (IG) and T cell receptor (TR) V-(D)-J repertoires, polymorphisms, and IG mutations","volume":"882","author":[{"family":"Alamyar","given":"Eltaf"},{"family":"Duroux","given":"Patrice"},{"family":"Lefranc","given":"Marie-Paule"},{"family":"Giudicelli","given":"Véronique"}],"issued":{"date-parts":[["2012"]]}}}],"schema":"https://github.com/citation-style-language/schema/raw/master/csl-citation.json"} </w:instrText>
      </w:r>
      <w:r w:rsidRPr="00F53962">
        <w:rPr>
          <w:rFonts w:eastAsia="Times New Roman"/>
          <w:i/>
          <w:iCs/>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52</w:t>
      </w:r>
      <w:r w:rsidRPr="00F53962">
        <w:rPr>
          <w:rFonts w:eastAsia="Times New Roman"/>
          <w:i/>
          <w:iCs/>
          <w:color w:val="000000"/>
          <w:sz w:val="24"/>
          <w:szCs w:val="24"/>
        </w:rPr>
        <w:fldChar w:fldCharType="end"/>
      </w:r>
      <w:r w:rsidRPr="00F53962">
        <w:rPr>
          <w:rFonts w:eastAsia="Times New Roman"/>
          <w:color w:val="000000"/>
          <w:sz w:val="24"/>
          <w:szCs w:val="24"/>
        </w:rPr>
        <w:t>.</w:t>
      </w:r>
    </w:p>
    <w:p w14:paraId="3655CB61" w14:textId="77777777" w:rsidR="00A27618" w:rsidRPr="00F53962" w:rsidRDefault="00A27618" w:rsidP="00A27618">
      <w:pPr>
        <w:spacing w:after="120" w:line="360" w:lineRule="auto"/>
        <w:rPr>
          <w:rFonts w:eastAsia="Times New Roman"/>
          <w:color w:val="000000"/>
          <w:sz w:val="24"/>
          <w:szCs w:val="24"/>
        </w:rPr>
      </w:pPr>
      <w:r w:rsidRPr="00F53962">
        <w:rPr>
          <w:rFonts w:eastAsia="Times New Roman"/>
          <w:b/>
          <w:bCs/>
          <w:color w:val="000000"/>
          <w:sz w:val="24"/>
          <w:szCs w:val="24"/>
        </w:rPr>
        <w:t>Data preprocessing and quality control</w:t>
      </w:r>
      <w:r w:rsidRPr="00F53962">
        <w:rPr>
          <w:rFonts w:eastAsia="Times New Roman"/>
          <w:color w:val="000000"/>
          <w:sz w:val="24"/>
          <w:szCs w:val="24"/>
        </w:rPr>
        <w:t xml:space="preserve">. Data were downloaded locally and harmonized to a common schema. Records with missing chains were removed, retaining only paired α/β TCRs. Unless noted, junctions were filtered to the canonical C…F/W motif. For specific analyses, MAIT and </w:t>
      </w:r>
      <w:proofErr w:type="spellStart"/>
      <w:r w:rsidRPr="00F53962">
        <w:rPr>
          <w:rFonts w:eastAsia="Times New Roman"/>
          <w:color w:val="000000"/>
          <w:sz w:val="24"/>
          <w:szCs w:val="24"/>
        </w:rPr>
        <w:t>iNKT</w:t>
      </w:r>
      <w:proofErr w:type="spellEnd"/>
      <w:r w:rsidRPr="00F53962">
        <w:rPr>
          <w:rFonts w:eastAsia="Times New Roman"/>
          <w:color w:val="000000"/>
          <w:sz w:val="24"/>
          <w:szCs w:val="24"/>
        </w:rPr>
        <w:t xml:space="preserve"> sequences were excluded using motif- and V/J–based rules.</w:t>
      </w:r>
    </w:p>
    <w:p w14:paraId="146825AD" w14:textId="52769895" w:rsidR="00A27618" w:rsidRPr="00F53962" w:rsidRDefault="00A27618" w:rsidP="00A27618">
      <w:pPr>
        <w:spacing w:before="240" w:after="120" w:line="360" w:lineRule="auto"/>
        <w:rPr>
          <w:sz w:val="24"/>
          <w:szCs w:val="24"/>
        </w:rPr>
      </w:pPr>
      <w:r w:rsidRPr="00F53962">
        <w:rPr>
          <w:rFonts w:eastAsia="Times New Roman"/>
          <w:b/>
          <w:bCs/>
          <w:color w:val="000000"/>
          <w:sz w:val="24"/>
          <w:szCs w:val="24"/>
        </w:rPr>
        <w:t>Integration of CD4</w:t>
      </w:r>
      <w:r w:rsidRPr="00F53962">
        <w:rPr>
          <w:rFonts w:ascii="Cambria Math" w:eastAsia="Times New Roman" w:hAnsi="Cambria Math" w:cs="Cambria Math"/>
          <w:b/>
          <w:bCs/>
          <w:color w:val="000000"/>
          <w:sz w:val="24"/>
          <w:szCs w:val="24"/>
        </w:rPr>
        <w:t>⁺</w:t>
      </w:r>
      <w:r w:rsidRPr="00F53962">
        <w:rPr>
          <w:rFonts w:eastAsia="Times New Roman"/>
          <w:b/>
          <w:bCs/>
          <w:color w:val="000000"/>
          <w:sz w:val="24"/>
          <w:szCs w:val="24"/>
        </w:rPr>
        <w:t> T</w:t>
      </w:r>
      <w:r w:rsidRPr="00F53962">
        <w:rPr>
          <w:rFonts w:ascii="Cambria Math" w:eastAsia="Times New Roman" w:hAnsi="Cambria Math" w:cs="Cambria Math"/>
          <w:b/>
          <w:bCs/>
          <w:color w:val="000000"/>
          <w:sz w:val="24"/>
          <w:szCs w:val="24"/>
        </w:rPr>
        <w:t>‑</w:t>
      </w:r>
      <w:r w:rsidRPr="00F53962">
        <w:rPr>
          <w:rFonts w:eastAsia="Times New Roman"/>
          <w:b/>
          <w:bCs/>
          <w:color w:val="000000"/>
          <w:sz w:val="24"/>
          <w:szCs w:val="24"/>
        </w:rPr>
        <w:t>cell Repertoires</w:t>
      </w:r>
      <w:r w:rsidRPr="00F53962">
        <w:rPr>
          <w:rFonts w:eastAsia="Times New Roman"/>
          <w:color w:val="000000"/>
          <w:sz w:val="24"/>
          <w:szCs w:val="24"/>
        </w:rPr>
        <w:t xml:space="preserve">. To harmonize disease severity across studies, we mapped severity labels from each dataset to the National Health Commission (NHC) </w:t>
      </w:r>
      <w:r w:rsidRPr="00F53962">
        <w:rPr>
          <w:rFonts w:eastAsia="Times New Roman"/>
          <w:color w:val="000000"/>
          <w:sz w:val="24"/>
          <w:szCs w:val="24"/>
        </w:rPr>
        <w:lastRenderedPageBreak/>
        <w:t xml:space="preserve">v7 guideline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{"citationID":"a3euqll28j","properties":{"formattedCitation":"\\super 53\\nosupersub{}","plainCitation":"53","noteIndex":0},"citationItems":[{"id":"FhMkDa3B/b6cVoo1C","uris":["http://zotero.org/users/17043568/items/UPRDEPCX"],"itemData":{"id":22,"type":"article-journal","abstract":"With the deepening of the understanding and research in coronavirus disease 2019 (COVID-19), the diagnosis and treatment of COVID-19 have been constantly updated and improved. In China, since the implementation of \"Guidelines for the Diagnosis and Treatment of COVID-19 (1st Trial Version)\" on Jan. 15, 2020, 2nd to 7th versions (including revision of 5th version) was updated from Jan. 18, Jan. 22, Jan. 27, Feb. 4, Feb. 8, Feb. 18 and Mar. 3, respectively. Versions updated subsequently provide more detailed information in many ways than the 1st and 2nd versions, so this paper will introduce the development of the main contents of the 3rd to 7th versions of COVID-19 guidelines in China, which hopes to provide help for clinical medical staff in other countries fighting with this disease.","container-title":"Global Health &amp; Medicine","DOI":"10.35772/ghm.2020.01015","ISSN":"2434-9186","issue":"2","journalAbbreviation":"Glob Health Med","note":"PMID: 33330780\nPMCID: PMC7731342","page":"66-72","source":"PubMed Central","title":"Guidelines for the diagnosis and treatment of coronavirus disease 2019 (COVID-19) in China","volume":"2","author":[{"family":"Xu","given":"Youyao"},{"family":"Chen","given":"Yizhen"},{"family":"Tang","given":"Xiaoyan"}],"issued":{"date-parts":[["2020",4,30]]}}}],"schema":"https://github.com/citation-style-language/schema/raw/master/csl-citation.json"}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53</w:t>
      </w:r>
      <w:r w:rsidRPr="00F53962">
        <w:rPr>
          <w:rFonts w:eastAsia="Times New Roman"/>
          <w:color w:val="000000"/>
          <w:sz w:val="24"/>
          <w:szCs w:val="24"/>
        </w:rPr>
        <w:fldChar w:fldCharType="end"/>
      </w:r>
      <w:r w:rsidRPr="00F53962">
        <w:rPr>
          <w:rFonts w:eastAsia="Times New Roman"/>
          <w:color w:val="000000"/>
          <w:sz w:val="24"/>
          <w:szCs w:val="24"/>
        </w:rPr>
        <w:t>, yielding unified categories—healthy, mild, moderate, severe—and enabling consistent cross-study comparisons.</w:t>
      </w:r>
      <w:bookmarkStart w:id="224" w:name="_e1gfcu9g0t92" w:colFirst="0" w:colLast="0"/>
      <w:bookmarkEnd w:id="224"/>
      <w:r w:rsidRPr="00F53962">
        <w:rPr>
          <w:rFonts w:eastAsia="Times New Roman"/>
          <w:color w:val="000000"/>
          <w:sz w:val="24"/>
          <w:szCs w:val="24"/>
        </w:rPr>
        <w:t xml:space="preserve"> After harmonizing disease states, we restricted all datasets to CD4</w:t>
      </w:r>
      <w:r w:rsidRPr="00F53962">
        <w:rPr>
          <w:rFonts w:ascii="Cambria Math" w:eastAsia="Times New Roman" w:hAnsi="Cambria Math" w:cs="Cambria Math"/>
          <w:color w:val="000000"/>
          <w:sz w:val="24"/>
          <w:szCs w:val="24"/>
        </w:rPr>
        <w:t>⁺</w:t>
      </w:r>
      <w:r w:rsidRPr="00F53962">
        <w:rPr>
          <w:rFonts w:eastAsia="Times New Roman"/>
          <w:color w:val="000000"/>
          <w:sz w:val="24"/>
          <w:szCs w:val="24"/>
        </w:rPr>
        <w:t xml:space="preserve"> T cells and merged them. Paired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chains were retained, yielding 556,285 total chains. We assigned epitope specificity by exact junction matching of each </w:t>
      </w:r>
      <w:r w:rsidRPr="00F53962">
        <w:rPr>
          <w:rFonts w:eastAsia="Times New Roman"/>
          <w:i/>
          <w:iCs/>
          <w:color w:val="000000"/>
          <w:sz w:val="24"/>
          <w:szCs w:val="24"/>
        </w:rPr>
        <w:t>TRA/TRB</w:t>
      </w:r>
      <w:r w:rsidRPr="00F53962">
        <w:rPr>
          <w:rFonts w:eastAsia="Times New Roman"/>
          <w:color w:val="000000"/>
          <w:sz w:val="24"/>
          <w:szCs w:val="24"/>
        </w:rPr>
        <w:t xml:space="preserve"> sequence to </w:t>
      </w:r>
      <w:proofErr w:type="spellStart"/>
      <w:r w:rsidR="00377BAA" w:rsidRPr="00F53962">
        <w:rPr>
          <w:rFonts w:eastAsia="Times New Roman"/>
          <w:i/>
          <w:color w:val="000000"/>
          <w:sz w:val="24"/>
          <w:szCs w:val="24"/>
        </w:rPr>
        <w:t>VDJdb</w:t>
      </w:r>
      <w:proofErr w:type="spellEnd"/>
      <w:r w:rsidRPr="00F53962">
        <w:rPr>
          <w:rFonts w:eastAsia="Times New Roman"/>
          <w:color w:val="000000"/>
          <w:sz w:val="24"/>
          <w:szCs w:val="24"/>
        </w:rPr>
        <w:t xml:space="preserve"> entries with annotated epitopes </w:t>
      </w:r>
      <w:r w:rsidRPr="00F53962">
        <w:rPr>
          <w:rFonts w:eastAsia="Times New Roman"/>
          <w:color w:val="000000"/>
          <w:sz w:val="24"/>
          <w:szCs w:val="24"/>
        </w:rPr>
        <w:fldChar w:fldCharType="begin"/>
      </w:r>
      <w:r w:rsidR="00377BAA" w:rsidRPr="00F53962">
        <w:rPr>
          <w:rFonts w:eastAsia="Times New Roman"/>
          <w:color w:val="000000"/>
          <w:sz w:val="24"/>
          <w:szCs w:val="24"/>
        </w:rPr>
        <w:instrText xml:space="preserve"> ADDIN ZOTERO_ITEM CSL_CITATION {"citationID":"a2qtsv4dcua","properties":{"formattedCitation":"\\super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rFonts w:eastAsia="Times New Roman"/>
          <w:color w:val="000000"/>
          <w:sz w:val="24"/>
          <w:szCs w:val="24"/>
        </w:rPr>
        <w:fldChar w:fldCharType="separate"/>
      </w:r>
      <w:r w:rsidR="00377BAA" w:rsidRPr="00F53962">
        <w:rPr>
          <w:rFonts w:eastAsiaTheme="minorHAnsi"/>
          <w:color w:val="000000"/>
          <w:sz w:val="24"/>
          <w:szCs w:val="24"/>
          <w:vertAlign w:val="superscript"/>
          <w:lang w:val="en-US"/>
          <w14:ligatures w14:val="standardContextual"/>
        </w:rPr>
        <w:t>32</w:t>
      </w:r>
      <w:r w:rsidRPr="00F53962">
        <w:rPr>
          <w:rFonts w:eastAsia="Times New Roman"/>
          <w:color w:val="000000"/>
          <w:sz w:val="24"/>
          <w:szCs w:val="24"/>
        </w:rPr>
        <w:fldChar w:fldCharType="end"/>
      </w:r>
      <w:r w:rsidRPr="00F53962">
        <w:rPr>
          <w:rFonts w:eastAsia="Times New Roman"/>
          <w:color w:val="000000"/>
          <w:sz w:val="24"/>
          <w:szCs w:val="24"/>
        </w:rPr>
        <w:t>.</w:t>
      </w:r>
      <w:bookmarkStart w:id="225" w:name="_apduu5srgkf4" w:colFirst="0" w:colLast="0"/>
      <w:bookmarkEnd w:id="225"/>
    </w:p>
    <w:p w14:paraId="7A7A24BA" w14:textId="77777777" w:rsidR="00A27618" w:rsidRPr="00F53962" w:rsidRDefault="00A27618" w:rsidP="00A27618">
      <w:pPr>
        <w:spacing w:before="240" w:after="120" w:line="360" w:lineRule="auto"/>
        <w:rPr>
          <w:rFonts w:eastAsia="Times New Roman"/>
          <w:color w:val="000000"/>
          <w:sz w:val="24"/>
          <w:szCs w:val="24"/>
        </w:rPr>
      </w:pPr>
      <w:r w:rsidRPr="00F53962">
        <w:rPr>
          <w:rFonts w:eastAsia="Times New Roman"/>
          <w:b/>
          <w:bCs/>
          <w:color w:val="000000"/>
          <w:sz w:val="24"/>
          <w:szCs w:val="24"/>
        </w:rPr>
        <w:t xml:space="preserve">TCR classifications and sequence analyses. </w:t>
      </w:r>
      <w:r w:rsidRPr="00F53962">
        <w:rPr>
          <w:rFonts w:eastAsia="Times New Roman"/>
          <w:color w:val="000000"/>
          <w:sz w:val="24"/>
          <w:szCs w:val="24"/>
        </w:rPr>
        <w:t xml:space="preserve">We defined clonotypes as TCRs whose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junction amino-acid sequences are both exact matches. Publicity was assessed by comparing junction sequences across donors: a junction was “public” if its amino-acid sequence appeared in at least two donors, and a TCR was public if either its </w:t>
      </w:r>
      <w:r w:rsidRPr="00F53962">
        <w:rPr>
          <w:rFonts w:eastAsia="Times New Roman"/>
          <w:i/>
          <w:color w:val="000000"/>
          <w:sz w:val="24"/>
          <w:szCs w:val="24"/>
        </w:rPr>
        <w:t>TRA</w:t>
      </w:r>
      <w:r w:rsidRPr="00F53962">
        <w:rPr>
          <w:rFonts w:eastAsia="Times New Roman"/>
          <w:color w:val="000000"/>
          <w:sz w:val="24"/>
          <w:szCs w:val="24"/>
        </w:rPr>
        <w:t xml:space="preserve"> or </w:t>
      </w:r>
      <w:r w:rsidRPr="00F53962">
        <w:rPr>
          <w:rFonts w:eastAsia="Times New Roman"/>
          <w:i/>
          <w:color w:val="000000"/>
          <w:sz w:val="24"/>
          <w:szCs w:val="24"/>
        </w:rPr>
        <w:t>TRB</w:t>
      </w:r>
      <w:r w:rsidRPr="00F53962">
        <w:rPr>
          <w:rFonts w:eastAsia="Times New Roman"/>
          <w:color w:val="000000"/>
          <w:sz w:val="24"/>
          <w:szCs w:val="24"/>
        </w:rPr>
        <w:t xml:space="preserve"> junction met that criterion. Because some donors were sampled more than once, we created a </w:t>
      </w:r>
      <w:proofErr w:type="spellStart"/>
      <w:r w:rsidRPr="00F53962">
        <w:rPr>
          <w:rFonts w:eastAsia="Times New Roman"/>
          <w:color w:val="000000"/>
          <w:sz w:val="24"/>
          <w:szCs w:val="24"/>
        </w:rPr>
        <w:t>donorVisit</w:t>
      </w:r>
      <w:proofErr w:type="spellEnd"/>
      <w:r w:rsidRPr="00F53962">
        <w:rPr>
          <w:rFonts w:eastAsia="Times New Roman"/>
          <w:color w:val="000000"/>
          <w:sz w:val="24"/>
          <w:szCs w:val="24"/>
        </w:rPr>
        <w:t xml:space="preserve"> key (donor × collection time) to align each sample with the appropriate disease state and to compute public-TCR proportions per visit.</w:t>
      </w:r>
    </w:p>
    <w:p w14:paraId="3ADFED54" w14:textId="77777777" w:rsidR="00A27618" w:rsidRPr="00F53962" w:rsidRDefault="00A27618" w:rsidP="00A27618">
      <w:pPr>
        <w:spacing w:before="240" w:after="120" w:line="360" w:lineRule="auto"/>
        <w:rPr>
          <w:rFonts w:eastAsia="Times New Roman"/>
          <w:b/>
          <w:bCs/>
          <w:color w:val="000000"/>
          <w:sz w:val="24"/>
          <w:szCs w:val="24"/>
        </w:rPr>
      </w:pPr>
      <w:r w:rsidRPr="00F53962">
        <w:rPr>
          <w:rFonts w:eastAsia="Times New Roman"/>
          <w:color w:val="000000"/>
          <w:sz w:val="24"/>
          <w:szCs w:val="24"/>
        </w:rPr>
        <w:t xml:space="preserve">To assign chain-centricity, we counted distinct counter-chains per index chain in the pooled dataset. A junction was considered </w:t>
      </w:r>
      <w:proofErr w:type="spellStart"/>
      <w:r w:rsidRPr="00F53962">
        <w:rPr>
          <w:rFonts w:eastAsia="Times New Roman"/>
          <w:color w:val="000000"/>
          <w:sz w:val="24"/>
          <w:szCs w:val="24"/>
        </w:rPr>
        <w:t>alphaCentric</w:t>
      </w:r>
      <w:proofErr w:type="spellEnd"/>
      <w:r w:rsidRPr="00F53962">
        <w:rPr>
          <w:rFonts w:eastAsia="Times New Roman"/>
          <w:color w:val="000000"/>
          <w:sz w:val="24"/>
          <w:szCs w:val="24"/>
        </w:rPr>
        <w:t xml:space="preserve"> when its </w:t>
      </w:r>
      <w:r w:rsidRPr="00F53962">
        <w:rPr>
          <w:rFonts w:eastAsia="Times New Roman"/>
          <w:i/>
          <w:iCs/>
          <w:color w:val="000000"/>
          <w:sz w:val="24"/>
          <w:szCs w:val="24"/>
        </w:rPr>
        <w:t>TRA</w:t>
      </w:r>
      <w:r w:rsidRPr="00F53962">
        <w:rPr>
          <w:rFonts w:eastAsia="Times New Roman"/>
          <w:color w:val="000000"/>
          <w:sz w:val="24"/>
          <w:szCs w:val="24"/>
        </w:rPr>
        <w:t xml:space="preserve"> paired with more than one distinct </w:t>
      </w:r>
      <w:r w:rsidRPr="00F53962">
        <w:rPr>
          <w:rFonts w:eastAsia="Times New Roman"/>
          <w:i/>
          <w:iCs/>
          <w:color w:val="000000"/>
          <w:sz w:val="24"/>
          <w:szCs w:val="24"/>
        </w:rPr>
        <w:t>TRB</w:t>
      </w:r>
      <w:r w:rsidRPr="00F53962">
        <w:rPr>
          <w:rFonts w:eastAsia="Times New Roman"/>
          <w:color w:val="000000"/>
          <w:sz w:val="24"/>
          <w:szCs w:val="24"/>
        </w:rPr>
        <w:t xml:space="preserve"> across cells; </w:t>
      </w:r>
      <w:proofErr w:type="spellStart"/>
      <w:r w:rsidRPr="00F53962">
        <w:rPr>
          <w:rFonts w:eastAsia="Times New Roman"/>
          <w:color w:val="000000"/>
          <w:sz w:val="24"/>
          <w:szCs w:val="24"/>
        </w:rPr>
        <w:t>betaCentric</w:t>
      </w:r>
      <w:proofErr w:type="spellEnd"/>
      <w:r w:rsidRPr="00F53962">
        <w:rPr>
          <w:rFonts w:eastAsia="Times New Roman"/>
          <w:color w:val="000000"/>
          <w:sz w:val="24"/>
          <w:szCs w:val="24"/>
        </w:rPr>
        <w:t xml:space="preserve"> when its </w:t>
      </w:r>
      <w:r w:rsidRPr="00F53962">
        <w:rPr>
          <w:rFonts w:eastAsia="Times New Roman"/>
          <w:i/>
          <w:iCs/>
          <w:color w:val="000000"/>
          <w:sz w:val="24"/>
          <w:szCs w:val="24"/>
        </w:rPr>
        <w:t>TRB</w:t>
      </w:r>
      <w:r w:rsidRPr="00F53962">
        <w:rPr>
          <w:rFonts w:eastAsia="Times New Roman"/>
          <w:color w:val="000000"/>
          <w:sz w:val="24"/>
          <w:szCs w:val="24"/>
        </w:rPr>
        <w:t xml:space="preserve"> paired with more than one distinct </w:t>
      </w:r>
      <w:r w:rsidRPr="00F53962">
        <w:rPr>
          <w:rFonts w:eastAsia="Times New Roman"/>
          <w:i/>
          <w:iCs/>
          <w:color w:val="000000"/>
          <w:sz w:val="24"/>
          <w:szCs w:val="24"/>
        </w:rPr>
        <w:t>TRA</w:t>
      </w:r>
      <w:r w:rsidRPr="00F53962">
        <w:rPr>
          <w:rFonts w:eastAsia="Times New Roman"/>
          <w:color w:val="000000"/>
          <w:sz w:val="24"/>
          <w:szCs w:val="24"/>
        </w:rPr>
        <w:t xml:space="preserve">; </w:t>
      </w:r>
      <w:proofErr w:type="spellStart"/>
      <w:r w:rsidRPr="00F53962">
        <w:rPr>
          <w:rFonts w:eastAsia="Times New Roman"/>
          <w:color w:val="000000"/>
          <w:sz w:val="24"/>
          <w:szCs w:val="24"/>
        </w:rPr>
        <w:t>bothCentric</w:t>
      </w:r>
      <w:proofErr w:type="spellEnd"/>
      <w:r w:rsidRPr="00F53962">
        <w:rPr>
          <w:rFonts w:eastAsia="Times New Roman"/>
          <w:color w:val="000000"/>
          <w:sz w:val="24"/>
          <w:szCs w:val="24"/>
        </w:rPr>
        <w:t xml:space="preserve"> when both conditions held; and neither when neither condition did</w:t>
      </w:r>
      <w:r w:rsidRPr="00F53962">
        <w:rPr>
          <w:rFonts w:eastAsia="Times New Roman"/>
          <w:b/>
          <w:bCs/>
          <w:color w:val="000000"/>
          <w:sz w:val="24"/>
          <w:szCs w:val="24"/>
        </w:rPr>
        <w:t>.</w:t>
      </w:r>
    </w:p>
    <w:p w14:paraId="3BA08FCD" w14:textId="77777777" w:rsidR="00A27618" w:rsidRPr="00F53962" w:rsidRDefault="00A27618" w:rsidP="00A27618">
      <w:pPr>
        <w:spacing w:before="240" w:after="120" w:line="360" w:lineRule="auto"/>
        <w:rPr>
          <w:rFonts w:eastAsia="Times New Roman"/>
          <w:color w:val="000000"/>
          <w:sz w:val="24"/>
          <w:szCs w:val="24"/>
        </w:rPr>
      </w:pPr>
      <w:r w:rsidRPr="00F53962">
        <w:rPr>
          <w:rFonts w:eastAsia="Times New Roman"/>
          <w:color w:val="000000"/>
          <w:sz w:val="24"/>
          <w:szCs w:val="24"/>
        </w:rPr>
        <w:t xml:space="preserve">Junction sequence motifs were visualized as sequence logos using R packages </w:t>
      </w:r>
      <w:proofErr w:type="spellStart"/>
      <w:r w:rsidRPr="00F53962">
        <w:rPr>
          <w:rFonts w:eastAsia="Times New Roman"/>
          <w:color w:val="000000"/>
          <w:sz w:val="24"/>
          <w:szCs w:val="24"/>
        </w:rPr>
        <w:t>ggseqlogo</w:t>
      </w:r>
      <w:proofErr w:type="spellEnd"/>
      <w:r w:rsidRPr="00F53962">
        <w:rPr>
          <w:rFonts w:eastAsia="Times New Roman"/>
          <w:color w:val="000000"/>
          <w:sz w:val="24"/>
          <w:szCs w:val="24"/>
        </w:rPr>
        <w:t xml:space="preserve">, </w:t>
      </w:r>
      <w:proofErr w:type="spellStart"/>
      <w:r w:rsidRPr="00F53962">
        <w:rPr>
          <w:rFonts w:eastAsia="Times New Roman"/>
          <w:color w:val="000000"/>
          <w:sz w:val="24"/>
          <w:szCs w:val="24"/>
        </w:rPr>
        <w:t>dplyr</w:t>
      </w:r>
      <w:proofErr w:type="spellEnd"/>
      <w:r w:rsidRPr="00F53962">
        <w:rPr>
          <w:rFonts w:eastAsia="Times New Roman"/>
          <w:color w:val="000000"/>
          <w:sz w:val="24"/>
          <w:szCs w:val="24"/>
        </w:rPr>
        <w:t xml:space="preserve">, and ggplot2. For each analysis,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chains were considered separately. Within each antigen specificity or disease status group, unique junction sequences were counted and filtered for the most recurrent sequences (n&gt;1, unless otherwise specified). For each group we generally focused on a single representative junction length per comparison (either the most common length or a fixed length of 15 amino acids), and restricted sequence logos to junctions of that length. </w:t>
      </w:r>
    </w:p>
    <w:p w14:paraId="19B96E9C" w14:textId="366769E2" w:rsidR="00A27618" w:rsidRPr="00F53962" w:rsidRDefault="00A27618" w:rsidP="00A27618">
      <w:pPr>
        <w:spacing w:before="240" w:after="120" w:line="360" w:lineRule="auto"/>
        <w:rPr>
          <w:rFonts w:eastAsia="Times New Roman"/>
          <w:b/>
          <w:bCs/>
          <w:color w:val="000000"/>
          <w:sz w:val="24"/>
          <w:szCs w:val="24"/>
        </w:rPr>
      </w:pPr>
      <w:r w:rsidRPr="00F53962">
        <w:rPr>
          <w:rFonts w:eastAsia="Times New Roman"/>
          <w:color w:val="000000"/>
          <w:sz w:val="24"/>
          <w:szCs w:val="24"/>
        </w:rPr>
        <w:t>Mean residue junction hydrophobicity was calculated using the Eisenberg scale</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{"citationID":"a2l47s29pvb","properties":{"formattedCitation":"\\super 54\\nosupersub{}","plainCitation":"54","noteIndex":0},"citationItems":[{"id":1427,"uris":["http://zotero.org/users/522661/items/QUZBEYWF"],"itemData":{"id":1427,"type":"article-journal","container-title":"Annual Review of Biochemistry","DOI":"10.1146/annurev.bi.53.070184.003115","ISSN":"0066-4154","journalAbbreviation":"Annu Rev Biochem","language":"eng","note":"PMID: 6383201","page":"595-623","source":"PubMed","title":"Three-dimensional structure of membrane and surface proteins","volume":"53","author":[{"family":"Eisenberg","given":"D."}],"issued":{"date-parts":[["1984"]]}}}],"schema":"https://github.com/citation-style-language/schema/raw/master/csl-citation.json"}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54</w:t>
      </w:r>
      <w:r w:rsidRPr="00F53962">
        <w:rPr>
          <w:rFonts w:eastAsia="Times New Roman"/>
          <w:color w:val="000000"/>
          <w:sz w:val="24"/>
          <w:szCs w:val="24"/>
        </w:rPr>
        <w:fldChar w:fldCharType="end"/>
      </w:r>
      <w:r w:rsidRPr="00F53962">
        <w:rPr>
          <w:rFonts w:eastAsia="Times New Roman"/>
          <w:color w:val="000000"/>
          <w:sz w:val="24"/>
          <w:szCs w:val="24"/>
        </w:rPr>
        <w:t xml:space="preserve"> in the </w:t>
      </w:r>
      <w:r w:rsidRPr="00F53962">
        <w:rPr>
          <w:rFonts w:eastAsia="Times New Roman"/>
          <w:i/>
          <w:iCs/>
          <w:color w:val="000000"/>
          <w:sz w:val="24"/>
          <w:szCs w:val="24"/>
        </w:rPr>
        <w:t>Peptides</w:t>
      </w:r>
      <w:r w:rsidRPr="00F53962">
        <w:rPr>
          <w:rFonts w:eastAsia="Times New Roman"/>
          <w:color w:val="000000"/>
          <w:sz w:val="24"/>
          <w:szCs w:val="24"/>
        </w:rPr>
        <w:t xml:space="preserve"> package in </w:t>
      </w:r>
      <w:r w:rsidRPr="00F53962">
        <w:rPr>
          <w:rFonts w:eastAsia="Times New Roman"/>
          <w:i/>
          <w:iCs/>
          <w:color w:val="000000"/>
          <w:sz w:val="24"/>
          <w:szCs w:val="24"/>
        </w:rPr>
        <w:t>R</w:t>
      </w:r>
      <w:r w:rsidRPr="00F53962">
        <w:rPr>
          <w:rFonts w:eastAsia="Times New Roman"/>
          <w:color w:val="000000"/>
          <w:sz w:val="24"/>
          <w:szCs w:val="24"/>
        </w:rPr>
        <w:t xml:space="preserve">. Mean residue junction flexibility was estimated according to </w:t>
      </w:r>
      <w:proofErr w:type="spellStart"/>
      <w:r w:rsidRPr="00F53962">
        <w:rPr>
          <w:rFonts w:eastAsia="Times New Roman"/>
          <w:color w:val="000000"/>
          <w:sz w:val="24"/>
          <w:szCs w:val="24"/>
        </w:rPr>
        <w:t>Vihinen</w:t>
      </w:r>
      <w:proofErr w:type="spellEnd"/>
      <w:r w:rsidRPr="00F53962">
        <w:rPr>
          <w:rFonts w:eastAsia="Times New Roman"/>
          <w:color w:val="000000"/>
          <w:sz w:val="24"/>
          <w:szCs w:val="24"/>
        </w:rPr>
        <w:t xml:space="preserve"> et al</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{"citationID":"a1egnevb7aa","properties":{"formattedCitation":"\\super 55\\nosupersub{}","plainCitation":"55","noteIndex":0},"citationItems":[{"id":3982,"uris":["http://zotero.org/users/522661/items/67WZAVVG"],"itemData":{"id":3982,"type":"article-journal","abstract":"Protein structural flexibility is important for catalysis, binding, and allostery. Flexibility has been predicted from amino acid sequence with a sliding window averaging technique and applied primarily to epitope search. New prediction parameters were derived from 92 refined protein structures in an unbiased selection of the Protein Data Bank by developing further the method of Karplus and Schulz (Naturwissenschaften 72:212-213, 1985). The accuracy of four flexibility prediction techniques was studied by comparing atomic temperature factors of known three-dimensional protein structures to predictions by using correlation coefficients. The size of the prediction window was optimized for each method. Predictions made with our new parameters, using an optimized window size of 9 residues in the prediction window, were giving the best results. The difference from another previously used technique was small, whereas two other methods were much poorer. Applicability of the predictions was also tested by searching for known epitopes from amino acid sequences. The best techniques predicted correctly 20 of 31 continuous epitopes in seven proteins. Flexibility parameters have previously been used for calculating protein average flexibility indices which are inversely correlated to protein stability. Indices with the new parameters showed better correlation to protein stability than those used previously; furthermore they had relationship even when the old parameters failed.","container-title":"Proteins","DOI":"10.1002/prot.340190207","ISSN":"0887-3585","issue":"2","journalAbbreviation":"Proteins","language":"eng","note":"PMID: 8090708","page":"141-149","source":"PubMed","title":"Accuracy of protein flexibility predictions","volume":"19","author":[{"family":"Vihinen","given":"M."},{"family":"Torkkila","given":"E."},{"family":"Riikonen","given":"P."}],"issued":{"date-parts":[["1994",6]]}}}],"schema":"https://github.com/citation-style-language/schema/raw/master/csl-citation.json"}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55</w:t>
      </w:r>
      <w:r w:rsidRPr="00F53962">
        <w:rPr>
          <w:rFonts w:eastAsia="Times New Roman"/>
          <w:color w:val="000000"/>
          <w:sz w:val="24"/>
          <w:szCs w:val="24"/>
        </w:rPr>
        <w:fldChar w:fldCharType="end"/>
      </w:r>
      <w:r w:rsidRPr="00F53962">
        <w:rPr>
          <w:rFonts w:eastAsia="Times New Roman"/>
          <w:color w:val="000000"/>
          <w:sz w:val="24"/>
          <w:szCs w:val="24"/>
        </w:rPr>
        <w:t xml:space="preserve"> using a normalized scale. We used the </w:t>
      </w:r>
      <w:proofErr w:type="spellStart"/>
      <w:r w:rsidRPr="00F53962">
        <w:rPr>
          <w:rFonts w:eastAsia="Times New Roman"/>
          <w:i/>
          <w:iCs/>
          <w:color w:val="000000"/>
          <w:sz w:val="24"/>
          <w:szCs w:val="24"/>
        </w:rPr>
        <w:t>effsize</w:t>
      </w:r>
      <w:proofErr w:type="spellEnd"/>
      <w:r w:rsidRPr="00F53962">
        <w:rPr>
          <w:rFonts w:eastAsia="Times New Roman"/>
          <w:color w:val="000000"/>
          <w:sz w:val="24"/>
          <w:szCs w:val="24"/>
        </w:rPr>
        <w:t xml:space="preserve"> package to calculate Cliff’s delta values.  </w:t>
      </w:r>
    </w:p>
    <w:p w14:paraId="79D526EB" w14:textId="77777777" w:rsidR="00A27618" w:rsidRPr="00F53962" w:rsidRDefault="00A27618" w:rsidP="00A27618">
      <w:pPr>
        <w:spacing w:after="120" w:line="360" w:lineRule="auto"/>
        <w:rPr>
          <w:sz w:val="24"/>
          <w:szCs w:val="24"/>
        </w:rPr>
      </w:pPr>
      <w:bookmarkStart w:id="226" w:name="_yrp4febicr5v"/>
      <w:bookmarkEnd w:id="226"/>
      <w:r w:rsidRPr="00F53962">
        <w:rPr>
          <w:b/>
          <w:bCs/>
          <w:sz w:val="24"/>
          <w:szCs w:val="24"/>
        </w:rPr>
        <w:lastRenderedPageBreak/>
        <w:t>Statistics</w:t>
      </w:r>
      <w:r w:rsidRPr="00F53962">
        <w:rPr>
          <w:sz w:val="24"/>
          <w:szCs w:val="24"/>
        </w:rPr>
        <w:t xml:space="preserve">. Analyses were done in </w:t>
      </w:r>
      <w:r w:rsidRPr="00F53962">
        <w:rPr>
          <w:i/>
          <w:iCs/>
          <w:sz w:val="24"/>
          <w:szCs w:val="24"/>
        </w:rPr>
        <w:t>R</w:t>
      </w:r>
      <w:r w:rsidRPr="00F53962">
        <w:rPr>
          <w:sz w:val="24"/>
          <w:szCs w:val="24"/>
        </w:rPr>
        <w:t xml:space="preserve"> (v4.2.3 on macOS Sequoia; v4.5.0, 64-bit, on Windows 11 Home) using </w:t>
      </w:r>
      <w:r w:rsidRPr="00F53962">
        <w:rPr>
          <w:i/>
          <w:iCs/>
          <w:sz w:val="24"/>
          <w:szCs w:val="24"/>
        </w:rPr>
        <w:t>RStudio</w:t>
      </w:r>
      <w:r w:rsidRPr="00F53962">
        <w:rPr>
          <w:sz w:val="24"/>
          <w:szCs w:val="24"/>
        </w:rPr>
        <w:t xml:space="preserve"> (v2023.03.0+386 on macOS; v2024.03.1-402 on Windows). For continuous data we used two-sided Welch’s t-tests (t test) when normally distributed and Wilcoxon rank-sum/signed-rank tests (Wilcoxon tests) otherwise; distributions were compared with KS tests; set overlaps with hypergeometric tests; and categorical data with Fisher’s exact test or </w:t>
      </w:r>
      <w:r w:rsidRPr="00F53962">
        <w:rPr>
          <w:sz w:val="24"/>
          <w:szCs w:val="24"/>
          <w:lang w:val="en-US"/>
        </w:rPr>
        <w:t>Pearson chi-square</w:t>
      </w:r>
      <w:r w:rsidRPr="00F53962">
        <w:rPr>
          <w:sz w:val="24"/>
          <w:szCs w:val="24"/>
        </w:rPr>
        <w:t xml:space="preserve">. Unless stated, tests were unpaired and two-sided, with equal-variance assumptions for t-tests. Multiple testing was controlled by Benjamini–Hochberg FDR </w:t>
      </w:r>
      <w:r w:rsidRPr="00F53962">
        <w:rPr>
          <w:sz w:val="24"/>
          <w:szCs w:val="24"/>
        </w:rPr>
        <w:fldChar w:fldCharType="begin"/>
      </w:r>
      <w:r w:rsidRPr="00F53962">
        <w:rPr>
          <w:sz w:val="24"/>
          <w:szCs w:val="24"/>
        </w:rPr>
        <w:instrText xml:space="preserve"> ADDIN ZOTERO_ITEM CSL_CITATION {"citationID":"V7fu3PDC","properties":{"formattedCitation":"\\super 67\\nosupersub{}","plainCitation":"6766","dontUpdate":true,"noteIndex":0},"citationItems":[{"id":622,"uris":["http://zotero.org/users/522661/items/N6SJ8I4Z"],"itemData":{"id":622,"type":"article-journal","abstract":"The problem of multiple comparisons is discussed in the context of medical research. The need for more powerful procedures than classical multiple comparison procedures is indicated. To this end some new, general and simple procedures are discussed and demonstrated by two examples from the medical literature: the neuropsychologic effects of unidentified childhood exposure to lead, and the sleep patterns of sober chronic alcoholics.","container-title":"Statistics in Medicine","DOI":"10.1002/sim.4780090710","ISSN":"1097-0258","issue":"7","journalAbbreviation":"Statist. Med.","language":"en","page":"811-818","source":"Wiley Online Library","title":"More powerful procedures for multiple significance testing","volume":"9","author":[{"family":"Hochberg","given":"Yosef"},{"family":"Benjamini","given":"Yoav"}],"issued":{"date-parts":[["1990",7,1]]}}}],"schema":"https://github.com/citation-style-language/schema/raw/master/csl-citation.json"} </w:instrText>
      </w:r>
      <w:r w:rsidRPr="00F53962">
        <w:rPr>
          <w:sz w:val="24"/>
          <w:szCs w:val="24"/>
        </w:rPr>
        <w:fldChar w:fldCharType="separate"/>
      </w:r>
      <w:r w:rsidRPr="00F53962">
        <w:rPr>
          <w:sz w:val="24"/>
          <w:szCs w:val="24"/>
          <w:vertAlign w:val="superscript"/>
        </w:rPr>
        <w:t>67</w:t>
      </w:r>
      <w:r w:rsidRPr="00F53962">
        <w:rPr>
          <w:sz w:val="24"/>
          <w:szCs w:val="24"/>
        </w:rPr>
        <w:fldChar w:fldCharType="end"/>
      </w:r>
      <w:r w:rsidRPr="00F53962">
        <w:rPr>
          <w:sz w:val="24"/>
          <w:szCs w:val="24"/>
        </w:rPr>
        <w:t xml:space="preserve">; “significant” denotes </w:t>
      </w:r>
      <w:r w:rsidRPr="00F53962">
        <w:rPr>
          <w:i/>
          <w:iCs/>
          <w:sz w:val="24"/>
          <w:szCs w:val="24"/>
        </w:rPr>
        <w:t>p</w:t>
      </w:r>
      <w:r w:rsidRPr="00F53962">
        <w:rPr>
          <w:sz w:val="24"/>
          <w:szCs w:val="24"/>
        </w:rPr>
        <w:t xml:space="preserve"> &lt; 0.05 or FDR-adjusted </w:t>
      </w:r>
      <w:r w:rsidRPr="00F53962">
        <w:rPr>
          <w:i/>
          <w:iCs/>
          <w:sz w:val="24"/>
          <w:szCs w:val="24"/>
        </w:rPr>
        <w:t>p</w:t>
      </w:r>
      <w:r w:rsidRPr="00F53962">
        <w:rPr>
          <w:sz w:val="24"/>
          <w:szCs w:val="24"/>
        </w:rPr>
        <w:t xml:space="preserve"> (</w:t>
      </w:r>
      <w:proofErr w:type="spellStart"/>
      <w:r w:rsidRPr="00F53962">
        <w:rPr>
          <w:sz w:val="24"/>
          <w:szCs w:val="24"/>
        </w:rPr>
        <w:t>pAdj</w:t>
      </w:r>
      <w:proofErr w:type="spellEnd"/>
      <w:r w:rsidRPr="00F53962">
        <w:rPr>
          <w:sz w:val="24"/>
          <w:szCs w:val="24"/>
        </w:rPr>
        <w:t xml:space="preserve">) &lt; 0.05. Figures display only significant </w:t>
      </w:r>
      <w:r w:rsidRPr="00F53962">
        <w:rPr>
          <w:i/>
          <w:iCs/>
          <w:sz w:val="24"/>
          <w:szCs w:val="24"/>
        </w:rPr>
        <w:t>p</w:t>
      </w:r>
      <w:r w:rsidRPr="00F53962">
        <w:rPr>
          <w:sz w:val="24"/>
          <w:szCs w:val="24"/>
        </w:rPr>
        <w:t xml:space="preserve"> or </w:t>
      </w:r>
      <w:proofErr w:type="spellStart"/>
      <w:r w:rsidRPr="00F53962">
        <w:rPr>
          <w:sz w:val="24"/>
          <w:szCs w:val="24"/>
        </w:rPr>
        <w:t>pAdj</w:t>
      </w:r>
      <w:proofErr w:type="spellEnd"/>
      <w:r w:rsidRPr="00F53962">
        <w:rPr>
          <w:sz w:val="24"/>
          <w:szCs w:val="24"/>
        </w:rPr>
        <w:t xml:space="preserve"> values, with the exact test specified in the text or legends.</w:t>
      </w:r>
    </w:p>
    <w:p w14:paraId="0142F3D2" w14:textId="4D7F73F0" w:rsidR="00A27618" w:rsidRPr="00F53962" w:rsidRDefault="00A27618" w:rsidP="00A27618">
      <w:pPr>
        <w:pStyle w:val="Heading3"/>
        <w:keepNext w:val="0"/>
        <w:keepLines w:val="0"/>
        <w:spacing w:before="280" w:after="120" w:line="360" w:lineRule="auto"/>
        <w:rPr>
          <w:sz w:val="24"/>
          <w:szCs w:val="24"/>
        </w:rPr>
      </w:pPr>
      <w:commentRangeStart w:id="227"/>
      <w:r w:rsidRPr="00F53962">
        <w:rPr>
          <w:rFonts w:eastAsia="Times New Roman"/>
          <w:b/>
          <w:bCs/>
          <w:color w:val="000000"/>
          <w:sz w:val="24"/>
          <w:szCs w:val="24"/>
        </w:rPr>
        <w:t>Single cell RNA sequencing (</w:t>
      </w:r>
      <w:proofErr w:type="spellStart"/>
      <w:r w:rsidRPr="00F53962">
        <w:rPr>
          <w:rFonts w:eastAsia="Times New Roman"/>
          <w:b/>
          <w:bCs/>
          <w:color w:val="000000"/>
          <w:sz w:val="24"/>
          <w:szCs w:val="24"/>
        </w:rPr>
        <w:t>scRNA</w:t>
      </w:r>
      <w:proofErr w:type="spellEnd"/>
      <w:r w:rsidRPr="00F53962">
        <w:rPr>
          <w:rFonts w:eastAsia="Times New Roman"/>
          <w:b/>
          <w:bCs/>
          <w:color w:val="000000"/>
          <w:sz w:val="24"/>
          <w:szCs w:val="24"/>
        </w:rPr>
        <w:t>-seq) gene expression analysis</w:t>
      </w:r>
      <w:commentRangeEnd w:id="227"/>
      <w:r w:rsidR="00647A88">
        <w:rPr>
          <w:rStyle w:val="CommentReference"/>
          <w:rFonts w:eastAsia="Arial" w:cs="Arial"/>
          <w:color w:val="auto"/>
        </w:rPr>
        <w:commentReference w:id="227"/>
      </w:r>
      <w:r w:rsidRPr="00F53962">
        <w:rPr>
          <w:rFonts w:eastAsia="Times New Roman"/>
          <w:b/>
          <w:bCs/>
          <w:color w:val="000000"/>
          <w:sz w:val="24"/>
          <w:szCs w:val="24"/>
        </w:rPr>
        <w:t xml:space="preserve">. </w:t>
      </w:r>
      <w:r w:rsidRPr="00F53962">
        <w:rPr>
          <w:sz w:val="24"/>
          <w:szCs w:val="24"/>
        </w:rPr>
        <w:t xml:space="preserve">We analyzed one COVID-19 dataset </w:t>
      </w:r>
      <w:r w:rsidRPr="00F53962">
        <w:rPr>
          <w:rFonts w:eastAsia="Times New Roman"/>
          <w:color w:val="000000"/>
          <w:sz w:val="24"/>
          <w:szCs w:val="24"/>
        </w:rPr>
        <w:fldChar w:fldCharType="begin"/>
      </w:r>
      <w:r w:rsidR="00E0030D" w:rsidRPr="00F53962">
        <w:rPr>
          <w:rFonts w:eastAsia="Times New Roman"/>
          <w:color w:val="000000"/>
          <w:sz w:val="24"/>
          <w:szCs w:val="24"/>
        </w:rPr>
        <w:instrText xml:space="preserve"> ADDIN ZOTERO_ITEM CSL_CITATION {"citationID":"a150djba0e2","properties":{"formattedCitation":"\\super 28\\nosupersub{}","plainCitation":"28","noteIndex":0},"citationItems":[{"id":"FhMkDa3B/e5dlE07J","uris":["http://zotero.org/users/17043568/items/NLFLGQXU"],"itemData":{"id":11,"type":"article-journal","abstract":"CD4+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lang w:val="en-US"/>
        </w:rPr>
        <w:t>28</w:t>
      </w:r>
      <w:r w:rsidRPr="00F53962">
        <w:rPr>
          <w:rFonts w:eastAsia="Times New Roman"/>
          <w:color w:val="000000"/>
          <w:sz w:val="24"/>
          <w:szCs w:val="24"/>
        </w:rPr>
        <w:fldChar w:fldCharType="end"/>
      </w:r>
      <w:r w:rsidRPr="00F53962">
        <w:rPr>
          <w:sz w:val="24"/>
          <w:szCs w:val="24"/>
        </w:rPr>
        <w:t xml:space="preserve"> enriched for SARS-CoV-2–specific CD4</w:t>
      </w:r>
      <w:r w:rsidRPr="00F53962">
        <w:rPr>
          <w:rFonts w:ascii="Cambria Math" w:hAnsi="Cambria Math" w:cs="Cambria Math"/>
          <w:sz w:val="24"/>
          <w:szCs w:val="24"/>
        </w:rPr>
        <w:t>⁺</w:t>
      </w:r>
      <w:r w:rsidRPr="00F53962">
        <w:rPr>
          <w:sz w:val="24"/>
          <w:szCs w:val="24"/>
        </w:rPr>
        <w:t xml:space="preserve"> T cells, which provided sufficient clonotype density for </w:t>
      </w:r>
      <w:proofErr w:type="spellStart"/>
      <w:r w:rsidRPr="00F53962">
        <w:rPr>
          <w:sz w:val="24"/>
          <w:szCs w:val="24"/>
        </w:rPr>
        <w:t>metaclone</w:t>
      </w:r>
      <w:proofErr w:type="spellEnd"/>
      <w:r w:rsidRPr="00F53962">
        <w:rPr>
          <w:sz w:val="24"/>
          <w:szCs w:val="24"/>
        </w:rPr>
        <w:t xml:space="preserve"> and antigen-specificity analyses. </w:t>
      </w:r>
      <w:r w:rsidRPr="00F53962">
        <w:rPr>
          <w:rFonts w:eastAsia="Times New Roman"/>
          <w:color w:val="000000"/>
          <w:sz w:val="24"/>
          <w:szCs w:val="24"/>
        </w:rPr>
        <w:t xml:space="preserve">We used </w:t>
      </w:r>
      <w:r w:rsidRPr="00F53962">
        <w:rPr>
          <w:rFonts w:eastAsia="Times New Roman"/>
          <w:i/>
          <w:iCs/>
          <w:color w:val="000000"/>
          <w:sz w:val="24"/>
          <w:szCs w:val="24"/>
        </w:rPr>
        <w:t>Seurat</w:t>
      </w:r>
      <w:r w:rsidRPr="00F53962">
        <w:rPr>
          <w:rFonts w:eastAsia="Times New Roman"/>
          <w:color w:val="000000"/>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{"citationID":"a6fu2svoud","properties":{"formattedCitation":"\\super 57\\nosupersub{}","plainCitation":"57","noteIndex":0},"citationItems":[{"id":"FhMkDa3B/f9Sn6ed8","uris":["http://zotero.org/users/17043568/items/DFT72ZSQ"],"itemData":{"id":"ytGgzPVN/RcungpI9","type":"article-journal","abstract":"Mapping single-cell sequencing profiles to comprehensive reference datasets provides a powerful alternative to unsupervised analysis. However, most reference datasets are constructed from single-cell RNA-sequencing data and cannot be used to annotate datasets that do not measure gene expression. Here we introduce ‘bridge integration’, a method to integrate single-cell datasets across modalities using a multiomic dataset as a molecular bridge. Each cell in the multiomic dataset constitutes an element in a ‘dictionary’, which is used to reconstruct unimodal datasets and transform them into a shared space. Our procedure accurately integrates transcriptomic data with independent single-cell measurements of chromatin accessibility, histone modifications, DNA methylation and protein levels. Moreover, we demonstrate how dictionary learning can be combined with sketching techniques to improve computational scalability and harmonize 8.6 million human immune cell profiles from sequencing and mass cytometry experiments. Our approach, implemented in version 5 of our Seurat toolkit (http://www.satijalab.org/seurat), broadens the utility of single-cell reference datasets and facilitates comparisons across diverse molecular modalities.","container-title":"Nature Biotechnology","DOI":"10.1038/s41587-023-01767-y","ISSN":"1546-1696","issue":"2","journalAbbreviation":"Nat Biotechnol","language":"en","license":"2023 The Author(s), under exclusive licence to Springer Nature America, Inc.","note":"publisher: Nature Publishing Group","page":"293-304","source":"www.nature.com","title":"Dictionary learning for integrative, multimodal and scalable single-cell analysis","volume":"42","author":[{"family":"Hao","given":"Yuhan"},{"family":"Stuart","given":"Tim"},{"family":"Kowalski","given":"Madeline H."},{"family":"Choudhary","given":"Saket"},{"family":"Hoffman","given":"Paul"},{"family":"Hartman","given":"Austin"},{"family":"Srivastava","given":"Avi"},{"family":"Molla","given":"Gesmira"},{"family":"Madad","given":"Shaista"},{"family":"Fernandez-Granda","given":"Carlos"},{"family":"Satija","given":"Rahul"}],"issued":{"date-parts":[["2024",2]]}}}],"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57</w:t>
      </w:r>
      <w:r w:rsidRPr="00F53962">
        <w:rPr>
          <w:rFonts w:eastAsia="Times New Roman"/>
          <w:color w:val="000000"/>
          <w:sz w:val="24"/>
          <w:szCs w:val="24"/>
        </w:rPr>
        <w:fldChar w:fldCharType="end"/>
      </w:r>
      <w:r w:rsidRPr="00F53962">
        <w:rPr>
          <w:rFonts w:eastAsia="Times New Roman"/>
          <w:color w:val="000000"/>
          <w:sz w:val="24"/>
          <w:szCs w:val="24"/>
        </w:rPr>
        <w:t xml:space="preserve"> and </w:t>
      </w:r>
      <w:r w:rsidRPr="00F53962">
        <w:rPr>
          <w:rFonts w:eastAsia="Times New Roman"/>
          <w:i/>
          <w:iCs/>
          <w:color w:val="000000"/>
          <w:sz w:val="24"/>
          <w:szCs w:val="24"/>
        </w:rPr>
        <w:t>Monocle</w:t>
      </w:r>
      <w:r w:rsidRPr="00F53962">
        <w:rPr>
          <w:rFonts w:eastAsia="Times New Roman"/>
          <w:color w:val="000000"/>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{"citationID":"avosoa2t5m","properties":{"formattedCitation":"\\super 58\\nosupersub{}","plainCitation":"58","noteIndex":0},"citationItems":[{"id":1495,"uris":["http://zotero.org/users/522661/items/9E32ZPA6"],"itemData":{"id":1495,"type":"article-journal","abstract":"Mammalian organogenesis is a remarkable process. Within a short timeframe, the cells of the three germ layers transform into an embryo that includes most of the major internal and external organs. Here we investigate the transcriptional dynamics of mouse organogenesis at single-cell resolution. Using single-cell combinatorial indexing, we profiled the transcriptomes of around 2 million cells derived from 61 embryos staged between 9.5 and 13.5 days of gestation, in a single experiment. The resulting 'mouse organogenesis cell atlas' (MOCA) provides a global view of developmental processes during this critical window. We use Monocle 3 to identify hundreds of cell types and 56 trajectories, many of which are detected only because of the depth of cellular coverage, and collectively define thousands of corresponding marker genes. We explore the dynamics of gene expression within cell types and trajectories over time, including focused analyses of the apical ectodermal ridge, limb mesenchyme and skeletal muscle.","container-title":"Nature","DOI":"10.1038/s41586-019-0969-x","ISSN":"1476-4687","issue":"7745","journalAbbreviation":"Nature","language":"eng","note":"PMID: 30787437\nPMCID: PMC6434952","page":"496-502","source":"PubMed","title":"The single-cell transcriptional landscape of mammalian organogenesis","volume":"566","author":[{"family":"Cao","given":"Junyue"},{"family":"Spielmann","given":"Malte"},{"family":"Qiu","given":"Xiaojie"},{"family":"Huang","given":"Xingfan"},{"family":"Ibrahim","given":"Daniel M."},{"family":"Hill","given":"Andrew J."},{"family":"Zhang","given":"Fan"},{"family":"Mundlos","given":"Stefan"},{"family":"Christiansen","given":"Lena"},{"family":"Steemers","given":"Frank J."},{"family":"Trapnell","given":"Cole"},{"family":"Shendure","given":"Jay"}],"issued":{"date-parts":[["2019",2]]}}}],"schema":"https://github.com/citation-style-language/schema/raw/master/csl-citation.json"}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58</w:t>
      </w:r>
      <w:r w:rsidRPr="00F53962">
        <w:rPr>
          <w:rFonts w:eastAsia="Times New Roman"/>
          <w:color w:val="000000"/>
          <w:sz w:val="24"/>
          <w:szCs w:val="24"/>
        </w:rPr>
        <w:fldChar w:fldCharType="end"/>
      </w:r>
      <w:r w:rsidRPr="00F53962">
        <w:rPr>
          <w:rFonts w:eastAsia="Times New Roman"/>
          <w:color w:val="000000"/>
          <w:sz w:val="24"/>
          <w:szCs w:val="24"/>
        </w:rPr>
        <w:t xml:space="preserve"> for </w:t>
      </w:r>
      <w:proofErr w:type="spellStart"/>
      <w:r w:rsidRPr="00F53962">
        <w:rPr>
          <w:rFonts w:eastAsia="Times New Roman"/>
          <w:color w:val="000000"/>
          <w:sz w:val="24"/>
          <w:szCs w:val="24"/>
        </w:rPr>
        <w:t>scRNA</w:t>
      </w:r>
      <w:proofErr w:type="spellEnd"/>
      <w:r w:rsidRPr="00F53962">
        <w:rPr>
          <w:rFonts w:eastAsia="Times New Roman"/>
          <w:color w:val="000000"/>
          <w:sz w:val="24"/>
          <w:szCs w:val="24"/>
        </w:rPr>
        <w:t>-seq analysis</w:t>
      </w:r>
      <w:r w:rsidRPr="00F53962">
        <w:rPr>
          <w:sz w:val="24"/>
          <w:szCs w:val="24"/>
        </w:rPr>
        <w:t xml:space="preserve">. </w:t>
      </w:r>
      <w:r w:rsidRPr="00F53962">
        <w:rPr>
          <w:rFonts w:eastAsia="Times New Roman"/>
          <w:color w:val="000000"/>
          <w:sz w:val="24"/>
          <w:szCs w:val="24"/>
        </w:rPr>
        <w:t xml:space="preserve">Uniform Manifold Approximation and Projection (UMAP)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{"citationID":"a1iop6q8jr1","properties":{"formattedCitation":"\\super 59\\nosupersub{}","plainCitation":"59","noteIndex":0},"citationItems":[{"id":1497,"uris":["http://zotero.org/users/522661/items/FI2IAH6P"],"itemData":{"id":1497,"type":"article-journal","abstract":"UMAP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learning.","language":"en","source":"arxiv.org","title":"UMAP: Uniform Manifold Approximation and Projection for Dimension Reduction","title-short":"UMAP","URL":"https://arxiv.org/abs/1802.03426v3","author":[{"family":"McInnes","given":"Leland"},{"family":"Healy","given":"John"},{"family":"Melville","given":"James"}],"accessed":{"date-parts":[["2021",12,31]]},"issued":{"date-parts":[["2018",2,9]]}}}],"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59</w:t>
      </w:r>
      <w:r w:rsidRPr="00F53962">
        <w:rPr>
          <w:rFonts w:eastAsia="Times New Roman"/>
          <w:color w:val="000000"/>
          <w:sz w:val="24"/>
          <w:szCs w:val="24"/>
        </w:rPr>
        <w:fldChar w:fldCharType="end"/>
      </w:r>
      <w:r w:rsidRPr="00F53962">
        <w:rPr>
          <w:rFonts w:eastAsia="Times New Roman"/>
          <w:color w:val="000000"/>
          <w:sz w:val="24"/>
          <w:szCs w:val="24"/>
        </w:rPr>
        <w:t xml:space="preserve"> was used for dimensionality reduction, as implemented in </w:t>
      </w:r>
      <w:r w:rsidRPr="00F53962">
        <w:rPr>
          <w:sz w:val="24"/>
          <w:szCs w:val="24"/>
        </w:rPr>
        <w:t xml:space="preserve">as implemented in these packages. </w:t>
      </w:r>
      <w:proofErr w:type="spellStart"/>
      <w:r w:rsidRPr="00F53962">
        <w:rPr>
          <w:sz w:val="24"/>
          <w:szCs w:val="24"/>
        </w:rPr>
        <w:t>Pseudotime</w:t>
      </w:r>
      <w:proofErr w:type="spellEnd"/>
      <w:r w:rsidRPr="00F53962">
        <w:rPr>
          <w:sz w:val="24"/>
          <w:szCs w:val="24"/>
        </w:rPr>
        <w:t xml:space="preserve"> was inferred with Monocle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{"citationID":"kQgMlwPx","properties":{"formattedCitation":"\\super 58\\nosupersub{}","plainCitation":"58","noteIndex":0},"citationItems":[{"id":1495,"uris":["http://zotero.org/users/522661/items/9E32ZPA6"],"itemData":{"id":1495,"type":"article-journal","abstract":"Mammalian organogenesis is a remarkable process. Within a short timeframe, the cells of the three germ layers transform into an embryo that includes most of the major internal and external organs. Here we investigate the transcriptional dynamics of mouse organogenesis at single-cell resolution. Using single-cell combinatorial indexing, we profiled the transcriptomes of around 2 million cells derived from 61 embryos staged between 9.5 and 13.5 days of gestation, in a single experiment. The resulting 'mouse organogenesis cell atlas' (MOCA) provides a global view of developmental processes during this critical window. We use Monocle 3 to identify hundreds of cell types and 56 trajectories, many of which are detected only because of the depth of cellular coverage, and collectively define thousands of corresponding marker genes. We explore the dynamics of gene expression within cell types and trajectories over time, including focused analyses of the apical ectodermal ridge, limb mesenchyme and skeletal muscle.","container-title":"Nature","DOI":"10.1038/s41586-019-0969-x","ISSN":"1476-4687","issue":"7745","journalAbbreviation":"Nature","language":"eng","note":"PMID: 30787437\nPMCID: PMC6434952","page":"496-502","source":"PubMed","title":"The single-cell transcriptional landscape of mammalian organogenesis","volume":"566","author":[{"family":"Cao","given":"Junyue"},{"family":"Spielmann","given":"Malte"},{"family":"Qiu","given":"Xiaojie"},{"family":"Huang","given":"Xingfan"},{"family":"Ibrahim","given":"Daniel M."},{"family":"Hill","given":"Andrew J."},{"family":"Zhang","given":"Fan"},{"family":"Mundlos","given":"Stefan"},{"family":"Christiansen","given":"Lena"},{"family":"Steemers","given":"Frank J."},{"family":"Trapnell","given":"Cole"},{"family":"Shendure","given":"Jay"}],"issued":{"date-parts":[["2019",2]]}}}],"schema":"https://github.com/citation-style-language/schema/raw/master/csl-citation.json"}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58</w:t>
      </w:r>
      <w:r w:rsidRPr="00F53962">
        <w:rPr>
          <w:rFonts w:eastAsia="Times New Roman"/>
          <w:color w:val="000000"/>
          <w:sz w:val="24"/>
          <w:szCs w:val="24"/>
        </w:rPr>
        <w:fldChar w:fldCharType="end"/>
      </w:r>
      <w:r w:rsidRPr="00F53962">
        <w:rPr>
          <w:sz w:val="24"/>
          <w:szCs w:val="24"/>
        </w:rPr>
        <w:t xml:space="preserve">, rooting the trajectory in clusters expressing Naïve T-cell markers to track maturation over </w:t>
      </w:r>
      <w:proofErr w:type="spellStart"/>
      <w:r w:rsidRPr="00F53962">
        <w:rPr>
          <w:sz w:val="24"/>
          <w:szCs w:val="24"/>
        </w:rPr>
        <w:t>pseudotime</w:t>
      </w:r>
      <w:proofErr w:type="spellEnd"/>
      <w:r w:rsidRPr="00F53962">
        <w:rPr>
          <w:sz w:val="24"/>
          <w:szCs w:val="24"/>
        </w:rPr>
        <w:t>.</w:t>
      </w:r>
    </w:p>
    <w:p w14:paraId="009068BB" w14:textId="5EEB8927" w:rsidR="00A27618" w:rsidRPr="00F53962" w:rsidRDefault="00A27618" w:rsidP="00A27618">
      <w:pPr>
        <w:spacing w:before="240" w:after="120" w:line="360" w:lineRule="auto"/>
        <w:rPr>
          <w:sz w:val="24"/>
          <w:szCs w:val="24"/>
        </w:rPr>
      </w:pPr>
      <w:r w:rsidRPr="00F53962">
        <w:rPr>
          <w:rFonts w:eastAsia="Times New Roman"/>
          <w:b/>
          <w:bCs/>
          <w:color w:val="000000"/>
          <w:sz w:val="24"/>
          <w:szCs w:val="24"/>
        </w:rPr>
        <w:t xml:space="preserve">Other software packages. </w:t>
      </w:r>
      <w:r w:rsidRPr="00F53962">
        <w:rPr>
          <w:rFonts w:eastAsia="Times New Roman"/>
          <w:color w:val="000000"/>
          <w:sz w:val="24"/>
          <w:szCs w:val="24"/>
        </w:rPr>
        <w:t xml:space="preserve">Network graphs were generated with </w:t>
      </w:r>
      <w:proofErr w:type="spellStart"/>
      <w:r w:rsidRPr="00F53962">
        <w:rPr>
          <w:rFonts w:eastAsia="Times New Roman"/>
          <w:i/>
          <w:iCs/>
          <w:color w:val="000000"/>
          <w:sz w:val="24"/>
          <w:szCs w:val="24"/>
        </w:rPr>
        <w:t>tcrGraph</w:t>
      </w:r>
      <w:proofErr w:type="spellEnd"/>
      <w:r w:rsidRPr="00F53962">
        <w:rPr>
          <w:rFonts w:eastAsia="Times New Roman"/>
          <w:color w:val="000000"/>
          <w:sz w:val="24"/>
          <w:szCs w:val="24"/>
        </w:rPr>
        <w:t xml:space="preserve"> </w:t>
      </w:r>
      <w:r w:rsidRPr="00F53962">
        <w:rPr>
          <w:rFonts w:eastAsia="Times New Roman"/>
          <w:color w:val="000000"/>
          <w:sz w:val="24"/>
          <w:szCs w:val="24"/>
        </w:rPr>
        <w:fldChar w:fldCharType="begin"/>
      </w:r>
      <w:r w:rsidR="00E0030D" w:rsidRPr="00F53962">
        <w:rPr>
          <w:rFonts w:eastAsia="Times New Roman"/>
          <w:color w:val="000000"/>
          <w:sz w:val="24"/>
          <w:szCs w:val="24"/>
        </w:rPr>
        <w:instrText xml:space="preserve"> ADDIN ZOTERO_ITEM CSL_CITATION {"citationID":"a1e3pkk9rdo","properties":{"formattedCitation":"\\super 23\\nosupersub{}","plainCitation":"23","noteIndex":0},"citationItems":[{"id":"FhMkDa3B/t5diGd0A","uris":["http://zotero.org/users/17043568/items/RVM6E4MX"],"itemData":{"id":"ytGgzPVN/nGu9TL5M","type":"article-journal","container-title":"JCI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rPr>
        <w:t>23</w:t>
      </w:r>
      <w:r w:rsidRPr="00F53962">
        <w:rPr>
          <w:rFonts w:eastAsia="Times New Roman"/>
          <w:color w:val="000000"/>
          <w:sz w:val="24"/>
          <w:szCs w:val="24"/>
        </w:rPr>
        <w:fldChar w:fldCharType="end"/>
      </w:r>
      <w:r w:rsidRPr="00F53962">
        <w:rPr>
          <w:rFonts w:eastAsia="Times New Roman"/>
          <w:color w:val="000000"/>
          <w:sz w:val="24"/>
          <w:szCs w:val="24"/>
        </w:rPr>
        <w:t xml:space="preserve"> using the </w:t>
      </w:r>
      <w:proofErr w:type="spellStart"/>
      <w:r w:rsidRPr="00F53962">
        <w:rPr>
          <w:rFonts w:eastAsia="Times New Roman"/>
          <w:color w:val="000000"/>
          <w:sz w:val="24"/>
          <w:szCs w:val="24"/>
        </w:rPr>
        <w:t>Fruchterman</w:t>
      </w:r>
      <w:proofErr w:type="spellEnd"/>
      <w:r w:rsidRPr="00F53962">
        <w:rPr>
          <w:rFonts w:eastAsia="Times New Roman"/>
          <w:color w:val="000000"/>
          <w:sz w:val="24"/>
          <w:szCs w:val="24"/>
        </w:rPr>
        <w:t xml:space="preserve">-Reingold force-directed algorithm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{"citationID":"a1o8gifp0df","properties":{"formattedCitation":"\\super 60\\nosupersub{}","plainCitation":"60","noteIndex":0},"citationItems":[{"id":3900,"uris":["http://zotero.org/users/522661/items/ENI47NNP"],"itemData":{"id":3900,"type":"article-journal","abstract":"We present a modification of the spring-embedder model of Eades [Congressus Numerantium, 42, 149–160, (1984)] for drawing undirected graphs with straight edges. Our heuristic strives for uniform edge lengths, and we develop it in analogy to forces in natural systems, for a simple, elegant, conceptually-intuitive, and efficient algorithm.","container-title":"Software: Practice and Experience","DOI":"10.1002/spe.4380211102","ISSN":"1097-024X","issue":"11","language":"en","license":"Copyright © 1991 John Wiley &amp; Sons, Ltd","note":"_eprint: https://onlinelibrary.wiley.com/doi/pdf/10.1002/spe.4380211102","page":"1129-1164","source":"Wiley Online Library","title":"Graph drawing by force-directed placement","volume":"21","author":[{"family":"Fruchterman","given":"Thomas M. J."},{"family":"Reingold","given":"Edward M."}],"issued":{"date-parts":[["1991"]]}}}],"schema":"https://github.com/citation-style-language/schema/raw/master/csl-citation.json"}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60</w:t>
      </w:r>
      <w:r w:rsidRPr="00F53962">
        <w:rPr>
          <w:rFonts w:eastAsia="Times New Roman"/>
          <w:color w:val="000000"/>
          <w:sz w:val="24"/>
          <w:szCs w:val="24"/>
        </w:rPr>
        <w:fldChar w:fldCharType="end"/>
      </w:r>
      <w:r w:rsidRPr="00F53962">
        <w:rPr>
          <w:rFonts w:eastAsia="Times New Roman"/>
          <w:color w:val="000000"/>
          <w:sz w:val="24"/>
          <w:szCs w:val="24"/>
        </w:rPr>
        <w:t xml:space="preserve">. Heatmaps display Jaccard Similarity, calculated as </w:t>
      </w:r>
      <m:oMath>
        <m:r>
          <w:rPr>
            <w:rFonts w:ascii="Cambria Math" w:eastAsia="Times New Roman" w:hAnsi="Cambria Math"/>
            <w:color w:val="000000"/>
            <w:sz w:val="24"/>
            <w:szCs w:val="24"/>
          </w:rPr>
          <m:t>J</m:t>
        </m:r>
        <m:r>
          <m:rPr>
            <m:sty m:val="p"/>
          </m:rPr>
          <w:rPr>
            <w:rFonts w:ascii="Cambria Math" w:eastAsia="Times New Roman" w:hAnsi="Cambria Math"/>
            <w:color w:val="000000"/>
            <w:sz w:val="24"/>
            <w:szCs w:val="24"/>
          </w:rPr>
          <m:t xml:space="preserve"> = |</m:t>
        </m:r>
        <m:r>
          <w:rPr>
            <w:rFonts w:ascii="Cambria Math" w:eastAsia="Times New Roman" w:hAnsi="Cambria Math"/>
            <w:color w:val="000000"/>
            <w:sz w:val="24"/>
            <w:szCs w:val="24"/>
          </w:rPr>
          <m:t>A</m:t>
        </m:r>
        <m:r>
          <m:rPr>
            <m:sty m:val="p"/>
          </m:rPr>
          <w:rPr>
            <w:rFonts w:ascii="Cambria Math" w:eastAsia="Times New Roman" w:hAnsi="Cambria Math"/>
            <w:color w:val="000000"/>
            <w:sz w:val="24"/>
            <w:szCs w:val="24"/>
          </w:rPr>
          <m:t xml:space="preserve"> ∩ </m:t>
        </m:r>
        <m:r>
          <w:rPr>
            <w:rFonts w:ascii="Cambria Math" w:eastAsia="Times New Roman" w:hAnsi="Cambria Math"/>
            <w:color w:val="000000"/>
            <w:sz w:val="24"/>
            <w:szCs w:val="24"/>
          </w:rPr>
          <m:t>B</m:t>
        </m:r>
        <m:r>
          <m:rPr>
            <m:sty m:val="p"/>
          </m:rPr>
          <w:rPr>
            <w:rFonts w:ascii="Cambria Math" w:eastAsia="Times New Roman" w:hAnsi="Cambria Math"/>
            <w:color w:val="000000"/>
            <w:sz w:val="24"/>
            <w:szCs w:val="24"/>
          </w:rPr>
          <m:t>| / |</m:t>
        </m:r>
        <m:r>
          <w:rPr>
            <w:rFonts w:ascii="Cambria Math" w:eastAsia="Times New Roman" w:hAnsi="Cambria Math"/>
            <w:color w:val="000000"/>
            <w:sz w:val="24"/>
            <w:szCs w:val="24"/>
          </w:rPr>
          <m:t>A</m:t>
        </m:r>
        <m:r>
          <m:rPr>
            <m:sty m:val="p"/>
          </m:rPr>
          <w:rPr>
            <w:rFonts w:ascii="Cambria Math" w:eastAsia="Times New Roman" w:hAnsi="Cambria Math"/>
            <w:color w:val="000000"/>
            <w:sz w:val="24"/>
            <w:szCs w:val="24"/>
          </w:rPr>
          <m:t xml:space="preserve"> ∪ </m:t>
        </m:r>
        <m:r>
          <w:rPr>
            <w:rFonts w:ascii="Cambria Math" w:eastAsia="Times New Roman" w:hAnsi="Cambria Math"/>
            <w:color w:val="000000"/>
            <w:sz w:val="24"/>
            <w:szCs w:val="24"/>
          </w:rPr>
          <m:t>B</m:t>
        </m:r>
        <m:r>
          <m:rPr>
            <m:sty m:val="p"/>
          </m:rPr>
          <w:rPr>
            <w:rFonts w:ascii="Cambria Math" w:eastAsia="Times New Roman" w:hAnsi="Cambria Math"/>
            <w:color w:val="000000"/>
            <w:sz w:val="24"/>
            <w:szCs w:val="24"/>
          </w:rPr>
          <m:t xml:space="preserve">| </m:t>
        </m:r>
      </m:oMath>
      <w:r w:rsidRPr="00F53962">
        <w:rPr>
          <w:rFonts w:eastAsia="Times New Roman"/>
          <w:color w:val="000000"/>
          <w:sz w:val="24"/>
          <w:szCs w:val="24"/>
        </w:rPr>
        <w:t xml:space="preserve">where A and B are sets of sets of epitope-annotated </w:t>
      </w:r>
      <w:r w:rsidRPr="00F53962">
        <w:rPr>
          <w:rFonts w:eastAsia="Times New Roman"/>
          <w:i/>
          <w:iCs/>
          <w:color w:val="000000"/>
          <w:sz w:val="24"/>
          <w:szCs w:val="24"/>
        </w:rPr>
        <w:t>TRA</w:t>
      </w:r>
      <w:r w:rsidRPr="00F53962">
        <w:rPr>
          <w:rFonts w:eastAsia="Times New Roman"/>
          <w:color w:val="000000"/>
          <w:sz w:val="24"/>
          <w:szCs w:val="24"/>
        </w:rPr>
        <w:t xml:space="preserve"> or </w:t>
      </w:r>
      <w:r w:rsidRPr="00F53962">
        <w:rPr>
          <w:rFonts w:eastAsia="Times New Roman"/>
          <w:i/>
          <w:iCs/>
          <w:color w:val="000000"/>
          <w:sz w:val="24"/>
          <w:szCs w:val="24"/>
        </w:rPr>
        <w:t>TRB</w:t>
      </w:r>
      <w:r w:rsidRPr="00F53962">
        <w:rPr>
          <w:rFonts w:eastAsia="Times New Roman"/>
          <w:color w:val="000000"/>
          <w:sz w:val="24"/>
          <w:szCs w:val="24"/>
        </w:rPr>
        <w:t xml:space="preserve"> junctions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{"citationID":"a13v6tev3hj","properties":{"formattedCitation":"\\super 61\\nosupersub{}","plainCitation":"61","noteIndex":0},"citationItems":[{"id":"FhMkDa3B/nW41bpbX","uris":["http://zotero.org/users/17043568/items/E3F4EIPX"],"itemData":{"id":"ytGgzPVN/Zk5tPgYa","type":"webpage","title":"THE DISTRIBUTION OF THE FLORA IN THE ALPINE ZONE.1 - Jaccard - 1912 - New Phytologist - Wiley Online Library","URL":"https://nph.onlinelibrary.wiley.com/doi/abs/10.1111/j.1469-8137.1912.tb05611.x","accessed":{"date-parts":[["2025",5,5]]}}}],"schema":"https://github.com/citation-style-language/schema/raw/master/csl-citation.json"}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61</w:t>
      </w:r>
      <w:r w:rsidRPr="00F53962">
        <w:rPr>
          <w:rFonts w:eastAsia="Times New Roman"/>
          <w:color w:val="000000"/>
          <w:sz w:val="24"/>
          <w:szCs w:val="24"/>
        </w:rPr>
        <w:fldChar w:fldCharType="end"/>
      </w:r>
      <w:r w:rsidRPr="00F53962">
        <w:rPr>
          <w:rFonts w:eastAsia="Times New Roman"/>
          <w:color w:val="000000"/>
          <w:sz w:val="24"/>
          <w:szCs w:val="24"/>
        </w:rPr>
        <w:t xml:space="preserve">. SARS-CoV-2 TCR junction motifs were generated with </w:t>
      </w:r>
      <w:proofErr w:type="spellStart"/>
      <w:r w:rsidRPr="00F53962">
        <w:rPr>
          <w:rFonts w:eastAsia="Times New Roman"/>
          <w:i/>
          <w:iCs/>
          <w:color w:val="000000"/>
          <w:sz w:val="24"/>
          <w:szCs w:val="24"/>
        </w:rPr>
        <w:t>djvdj</w:t>
      </w:r>
      <w:proofErr w:type="spellEnd"/>
      <w:r w:rsidRPr="00F53962">
        <w:rPr>
          <w:rFonts w:eastAsia="Times New Roman"/>
          <w:color w:val="000000"/>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{"citationID":"a1esoic3c87","properties":{"formattedCitation":"\\super 62\\nosupersub{}","plainCitation":"62","noteIndex":0},"citationItems":[{"id":"FhMkDa3B/AS11DySP","uris":["http://zotero.org/users/17043568/items/NCNNP9G2"],"itemData":{"id":65,"type":"book","title":"djvdj: A collection of single-cell V(D)J tools","author":[{"family":"Sheridan","given":"Ryan"}],"issued":{"date-parts":[["2023"]]}},"label":"page"}],"schema":"https://github.com/citation-style-language/schema/raw/master/csl-citation.json"}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62</w:t>
      </w:r>
      <w:r w:rsidRPr="00F53962">
        <w:rPr>
          <w:rFonts w:eastAsia="Times New Roman"/>
          <w:color w:val="000000"/>
          <w:sz w:val="24"/>
          <w:szCs w:val="24"/>
        </w:rPr>
        <w:fldChar w:fldCharType="end"/>
      </w:r>
      <w:r w:rsidRPr="00F53962">
        <w:rPr>
          <w:rFonts w:eastAsia="Times New Roman"/>
          <w:color w:val="000000"/>
          <w:sz w:val="24"/>
          <w:szCs w:val="24"/>
        </w:rPr>
        <w:t xml:space="preserve">. </w:t>
      </w:r>
      <w:r w:rsidRPr="00F53962">
        <w:rPr>
          <w:sz w:val="24"/>
          <w:szCs w:val="24"/>
        </w:rPr>
        <w:t>Generation probabilities (</w:t>
      </w:r>
      <w:proofErr w:type="spellStart"/>
      <w:r w:rsidRPr="00F53962">
        <w:rPr>
          <w:i/>
          <w:iCs/>
          <w:sz w:val="24"/>
          <w:szCs w:val="24"/>
        </w:rPr>
        <w:t>Pgen</w:t>
      </w:r>
      <w:proofErr w:type="spellEnd"/>
      <w:r w:rsidRPr="00F53962">
        <w:rPr>
          <w:sz w:val="24"/>
          <w:szCs w:val="24"/>
        </w:rPr>
        <w:t>) of junction nucleotide (</w:t>
      </w:r>
      <w:proofErr w:type="spellStart"/>
      <w:r w:rsidRPr="00F53962">
        <w:rPr>
          <w:sz w:val="24"/>
          <w:szCs w:val="24"/>
        </w:rPr>
        <w:t>nt</w:t>
      </w:r>
      <w:proofErr w:type="spellEnd"/>
      <w:r w:rsidRPr="00F53962">
        <w:rPr>
          <w:sz w:val="24"/>
          <w:szCs w:val="24"/>
        </w:rPr>
        <w:t xml:space="preserve">) sequences were estimated using </w:t>
      </w:r>
      <w:proofErr w:type="spellStart"/>
      <w:r w:rsidRPr="00F53962">
        <w:rPr>
          <w:i/>
          <w:iCs/>
          <w:sz w:val="24"/>
          <w:szCs w:val="24"/>
        </w:rPr>
        <w:t>IGoR</w:t>
      </w:r>
      <w:proofErr w:type="spellEnd"/>
      <w:r w:rsidRPr="00F53962">
        <w:rPr>
          <w:sz w:val="24"/>
          <w:szCs w:val="24"/>
        </w:rPr>
        <w:t xml:space="preserve"> (v. 1.4.0) </w:t>
      </w:r>
      <w:r w:rsidRPr="00F53962">
        <w:rPr>
          <w:sz w:val="24"/>
          <w:szCs w:val="24"/>
        </w:rPr>
        <w:fldChar w:fldCharType="begin"/>
      </w:r>
      <w:r w:rsidR="00377BAA" w:rsidRPr="00F53962">
        <w:rPr>
          <w:sz w:val="24"/>
          <w:szCs w:val="24"/>
        </w:rPr>
        <w:instrText xml:space="preserve"> ADDIN ZOTERO_ITEM CSL_CITATION {"citationID":"GbP4KlBu","properties":{"formattedCitation":"\\super 33\\nosupersub{}","plainCitation":"33","noteIndex":0},"citationItems":[{"id":1373,"uris":["http://zotero.org/users/522661/items/BXNZYPW2"],"itemData":{"id":1373,"type":"article-journal","abstract":"Despite the extreme diversity of T</w:instrText>
      </w:r>
      <w:r w:rsidR="00377BAA" w:rsidRPr="00F53962">
        <w:rPr>
          <w:rFonts w:ascii="Cambria Math" w:hAnsi="Cambria Math" w:cs="Cambria Math"/>
          <w:sz w:val="24"/>
          <w:szCs w:val="24"/>
        </w:rPr>
        <w:instrText>‐</w:instrText>
      </w:r>
      <w:r w:rsidR="00377BAA" w:rsidRPr="00F53962">
        <w:rPr>
          <w:sz w:val="24"/>
          <w:szCs w:val="24"/>
        </w:rPr>
        <w:instrText>cell repertoires, many identical T</w:instrText>
      </w:r>
      <w:r w:rsidR="00377BAA" w:rsidRPr="00F53962">
        <w:rPr>
          <w:rFonts w:ascii="Cambria Math" w:hAnsi="Cambria Math" w:cs="Cambria Math"/>
          <w:sz w:val="24"/>
          <w:szCs w:val="24"/>
        </w:rPr>
        <w:instrText>‐</w:instrText>
      </w:r>
      <w:r w:rsidR="00377BAA" w:rsidRPr="00F53962">
        <w:rPr>
          <w:sz w:val="24"/>
          <w:szCs w:val="24"/>
        </w:rPr>
        <w:instrText>cell receptor (TCR) sequences are found in a large number of individual mice and humans. These widely shared sequences, often referred to as “public,” have been suggested to be over</w:instrText>
      </w:r>
      <w:r w:rsidR="00377BAA" w:rsidRPr="00F53962">
        <w:rPr>
          <w:rFonts w:ascii="Cambria Math" w:hAnsi="Cambria Math" w:cs="Cambria Math"/>
          <w:sz w:val="24"/>
          <w:szCs w:val="24"/>
        </w:rPr>
        <w:instrText>‐</w:instrText>
      </w:r>
      <w:r w:rsidR="00377BAA" w:rsidRPr="00F53962">
        <w:rPr>
          <w:sz w:val="24"/>
          <w:szCs w:val="24"/>
        </w:rPr>
        <w:instrText>represented due to their potential immune functionality or their ease of generation by V(D)J recombination. Here, we show that even for large cohorts, the observed degree of sharing of TCR sequences between individuals is well predicted by a model accounting for the known quantitative statistical biases in the generation process, together with a simple model of thymic selection. Whether a sequence is shared by many individuals is predicted to depend on the number of queried individuals and the sampling depth, as well as on the sequence itself, in agreement with the data. We introduce the degree of publicness conditional on the queried cohort size and the size of the sampled repertoires. Based on these observations, we propose a public/private sequence classifier, “PUBLIC” (Public Universal Binary Likelihood Inference Classifier), based on the generation probability, which performs very well even for small cohort sizes.","container-title":"Immunological Reviews","DOI":"10.1111/imr.12665","ISSN":"0105-2896","issue":"1","journalAbbreviation":"Immunol Rev","note":"PMID: 29944757\nPMCID: PMC6033145","page":"167-179","source":"PubMed Central","title":"Predicting the spectrum of TCR repertoire sharing with a data</w:instrText>
      </w:r>
      <w:r w:rsidR="00377BAA" w:rsidRPr="00F53962">
        <w:rPr>
          <w:rFonts w:ascii="Cambria Math" w:hAnsi="Cambria Math" w:cs="Cambria Math"/>
          <w:sz w:val="24"/>
          <w:szCs w:val="24"/>
        </w:rPr>
        <w:instrText>‐</w:instrText>
      </w:r>
      <w:r w:rsidR="00377BAA" w:rsidRPr="00F53962">
        <w:rPr>
          <w:sz w:val="24"/>
          <w:szCs w:val="24"/>
        </w:rPr>
        <w:instrText xml:space="preserve">driven model of recombination","volume":"284","author":[{"family":"Elhanati","given":"Yuval"},{"family":"Sethna","given":"Zachary"},{"family":"Callan","given":"Curtis G."},{"family":"Mora","given":"Thierry"},{"family":"Walczak","given":"Aleksandra M."}],"issued":{"date-parts":[["2018",7]]}},"label":"page"}],"schema":"https://github.com/citation-style-language/schema/raw/master/csl-citation.json"}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33</w:t>
      </w:r>
      <w:r w:rsidRPr="00F53962">
        <w:rPr>
          <w:sz w:val="24"/>
          <w:szCs w:val="24"/>
        </w:rPr>
        <w:fldChar w:fldCharType="end"/>
      </w:r>
      <w:r w:rsidRPr="00F53962">
        <w:rPr>
          <w:sz w:val="24"/>
          <w:szCs w:val="24"/>
        </w:rPr>
        <w:t xml:space="preserve">; higher (less negative) </w:t>
      </w:r>
      <w:proofErr w:type="spellStart"/>
      <w:r w:rsidRPr="00F53962">
        <w:rPr>
          <w:i/>
          <w:iCs/>
          <w:sz w:val="24"/>
          <w:szCs w:val="24"/>
        </w:rPr>
        <w:t>Pgen</w:t>
      </w:r>
      <w:proofErr w:type="spellEnd"/>
      <w:r w:rsidRPr="00F53962">
        <w:rPr>
          <w:sz w:val="24"/>
          <w:szCs w:val="24"/>
        </w:rPr>
        <w:t xml:space="preserve"> indicates greater likelihood of V-(D)-J recombination. Figures were made with </w:t>
      </w:r>
      <w:r w:rsidRPr="00F53962">
        <w:rPr>
          <w:i/>
          <w:iCs/>
          <w:sz w:val="24"/>
          <w:szCs w:val="24"/>
        </w:rPr>
        <w:t>ggplot2</w:t>
      </w:r>
      <w:r w:rsidRPr="00F53962">
        <w:rPr>
          <w:sz w:val="24"/>
          <w:szCs w:val="24"/>
        </w:rPr>
        <w:t xml:space="preserve"> </w:t>
      </w:r>
      <w:r w:rsidRPr="00F53962">
        <w:rPr>
          <w:sz w:val="24"/>
          <w:szCs w:val="24"/>
        </w:rPr>
        <w:fldChar w:fldCharType="begin"/>
      </w:r>
      <w:r w:rsidR="00F53962" w:rsidRPr="00F53962">
        <w:rPr>
          <w:sz w:val="24"/>
          <w:szCs w:val="24"/>
        </w:rPr>
        <w:instrText xml:space="preserve"> ADDIN ZOTERO_ITEM CSL_CITATION {"citationID":"a13h7pnpvn2","properties":{"formattedCitation":"\\super 63\\nosupersub{}","plainCitation":"63","noteIndex":0},"citationItems":[{"id":292,"uris":["http://zotero.org/users/522661/items/VTEXU2GH"],"itemData":{"id":292,"type":"book","title":"ggplot2: elegant graphics for data analysis.","URL":"http://had.co.nz/ggplot2/book","author":[{"family":"Wickham","given":"Hadley"}],"issued":{"date-parts":[["2009"]]}}}],"schema":"https://github.com/citation-style-language/schema/raw/master/csl-citation.json"}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63</w:t>
      </w:r>
      <w:r w:rsidRPr="00F53962">
        <w:rPr>
          <w:sz w:val="24"/>
          <w:szCs w:val="24"/>
        </w:rPr>
        <w:fldChar w:fldCharType="end"/>
      </w:r>
      <w:r w:rsidRPr="00F53962">
        <w:rPr>
          <w:sz w:val="24"/>
          <w:szCs w:val="24"/>
        </w:rPr>
        <w:t xml:space="preserve"> in RStudio </w:t>
      </w:r>
      <w:r w:rsidRPr="00F53962">
        <w:rPr>
          <w:sz w:val="24"/>
          <w:szCs w:val="24"/>
        </w:rPr>
        <w:fldChar w:fldCharType="begin"/>
      </w:r>
      <w:r w:rsidR="00F53962" w:rsidRPr="00F53962">
        <w:rPr>
          <w:sz w:val="24"/>
          <w:szCs w:val="24"/>
        </w:rPr>
        <w:instrText xml:space="preserve"> ADDIN ZOTERO_ITEM CSL_CITATION {"citationID":"a17vgtd46ae","properties":{"formattedCitation":"\\super 64\\nosupersub{}","plainCitation":"64","noteIndex":0},"citationItems":[{"id":3902,"uris":["http://zotero.org/users/522661/items/3B3NPW8D"],"itemData":{"id":3902,"type":"webpage","abstract":"To cite RStudio in publications, you can get the latest citation information by running the command RStudio.Version() in a recent version of RStudio IDE. For your reference, that information is pri...","container-title":"Posit Support","language":"en-US","title":"RStudio","URL":"https://support.posit.co/hc/en-us/articles/206212048-Citing-RStudio","accessed":{"date-parts":[["2025",9,17]]},"issued":{"date-parts":[["2025",5,14]]}}}],"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64</w:t>
      </w:r>
      <w:r w:rsidRPr="00F53962">
        <w:rPr>
          <w:sz w:val="24"/>
          <w:szCs w:val="24"/>
        </w:rPr>
        <w:fldChar w:fldCharType="end"/>
      </w:r>
      <w:r w:rsidRPr="00F53962">
        <w:rPr>
          <w:sz w:val="24"/>
          <w:szCs w:val="24"/>
        </w:rPr>
        <w:t xml:space="preserve">; cartoons with </w:t>
      </w:r>
      <w:r w:rsidRPr="00F53962">
        <w:rPr>
          <w:i/>
          <w:iCs/>
          <w:sz w:val="24"/>
          <w:szCs w:val="24"/>
        </w:rPr>
        <w:t>BioRender.com</w:t>
      </w:r>
      <w:r w:rsidRPr="00F53962">
        <w:rPr>
          <w:sz w:val="24"/>
          <w:szCs w:val="24"/>
        </w:rPr>
        <w:t>.</w:t>
      </w:r>
    </w:p>
    <w:p w14:paraId="3F0E6C35" w14:textId="1916689D" w:rsidR="00A27618" w:rsidRPr="00F53962" w:rsidRDefault="00A27618" w:rsidP="00A27618">
      <w:pPr>
        <w:pStyle w:val="Heading3"/>
        <w:keepNext w:val="0"/>
        <w:keepLines w:val="0"/>
        <w:spacing w:before="280" w:after="120" w:line="360" w:lineRule="auto"/>
        <w:rPr>
          <w:rFonts w:eastAsia="Times New Roman"/>
          <w:color w:val="000000"/>
          <w:sz w:val="24"/>
          <w:szCs w:val="24"/>
        </w:rPr>
      </w:pPr>
      <w:bookmarkStart w:id="228" w:name="_byitjzbx31w" w:colFirst="0" w:colLast="0"/>
      <w:bookmarkEnd w:id="228"/>
      <w:r w:rsidRPr="00F53962">
        <w:rPr>
          <w:rFonts w:eastAsia="Times New Roman"/>
          <w:b/>
          <w:bCs/>
          <w:color w:val="000000"/>
          <w:sz w:val="24"/>
          <w:szCs w:val="24"/>
        </w:rPr>
        <w:t>Data availability</w:t>
      </w:r>
      <w:r w:rsidRPr="00F53962">
        <w:rPr>
          <w:rFonts w:eastAsia="Times New Roman"/>
          <w:b/>
          <w:bCs/>
          <w:color w:val="000000"/>
          <w:sz w:val="24"/>
          <w:szCs w:val="24"/>
        </w:rPr>
        <w:br/>
      </w:r>
      <w:r w:rsidRPr="00F53962">
        <w:rPr>
          <w:rFonts w:eastAsia="Times New Roman"/>
          <w:color w:val="000000"/>
          <w:sz w:val="24"/>
          <w:szCs w:val="24"/>
        </w:rPr>
        <w:t xml:space="preserve">Source data will be provided with this paper. Raw data are available as described in the </w:t>
      </w:r>
      <w:r w:rsidRPr="00F53962">
        <w:rPr>
          <w:rFonts w:eastAsia="Times New Roman"/>
          <w:color w:val="000000"/>
          <w:sz w:val="24"/>
          <w:szCs w:val="24"/>
        </w:rPr>
        <w:lastRenderedPageBreak/>
        <w:t>original publications</w:t>
      </w:r>
      <w:r w:rsidR="00DB29B4" w:rsidRPr="00F53962">
        <w:rPr>
          <w:sz w:val="24"/>
          <w:szCs w:val="24"/>
        </w:rPr>
        <w:t xml:space="preserve"> </w:t>
      </w:r>
      <w:r w:rsidR="00DB29B4" w:rsidRPr="00F53962">
        <w:rPr>
          <w:sz w:val="24"/>
          <w:szCs w:val="24"/>
        </w:rPr>
        <w:fldChar w:fldCharType="begin"/>
      </w:r>
      <w:r w:rsidR="00377BAA" w:rsidRPr="00F53962">
        <w:rPr>
          <w:sz w:val="24"/>
          <w:szCs w:val="24"/>
        </w:rPr>
        <w:instrText xml:space="preserve"> ADDIN ZOTERO_ITEM CSL_CITATION {"citationID":"Cw9aKYA6","properties":{"formattedCitation":"\\super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DB29B4" w:rsidRPr="00F53962">
        <w:rPr>
          <w:sz w:val="24"/>
          <w:szCs w:val="24"/>
        </w:rPr>
        <w:fldChar w:fldCharType="separate"/>
      </w:r>
      <w:r w:rsidR="00377BAA" w:rsidRPr="00F53962">
        <w:rPr>
          <w:rFonts w:eastAsiaTheme="minorHAnsi" w:cs="Arial"/>
          <w:color w:val="008080"/>
          <w:sz w:val="24"/>
          <w:szCs w:val="24"/>
          <w:vertAlign w:val="superscript"/>
          <w:lang w:val="en-US"/>
          <w14:ligatures w14:val="standardContextual"/>
        </w:rPr>
        <w:t>27–30</w:t>
      </w:r>
      <w:r w:rsidR="00DB29B4" w:rsidRPr="00F53962">
        <w:rPr>
          <w:sz w:val="24"/>
          <w:szCs w:val="24"/>
        </w:rPr>
        <w:fldChar w:fldCharType="end"/>
      </w:r>
      <w:r w:rsidRPr="00F53962">
        <w:rPr>
          <w:rFonts w:eastAsia="Times New Roman"/>
          <w:color w:val="000000"/>
          <w:sz w:val="24"/>
          <w:szCs w:val="24"/>
        </w:rPr>
        <w:t xml:space="preserve">; and in reference </w:t>
      </w:r>
      <w:r w:rsidRPr="00F53962">
        <w:rPr>
          <w:rFonts w:eastAsia="Times New Roman"/>
          <w:color w:val="000000"/>
          <w:sz w:val="24"/>
          <w:szCs w:val="24"/>
        </w:rPr>
        <w:fldChar w:fldCharType="begin"/>
      </w:r>
      <w:r w:rsidRPr="00F53962">
        <w:rPr>
          <w:rFonts w:eastAsia="Times New Roman"/>
          <w:color w:val="000000"/>
          <w:sz w:val="24"/>
          <w:szCs w:val="24"/>
        </w:rPr>
        <w:instrText xml:space="preserve"> ADDIN ZOTERO_ITEM CSL_CITATION {"citationID":"a1rt5babua8","properties":{"formattedCitation":"\\super 17\\nosupersub{}","plainCitation":"17","noteIndex":0},"citationItems":[{"id":3853,"uris":["http://zotero.org/users/522661/items/PI4ZELH5"],"itemData":{"id":3853,"type":"article-journal","abstract":"T cell receptor (TCR) repertoires are critical for antiviral immunity. Determining the TCR repertoire composition, diversity, and dynamics and how they change during viral infection can inform the molecular specificity of host responses to viruses such as SARS-CoV-2. To determine signatures associated with COVID-19 disease severity, here we perform a large-scale analysis of over 4.7 billion sequences across 2130 TCR repertoires from COVID-19 patients and healthy donors. TCR repertoire analyses from these data identify and characterize convergent COVID-19-associated CDR3 gene usages, specificity groups, and sequence patterns. Here we show that T cell clonal expansion is associated with the upregulation of T cell effector function, TCR signaling, NF-kB signaling, and interferon-gamma signaling pathways. We also demonstrate that machine learning approaches accurately predict COVID-19 infection based on TCR sequence features, with certain high-power models reaching near-perfect AUROC scores. These analyses provide a systems immunology view of T cell adaptive immune responses to COVID-19.","container-title":"Communications Biology","DOI":"10.1038/s42003-023-04447-4","ISSN":"2399-3642","issue":"1","journalAbbreviation":"Commun Biol","language":"en","license":"2023 The Author(s)","note":"publisher: Nature Publishing Group","page":"1-13","source":"www.nature.com","title":"Machine learning identifies T cell receptor repertoire signatures associated with COVID-19 severity","volume":"6","author":[{"family":"Park","given":"Jonathan J."},{"family":"Lee","given":"Kyoung A. V."},{"family":"Lam","given":"Stanley Z."},{"family":"Moon","given":"Katherine S."},{"family":"Fang","given":"Zhenhao"},{"family":"Chen","given":"Sidi"}],"issued":{"date-parts":[["2023",1,20]]}}}],"schema":"https://github.com/citation-style-language/schema/raw/master/csl-citation.json"}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rPr>
        <w:t>17</w:t>
      </w:r>
      <w:r w:rsidRPr="00F53962">
        <w:rPr>
          <w:rFonts w:eastAsia="Times New Roman"/>
          <w:color w:val="000000"/>
          <w:sz w:val="24"/>
          <w:szCs w:val="24"/>
        </w:rPr>
        <w:fldChar w:fldCharType="end"/>
      </w:r>
      <w:r w:rsidRPr="00F53962">
        <w:rPr>
          <w:rFonts w:eastAsia="Times New Roman"/>
          <w:color w:val="000000"/>
          <w:sz w:val="24"/>
          <w:szCs w:val="24"/>
        </w:rPr>
        <w:t xml:space="preserve">, GEO (GSE1620861), and </w:t>
      </w:r>
      <w:proofErr w:type="spellStart"/>
      <w:r w:rsidRPr="00F53962">
        <w:rPr>
          <w:rFonts w:eastAsia="Times New Roman"/>
          <w:color w:val="000000"/>
          <w:sz w:val="24"/>
          <w:szCs w:val="24"/>
        </w:rPr>
        <w:t>ArrayExpress</w:t>
      </w:r>
      <w:proofErr w:type="spellEnd"/>
      <w:r w:rsidRPr="00F53962">
        <w:rPr>
          <w:rFonts w:eastAsia="Times New Roman"/>
          <w:color w:val="000000"/>
          <w:sz w:val="24"/>
          <w:szCs w:val="24"/>
        </w:rPr>
        <w:t xml:space="preserve"> (E-MTAB-10026, E-MTAB-9357).</w:t>
      </w:r>
    </w:p>
    <w:p w14:paraId="2759FAEB" w14:textId="77777777" w:rsidR="00A27618" w:rsidRPr="00F53962" w:rsidRDefault="00A27618" w:rsidP="00A27618">
      <w:pPr>
        <w:spacing w:before="240" w:after="240" w:line="360" w:lineRule="auto"/>
        <w:rPr>
          <w:color w:val="666666"/>
          <w:sz w:val="24"/>
          <w:szCs w:val="24"/>
        </w:rPr>
      </w:pPr>
      <w:r w:rsidRPr="00F53962">
        <w:rPr>
          <w:rFonts w:eastAsia="Times New Roman"/>
          <w:b/>
          <w:bCs/>
          <w:color w:val="000000"/>
          <w:sz w:val="24"/>
          <w:szCs w:val="24"/>
        </w:rPr>
        <w:t>Code availability</w:t>
      </w:r>
      <w:r w:rsidRPr="00F53962">
        <w:rPr>
          <w:rFonts w:eastAsia="Times New Roman"/>
          <w:b/>
          <w:bCs/>
          <w:color w:val="000000"/>
          <w:sz w:val="24"/>
          <w:szCs w:val="24"/>
        </w:rPr>
        <w:br/>
      </w:r>
      <w:r w:rsidRPr="00F53962">
        <w:rPr>
          <w:rFonts w:eastAsia="Times New Roman"/>
          <w:color w:val="000000"/>
          <w:sz w:val="24"/>
          <w:szCs w:val="24"/>
        </w:rPr>
        <w:t>All R scripts, exact package versions, and processed objects are archived at</w:t>
      </w:r>
      <w:hyperlink r:id="rId10">
        <w:r w:rsidRPr="00F53962">
          <w:rPr>
            <w:rFonts w:eastAsia="Times New Roman"/>
            <w:color w:val="000000"/>
            <w:sz w:val="24"/>
            <w:szCs w:val="24"/>
          </w:rPr>
          <w:t xml:space="preserve"> </w:t>
        </w:r>
      </w:hyperlink>
      <w:hyperlink r:id="rId11">
        <w:r w:rsidRPr="00F53962">
          <w:rPr>
            <w:color w:val="666666"/>
            <w:sz w:val="24"/>
            <w:szCs w:val="24"/>
          </w:rPr>
          <w:t xml:space="preserve"> </w:t>
        </w:r>
      </w:hyperlink>
      <w:hyperlink r:id="rId12">
        <w:r w:rsidRPr="00F53962">
          <w:rPr>
            <w:rFonts w:eastAsia="Times New Roman"/>
            <w:color w:val="000000"/>
            <w:sz w:val="24"/>
            <w:szCs w:val="24"/>
          </w:rPr>
          <w:t>https://github.com/shubhambans/PaperTCRs</w:t>
        </w:r>
      </w:hyperlink>
      <w:r w:rsidRPr="00F53962">
        <w:rPr>
          <w:rFonts w:eastAsia="Times New Roman"/>
          <w:color w:val="000000"/>
          <w:sz w:val="24"/>
          <w:szCs w:val="24"/>
        </w:rPr>
        <w:t>.</w:t>
      </w:r>
    </w:p>
    <w:p w14:paraId="41FBC371" w14:textId="77777777" w:rsidR="00A27618" w:rsidRPr="00F53962" w:rsidRDefault="00A27618" w:rsidP="00A27618">
      <w:pPr>
        <w:pStyle w:val="Bibliography"/>
        <w:rPr>
          <w:b/>
          <w:bCs/>
          <w:sz w:val="24"/>
          <w:szCs w:val="24"/>
        </w:rPr>
      </w:pPr>
      <w:r w:rsidRPr="00F53962">
        <w:rPr>
          <w:b/>
          <w:bCs/>
          <w:sz w:val="24"/>
          <w:szCs w:val="24"/>
        </w:rPr>
        <w:t>References</w:t>
      </w:r>
    </w:p>
    <w:p w14:paraId="192743AF" w14:textId="77777777" w:rsidR="00F53962" w:rsidRPr="00F53962" w:rsidRDefault="00377BAA" w:rsidP="00F53962">
      <w:pPr>
        <w:pStyle w:val="Bibliography"/>
        <w:rPr>
          <w:lang w:val="en-US"/>
        </w:rPr>
      </w:pPr>
      <w:r w:rsidRPr="00F53962">
        <w:fldChar w:fldCharType="begin"/>
      </w:r>
      <w:r w:rsidR="00F53962" w:rsidRPr="00F53962">
        <w:instrText xml:space="preserve"> ADDIN ZOTERO_BIBL {"uncited":[],"omitted":[],"custom":[]} CSL_BIBLIOGRAPHY </w:instrText>
      </w:r>
      <w:r w:rsidRPr="00F53962">
        <w:fldChar w:fldCharType="separate"/>
      </w:r>
      <w:r w:rsidR="00F53962" w:rsidRPr="00F53962">
        <w:rPr>
          <w:lang w:val="en-US"/>
        </w:rPr>
        <w:t>1.</w:t>
      </w:r>
      <w:r w:rsidR="00F53962" w:rsidRPr="00F53962">
        <w:rPr>
          <w:lang w:val="en-US"/>
        </w:rPr>
        <w:tab/>
        <w:t xml:space="preserve">Janeway CA Jr, Travers P, Walpert M, Shlomchik MJ. </w:t>
      </w:r>
      <w:r w:rsidR="00F53962" w:rsidRPr="00F53962">
        <w:rPr>
          <w:i/>
          <w:iCs/>
          <w:lang w:val="en-US"/>
        </w:rPr>
        <w:t>Immunobiology: The Immune System in Health and Disease. 5th Edition</w:t>
      </w:r>
      <w:r w:rsidR="00F53962" w:rsidRPr="00F53962">
        <w:rPr>
          <w:lang w:val="en-US"/>
        </w:rPr>
        <w:t>. (Garland Science, New York, 2001).</w:t>
      </w:r>
    </w:p>
    <w:p w14:paraId="125C5117" w14:textId="77777777" w:rsidR="00F53962" w:rsidRPr="00F53962" w:rsidRDefault="00F53962" w:rsidP="00F53962">
      <w:pPr>
        <w:pStyle w:val="Bibliography"/>
        <w:rPr>
          <w:lang w:val="en-US"/>
        </w:rPr>
      </w:pPr>
      <w:r w:rsidRPr="00F53962">
        <w:rPr>
          <w:lang w:val="en-US"/>
        </w:rPr>
        <w:t>2.</w:t>
      </w:r>
      <w:r w:rsidRPr="00F53962">
        <w:rPr>
          <w:lang w:val="en-US"/>
        </w:rPr>
        <w:tab/>
        <w:t>HOW TCRS BIND MHCS, PEPTIDES, AND CORECEPTORS | Annual Reviews. https://www.annualreviews.org/content/journals/10.1146/annurev.immunol.23.021704.115658.</w:t>
      </w:r>
    </w:p>
    <w:p w14:paraId="7A9FA1E3" w14:textId="77777777" w:rsidR="00F53962" w:rsidRPr="00F53962" w:rsidRDefault="00F53962" w:rsidP="00F53962">
      <w:pPr>
        <w:pStyle w:val="Bibliography"/>
        <w:rPr>
          <w:lang w:val="en-US"/>
        </w:rPr>
      </w:pPr>
      <w:r w:rsidRPr="00F53962">
        <w:rPr>
          <w:lang w:val="en-US"/>
        </w:rPr>
        <w:t>3.</w:t>
      </w:r>
      <w:r w:rsidRPr="00F53962">
        <w:rPr>
          <w:lang w:val="en-US"/>
        </w:rPr>
        <w:tab/>
        <w:t>T-cell antigen receptor genes and T-cell recognition | Nature. https://www.nature.com/articles/334395a0.</w:t>
      </w:r>
    </w:p>
    <w:p w14:paraId="59128D0E" w14:textId="77777777" w:rsidR="00F53962" w:rsidRPr="00F53962" w:rsidRDefault="00F53962" w:rsidP="00F53962">
      <w:pPr>
        <w:pStyle w:val="Bibliography"/>
        <w:rPr>
          <w:lang w:val="en-US"/>
        </w:rPr>
      </w:pPr>
      <w:r w:rsidRPr="00F53962">
        <w:rPr>
          <w:lang w:val="en-US"/>
        </w:rPr>
        <w:t>4.</w:t>
      </w:r>
      <w:r w:rsidRPr="00F53962">
        <w:rPr>
          <w:lang w:val="en-US"/>
        </w:rPr>
        <w:tab/>
        <w:t xml:space="preserve">Garboczi, D. N. </w:t>
      </w:r>
      <w:r w:rsidRPr="00F53962">
        <w:rPr>
          <w:i/>
          <w:iCs/>
          <w:lang w:val="en-US"/>
        </w:rPr>
        <w:t>et al.</w:t>
      </w:r>
      <w:r w:rsidRPr="00F53962">
        <w:rPr>
          <w:lang w:val="en-US"/>
        </w:rPr>
        <w:t xml:space="preserve"> Structure of the complex between human T-cell receptor, viral peptide and HLA-A2. </w:t>
      </w:r>
      <w:r w:rsidRPr="00F53962">
        <w:rPr>
          <w:i/>
          <w:iCs/>
          <w:lang w:val="en-US"/>
        </w:rPr>
        <w:t>Nature</w:t>
      </w:r>
      <w:r w:rsidRPr="00F53962">
        <w:rPr>
          <w:lang w:val="en-US"/>
        </w:rPr>
        <w:t xml:space="preserve"> </w:t>
      </w:r>
      <w:r w:rsidRPr="00F53962">
        <w:rPr>
          <w:b/>
          <w:bCs/>
          <w:lang w:val="en-US"/>
        </w:rPr>
        <w:t>384</w:t>
      </w:r>
      <w:r w:rsidRPr="00F53962">
        <w:rPr>
          <w:lang w:val="en-US"/>
        </w:rPr>
        <w:t>, 134–141 (1996).</w:t>
      </w:r>
    </w:p>
    <w:p w14:paraId="37BA3B36" w14:textId="77777777" w:rsidR="00F53962" w:rsidRPr="00F53962" w:rsidRDefault="00F53962" w:rsidP="00F53962">
      <w:pPr>
        <w:pStyle w:val="Bibliography"/>
        <w:rPr>
          <w:lang w:val="en-US"/>
        </w:rPr>
      </w:pPr>
      <w:r w:rsidRPr="00F53962">
        <w:rPr>
          <w:lang w:val="en-US"/>
        </w:rPr>
        <w:t>5.</w:t>
      </w:r>
      <w:r w:rsidRPr="00F53962">
        <w:rPr>
          <w:lang w:val="en-US"/>
        </w:rPr>
        <w:tab/>
        <w:t xml:space="preserve">Garcia, K. C. </w:t>
      </w:r>
      <w:r w:rsidRPr="00F53962">
        <w:rPr>
          <w:i/>
          <w:iCs/>
          <w:lang w:val="en-US"/>
        </w:rPr>
        <w:t>et al.</w:t>
      </w:r>
      <w:r w:rsidRPr="00F53962">
        <w:rPr>
          <w:lang w:val="en-US"/>
        </w:rPr>
        <w:t xml:space="preserve"> An alphabeta T cell receptor structure at 2.5 A and its orientation in the TCR-MHC complex. </w:t>
      </w:r>
      <w:r w:rsidRPr="00F53962">
        <w:rPr>
          <w:i/>
          <w:iCs/>
          <w:lang w:val="en-US"/>
        </w:rPr>
        <w:t>Science</w:t>
      </w:r>
      <w:r w:rsidRPr="00F53962">
        <w:rPr>
          <w:lang w:val="en-US"/>
        </w:rPr>
        <w:t xml:space="preserve"> </w:t>
      </w:r>
      <w:r w:rsidRPr="00F53962">
        <w:rPr>
          <w:b/>
          <w:bCs/>
          <w:lang w:val="en-US"/>
        </w:rPr>
        <w:t>274</w:t>
      </w:r>
      <w:r w:rsidRPr="00F53962">
        <w:rPr>
          <w:lang w:val="en-US"/>
        </w:rPr>
        <w:t>, 209–219 (1996).</w:t>
      </w:r>
    </w:p>
    <w:p w14:paraId="7E7E5A62" w14:textId="77777777" w:rsidR="00F53962" w:rsidRPr="00F53962" w:rsidRDefault="00F53962" w:rsidP="00F53962">
      <w:pPr>
        <w:pStyle w:val="Bibliography"/>
        <w:rPr>
          <w:lang w:val="en-US"/>
        </w:rPr>
      </w:pPr>
      <w:r w:rsidRPr="00F53962">
        <w:rPr>
          <w:lang w:val="en-US"/>
        </w:rPr>
        <w:t>6.</w:t>
      </w:r>
      <w:r w:rsidRPr="00F53962">
        <w:rPr>
          <w:lang w:val="en-US"/>
        </w:rPr>
        <w:tab/>
        <w:t xml:space="preserve">Kalinina, A. A., Khromykh, L. M. &amp; Kazansky, D. B. T Cell Receptor Chain Centricity: The Phenomenon and Potential Applications in Cancer Immunotherapy. </w:t>
      </w:r>
      <w:r w:rsidRPr="00F53962">
        <w:rPr>
          <w:i/>
          <w:iCs/>
          <w:lang w:val="en-US"/>
        </w:rPr>
        <w:t>Int. J. Mol. Sci.</w:t>
      </w:r>
      <w:r w:rsidRPr="00F53962">
        <w:rPr>
          <w:lang w:val="en-US"/>
        </w:rPr>
        <w:t xml:space="preserve"> </w:t>
      </w:r>
      <w:r w:rsidRPr="00F53962">
        <w:rPr>
          <w:b/>
          <w:bCs/>
          <w:lang w:val="en-US"/>
        </w:rPr>
        <w:t>24</w:t>
      </w:r>
      <w:r w:rsidRPr="00F53962">
        <w:rPr>
          <w:lang w:val="en-US"/>
        </w:rPr>
        <w:t>, 15211 (2023).</w:t>
      </w:r>
    </w:p>
    <w:p w14:paraId="505E64A7" w14:textId="77777777" w:rsidR="00F53962" w:rsidRPr="00F53962" w:rsidRDefault="00F53962" w:rsidP="00F53962">
      <w:pPr>
        <w:pStyle w:val="Bibliography"/>
        <w:rPr>
          <w:lang w:val="en-US"/>
        </w:rPr>
      </w:pPr>
      <w:r w:rsidRPr="00F53962">
        <w:rPr>
          <w:lang w:val="en-US"/>
        </w:rPr>
        <w:t>7.</w:t>
      </w:r>
      <w:r w:rsidRPr="00F53962">
        <w:rPr>
          <w:lang w:val="en-US"/>
        </w:rPr>
        <w:tab/>
        <w:t xml:space="preserve">Valkenburg, S. A. </w:t>
      </w:r>
      <w:r w:rsidRPr="00F53962">
        <w:rPr>
          <w:i/>
          <w:iCs/>
          <w:lang w:val="en-US"/>
        </w:rPr>
        <w:t>et al.</w:t>
      </w:r>
      <w:r w:rsidRPr="00F53962">
        <w:rPr>
          <w:lang w:val="en-US"/>
        </w:rPr>
        <w:t xml:space="preserve"> Molecular basis for universal HLA-A*0201-restricted CD8+ T-cell immunity against influenza viruses. </w:t>
      </w:r>
      <w:r w:rsidRPr="00F53962">
        <w:rPr>
          <w:i/>
          <w:iCs/>
          <w:lang w:val="en-US"/>
        </w:rPr>
        <w:t>Proc. Natl. Acad. Sci. U. S. A.</w:t>
      </w:r>
      <w:r w:rsidRPr="00F53962">
        <w:rPr>
          <w:lang w:val="en-US"/>
        </w:rPr>
        <w:t xml:space="preserve"> </w:t>
      </w:r>
      <w:r w:rsidRPr="00F53962">
        <w:rPr>
          <w:b/>
          <w:bCs/>
          <w:lang w:val="en-US"/>
        </w:rPr>
        <w:t>113</w:t>
      </w:r>
      <w:r w:rsidRPr="00F53962">
        <w:rPr>
          <w:lang w:val="en-US"/>
        </w:rPr>
        <w:t>, 4440–4445 (2016).</w:t>
      </w:r>
    </w:p>
    <w:p w14:paraId="504828AB" w14:textId="77777777" w:rsidR="00F53962" w:rsidRPr="00F53962" w:rsidRDefault="00F53962" w:rsidP="00F53962">
      <w:pPr>
        <w:pStyle w:val="Bibliography"/>
        <w:rPr>
          <w:lang w:val="en-US"/>
        </w:rPr>
      </w:pPr>
      <w:r w:rsidRPr="00F53962">
        <w:rPr>
          <w:lang w:val="en-US"/>
        </w:rPr>
        <w:t>8.</w:t>
      </w:r>
      <w:r w:rsidRPr="00F53962">
        <w:rPr>
          <w:lang w:val="en-US"/>
        </w:rPr>
        <w:tab/>
        <w:t xml:space="preserve">Gras, S. </w:t>
      </w:r>
      <w:r w:rsidRPr="00F53962">
        <w:rPr>
          <w:i/>
          <w:iCs/>
          <w:lang w:val="en-US"/>
        </w:rPr>
        <w:t>et al.</w:t>
      </w:r>
      <w:r w:rsidRPr="00F53962">
        <w:rPr>
          <w:lang w:val="en-US"/>
        </w:rPr>
        <w:t xml:space="preserve"> The shaping of T cell receptor recognition by self-tolerance. </w:t>
      </w:r>
      <w:r w:rsidRPr="00F53962">
        <w:rPr>
          <w:i/>
          <w:iCs/>
          <w:lang w:val="en-US"/>
        </w:rPr>
        <w:t>Immunity</w:t>
      </w:r>
      <w:r w:rsidRPr="00F53962">
        <w:rPr>
          <w:lang w:val="en-US"/>
        </w:rPr>
        <w:t xml:space="preserve"> </w:t>
      </w:r>
      <w:r w:rsidRPr="00F53962">
        <w:rPr>
          <w:b/>
          <w:bCs/>
          <w:lang w:val="en-US"/>
        </w:rPr>
        <w:t>30</w:t>
      </w:r>
      <w:r w:rsidRPr="00F53962">
        <w:rPr>
          <w:lang w:val="en-US"/>
        </w:rPr>
        <w:t>, 193–203 (2009).</w:t>
      </w:r>
    </w:p>
    <w:p w14:paraId="7B4D0554" w14:textId="77777777" w:rsidR="00F53962" w:rsidRPr="00F53962" w:rsidRDefault="00F53962" w:rsidP="00F53962">
      <w:pPr>
        <w:pStyle w:val="Bibliography"/>
        <w:rPr>
          <w:lang w:val="en-US"/>
        </w:rPr>
      </w:pPr>
      <w:r w:rsidRPr="00F53962">
        <w:rPr>
          <w:lang w:val="en-US"/>
        </w:rPr>
        <w:lastRenderedPageBreak/>
        <w:t>9.</w:t>
      </w:r>
      <w:r w:rsidRPr="00F53962">
        <w:rPr>
          <w:lang w:val="en-US"/>
        </w:rPr>
        <w:tab/>
        <w:t xml:space="preserve">Nakatsugawa, M. </w:t>
      </w:r>
      <w:r w:rsidRPr="00F53962">
        <w:rPr>
          <w:i/>
          <w:iCs/>
          <w:lang w:val="en-US"/>
        </w:rPr>
        <w:t>et al.</w:t>
      </w:r>
      <w:r w:rsidRPr="00F53962">
        <w:rPr>
          <w:lang w:val="en-US"/>
        </w:rPr>
        <w:t xml:space="preserve"> Specific roles of each TCR hemichain in generating functional chain-centric TCR. </w:t>
      </w:r>
      <w:r w:rsidRPr="00F53962">
        <w:rPr>
          <w:i/>
          <w:iCs/>
          <w:lang w:val="en-US"/>
        </w:rPr>
        <w:t>J. Immunol. Baltim. Md 1950</w:t>
      </w:r>
      <w:r w:rsidRPr="00F53962">
        <w:rPr>
          <w:lang w:val="en-US"/>
        </w:rPr>
        <w:t xml:space="preserve"> </w:t>
      </w:r>
      <w:r w:rsidRPr="00F53962">
        <w:rPr>
          <w:b/>
          <w:bCs/>
          <w:lang w:val="en-US"/>
        </w:rPr>
        <w:t>194</w:t>
      </w:r>
      <w:r w:rsidRPr="00F53962">
        <w:rPr>
          <w:lang w:val="en-US"/>
        </w:rPr>
        <w:t>, 3487–3500 (2015).</w:t>
      </w:r>
    </w:p>
    <w:p w14:paraId="54D26638" w14:textId="77777777" w:rsidR="00F53962" w:rsidRPr="00F53962" w:rsidRDefault="00F53962" w:rsidP="00F53962">
      <w:pPr>
        <w:pStyle w:val="Bibliography"/>
        <w:rPr>
          <w:lang w:val="en-US"/>
        </w:rPr>
      </w:pPr>
      <w:r w:rsidRPr="00F53962">
        <w:rPr>
          <w:lang w:val="en-US"/>
        </w:rPr>
        <w:t>10.</w:t>
      </w:r>
      <w:r w:rsidRPr="00F53962">
        <w:rPr>
          <w:lang w:val="en-US"/>
        </w:rPr>
        <w:tab/>
        <w:t xml:space="preserve">Ochi, T. </w:t>
      </w:r>
      <w:r w:rsidRPr="00F53962">
        <w:rPr>
          <w:i/>
          <w:iCs/>
          <w:lang w:val="en-US"/>
        </w:rPr>
        <w:t>et al.</w:t>
      </w:r>
      <w:r w:rsidRPr="00F53962">
        <w:rPr>
          <w:lang w:val="en-US"/>
        </w:rPr>
        <w:t xml:space="preserve"> Optimization of T-cell Reactivity by Exploiting TCR Chain Centricity for the Purpose of Safe and Effective Antitumor TCR Gene Therapy. </w:t>
      </w:r>
      <w:r w:rsidRPr="00F53962">
        <w:rPr>
          <w:i/>
          <w:iCs/>
          <w:lang w:val="en-US"/>
        </w:rPr>
        <w:t>Cancer Immunol. Res.</w:t>
      </w:r>
      <w:r w:rsidRPr="00F53962">
        <w:rPr>
          <w:lang w:val="en-US"/>
        </w:rPr>
        <w:t xml:space="preserve"> </w:t>
      </w:r>
      <w:r w:rsidRPr="00F53962">
        <w:rPr>
          <w:b/>
          <w:bCs/>
          <w:lang w:val="en-US"/>
        </w:rPr>
        <w:t>3</w:t>
      </w:r>
      <w:r w:rsidRPr="00F53962">
        <w:rPr>
          <w:lang w:val="en-US"/>
        </w:rPr>
        <w:t>, 1070–1081 (2015).</w:t>
      </w:r>
    </w:p>
    <w:p w14:paraId="26A8522E" w14:textId="77777777" w:rsidR="00F53962" w:rsidRPr="00F53962" w:rsidRDefault="00F53962" w:rsidP="00F53962">
      <w:pPr>
        <w:pStyle w:val="Bibliography"/>
        <w:rPr>
          <w:lang w:val="en-US"/>
        </w:rPr>
      </w:pPr>
      <w:r w:rsidRPr="00F53962">
        <w:rPr>
          <w:lang w:val="en-US"/>
        </w:rPr>
        <w:t>11.</w:t>
      </w:r>
      <w:r w:rsidRPr="00F53962">
        <w:rPr>
          <w:lang w:val="en-US"/>
        </w:rPr>
        <w:tab/>
        <w:t xml:space="preserve">Szeto, C. </w:t>
      </w:r>
      <w:r w:rsidRPr="00F53962">
        <w:rPr>
          <w:i/>
          <w:iCs/>
          <w:lang w:val="en-US"/>
        </w:rPr>
        <w:t>et al.</w:t>
      </w:r>
      <w:r w:rsidRPr="00F53962">
        <w:rPr>
          <w:lang w:val="en-US"/>
        </w:rPr>
        <w:t xml:space="preserve"> Molecular Basis of a Dominant SARS-CoV-2 Spike-Derived Epitope Presented by HLA-A*02:01 Recognised by a Public TCR. </w:t>
      </w:r>
      <w:r w:rsidRPr="00F53962">
        <w:rPr>
          <w:i/>
          <w:iCs/>
          <w:lang w:val="en-US"/>
        </w:rPr>
        <w:t>Cells</w:t>
      </w:r>
      <w:r w:rsidRPr="00F53962">
        <w:rPr>
          <w:lang w:val="en-US"/>
        </w:rPr>
        <w:t xml:space="preserve"> </w:t>
      </w:r>
      <w:r w:rsidRPr="00F53962">
        <w:rPr>
          <w:b/>
          <w:bCs/>
          <w:lang w:val="en-US"/>
        </w:rPr>
        <w:t>10</w:t>
      </w:r>
      <w:r w:rsidRPr="00F53962">
        <w:rPr>
          <w:lang w:val="en-US"/>
        </w:rPr>
        <w:t>, 2646 (2021).</w:t>
      </w:r>
    </w:p>
    <w:p w14:paraId="22656E67" w14:textId="77777777" w:rsidR="00F53962" w:rsidRPr="00F53962" w:rsidRDefault="00F53962" w:rsidP="00F53962">
      <w:pPr>
        <w:pStyle w:val="Bibliography"/>
        <w:rPr>
          <w:lang w:val="en-US"/>
        </w:rPr>
      </w:pPr>
      <w:r w:rsidRPr="00F53962">
        <w:rPr>
          <w:lang w:val="en-US"/>
        </w:rPr>
        <w:t>12.</w:t>
      </w:r>
      <w:r w:rsidRPr="00F53962">
        <w:rPr>
          <w:lang w:val="en-US"/>
        </w:rPr>
        <w:tab/>
        <w:t xml:space="preserve">Chen, G. </w:t>
      </w:r>
      <w:r w:rsidRPr="00F53962">
        <w:rPr>
          <w:i/>
          <w:iCs/>
          <w:lang w:val="en-US"/>
        </w:rPr>
        <w:t>et al.</w:t>
      </w:r>
      <w:r w:rsidRPr="00F53962">
        <w:rPr>
          <w:lang w:val="en-US"/>
        </w:rPr>
        <w:t xml:space="preserve"> Sequence and Structural Analyses Reveal Distinct and Highly Diverse Human CD8+ TCR Repertoires to Immunodominant Viral Antigens. </w:t>
      </w:r>
      <w:r w:rsidRPr="00F53962">
        <w:rPr>
          <w:i/>
          <w:iCs/>
          <w:lang w:val="en-US"/>
        </w:rPr>
        <w:t>Cell Rep.</w:t>
      </w:r>
      <w:r w:rsidRPr="00F53962">
        <w:rPr>
          <w:lang w:val="en-US"/>
        </w:rPr>
        <w:t xml:space="preserve"> </w:t>
      </w:r>
      <w:r w:rsidRPr="00F53962">
        <w:rPr>
          <w:b/>
          <w:bCs/>
          <w:lang w:val="en-US"/>
        </w:rPr>
        <w:t>19</w:t>
      </w:r>
      <w:r w:rsidRPr="00F53962">
        <w:rPr>
          <w:lang w:val="en-US"/>
        </w:rPr>
        <w:t>, 569 (2017).</w:t>
      </w:r>
    </w:p>
    <w:p w14:paraId="28492808" w14:textId="77777777" w:rsidR="00F53962" w:rsidRPr="00F53962" w:rsidRDefault="00F53962" w:rsidP="00F53962">
      <w:pPr>
        <w:pStyle w:val="Bibliography"/>
        <w:rPr>
          <w:lang w:val="en-US"/>
        </w:rPr>
      </w:pPr>
      <w:r w:rsidRPr="00F53962">
        <w:rPr>
          <w:lang w:val="en-US"/>
        </w:rPr>
        <w:t>13.</w:t>
      </w:r>
      <w:r w:rsidRPr="00F53962">
        <w:rPr>
          <w:lang w:val="en-US"/>
        </w:rPr>
        <w:tab/>
        <w:t xml:space="preserve">Bovay, A. </w:t>
      </w:r>
      <w:r w:rsidRPr="00F53962">
        <w:rPr>
          <w:i/>
          <w:iCs/>
          <w:lang w:val="en-US"/>
        </w:rPr>
        <w:t>et al.</w:t>
      </w:r>
      <w:r w:rsidRPr="00F53962">
        <w:rPr>
          <w:lang w:val="en-US"/>
        </w:rPr>
        <w:t xml:space="preserve"> T cell receptor alpha variable 12-2 bias in the immunodominant response to Yellow fever virus. </w:t>
      </w:r>
      <w:r w:rsidRPr="00F53962">
        <w:rPr>
          <w:i/>
          <w:iCs/>
          <w:lang w:val="en-US"/>
        </w:rPr>
        <w:t>Eur. J. Immunol.</w:t>
      </w:r>
      <w:r w:rsidRPr="00F53962">
        <w:rPr>
          <w:lang w:val="en-US"/>
        </w:rPr>
        <w:t xml:space="preserve"> </w:t>
      </w:r>
      <w:r w:rsidRPr="00F53962">
        <w:rPr>
          <w:b/>
          <w:bCs/>
          <w:lang w:val="en-US"/>
        </w:rPr>
        <w:t>48</w:t>
      </w:r>
      <w:r w:rsidRPr="00F53962">
        <w:rPr>
          <w:lang w:val="en-US"/>
        </w:rPr>
        <w:t>, 258–272 (2018).</w:t>
      </w:r>
    </w:p>
    <w:p w14:paraId="199180BE" w14:textId="77777777" w:rsidR="00F53962" w:rsidRPr="00F53962" w:rsidRDefault="00F53962" w:rsidP="00F53962">
      <w:pPr>
        <w:pStyle w:val="Bibliography"/>
        <w:rPr>
          <w:lang w:val="en-US"/>
        </w:rPr>
      </w:pPr>
      <w:r w:rsidRPr="00F53962">
        <w:rPr>
          <w:lang w:val="en-US"/>
        </w:rPr>
        <w:t>14.</w:t>
      </w:r>
      <w:r w:rsidRPr="00F53962">
        <w:rPr>
          <w:lang w:val="en-US"/>
        </w:rPr>
        <w:tab/>
        <w:t xml:space="preserve">Song, I. </w:t>
      </w:r>
      <w:r w:rsidRPr="00F53962">
        <w:rPr>
          <w:i/>
          <w:iCs/>
          <w:lang w:val="en-US"/>
        </w:rPr>
        <w:t>et al.</w:t>
      </w:r>
      <w:r w:rsidRPr="00F53962">
        <w:rPr>
          <w:lang w:val="en-US"/>
        </w:rPr>
        <w:t xml:space="preserve"> Broad TCR Repertoire And Diverse Structural Solutions To Recognition Of An Immunodominant CD8 T Cell Epitope. </w:t>
      </w:r>
      <w:r w:rsidRPr="00F53962">
        <w:rPr>
          <w:i/>
          <w:iCs/>
          <w:lang w:val="en-US"/>
        </w:rPr>
        <w:t>Nat. Struct. Mol. Biol.</w:t>
      </w:r>
      <w:r w:rsidRPr="00F53962">
        <w:rPr>
          <w:lang w:val="en-US"/>
        </w:rPr>
        <w:t xml:space="preserve"> </w:t>
      </w:r>
      <w:r w:rsidRPr="00F53962">
        <w:rPr>
          <w:b/>
          <w:bCs/>
          <w:lang w:val="en-US"/>
        </w:rPr>
        <w:t>24</w:t>
      </w:r>
      <w:r w:rsidRPr="00F53962">
        <w:rPr>
          <w:lang w:val="en-US"/>
        </w:rPr>
        <w:t>, 395 (2017).</w:t>
      </w:r>
    </w:p>
    <w:p w14:paraId="7E04B796" w14:textId="77777777" w:rsidR="00F53962" w:rsidRPr="00F53962" w:rsidRDefault="00F53962" w:rsidP="00F53962">
      <w:pPr>
        <w:pStyle w:val="Bibliography"/>
        <w:rPr>
          <w:lang w:val="en-US"/>
        </w:rPr>
      </w:pPr>
      <w:r w:rsidRPr="00F53962">
        <w:rPr>
          <w:lang w:val="en-US"/>
        </w:rPr>
        <w:t>15.</w:t>
      </w:r>
      <w:r w:rsidRPr="00F53962">
        <w:rPr>
          <w:lang w:val="en-US"/>
        </w:rPr>
        <w:tab/>
        <w:t xml:space="preserve">Turner, C. T. </w:t>
      </w:r>
      <w:r w:rsidRPr="00F53962">
        <w:rPr>
          <w:i/>
          <w:iCs/>
          <w:lang w:val="en-US"/>
        </w:rPr>
        <w:t>et al.</w:t>
      </w:r>
      <w:r w:rsidRPr="00F53962">
        <w:rPr>
          <w:lang w:val="en-US"/>
        </w:rPr>
        <w:t xml:space="preserve"> Evolution of T cell responses in the tuberculin skin test reveals generalisable Mtb-reactive T cell metaclones. 2025.04.12.648537 Preprint at https://doi.org/10.1101/2025.04.12.648537 (2025).</w:t>
      </w:r>
    </w:p>
    <w:p w14:paraId="1603E909" w14:textId="77777777" w:rsidR="00F53962" w:rsidRPr="00F53962" w:rsidRDefault="00F53962" w:rsidP="00F53962">
      <w:pPr>
        <w:pStyle w:val="Bibliography"/>
        <w:rPr>
          <w:lang w:val="en-US"/>
        </w:rPr>
      </w:pPr>
      <w:r w:rsidRPr="00F53962">
        <w:rPr>
          <w:lang w:val="en-US"/>
        </w:rPr>
        <w:t>16.</w:t>
      </w:r>
      <w:r w:rsidRPr="00F53962">
        <w:rPr>
          <w:lang w:val="en-US"/>
        </w:rPr>
        <w:tab/>
        <w:t xml:space="preserve">Sethna, Z. </w:t>
      </w:r>
      <w:r w:rsidRPr="00F53962">
        <w:rPr>
          <w:i/>
          <w:iCs/>
          <w:lang w:val="en-US"/>
        </w:rPr>
        <w:t>et al.</w:t>
      </w:r>
      <w:r w:rsidRPr="00F53962">
        <w:rPr>
          <w:lang w:val="en-US"/>
        </w:rPr>
        <w:t xml:space="preserve"> RNA neoantigen vaccines prime long-lived CD8+ T cells in pancreatic cancer. </w:t>
      </w:r>
      <w:r w:rsidRPr="00F53962">
        <w:rPr>
          <w:i/>
          <w:iCs/>
          <w:lang w:val="en-US"/>
        </w:rPr>
        <w:t>Nature</w:t>
      </w:r>
      <w:r w:rsidRPr="00F53962">
        <w:rPr>
          <w:lang w:val="en-US"/>
        </w:rPr>
        <w:t xml:space="preserve"> </w:t>
      </w:r>
      <w:r w:rsidRPr="00F53962">
        <w:rPr>
          <w:b/>
          <w:bCs/>
          <w:lang w:val="en-US"/>
        </w:rPr>
        <w:t>639</w:t>
      </w:r>
      <w:r w:rsidRPr="00F53962">
        <w:rPr>
          <w:lang w:val="en-US"/>
        </w:rPr>
        <w:t>, 1042–1051 (2025).</w:t>
      </w:r>
    </w:p>
    <w:p w14:paraId="2F0FB531" w14:textId="77777777" w:rsidR="00F53962" w:rsidRPr="00F53962" w:rsidRDefault="00F53962" w:rsidP="00F53962">
      <w:pPr>
        <w:pStyle w:val="Bibliography"/>
        <w:rPr>
          <w:lang w:val="en-US"/>
        </w:rPr>
      </w:pPr>
      <w:r w:rsidRPr="00F53962">
        <w:rPr>
          <w:lang w:val="en-US"/>
        </w:rPr>
        <w:t>17.</w:t>
      </w:r>
      <w:r w:rsidRPr="00F53962">
        <w:rPr>
          <w:lang w:val="en-US"/>
        </w:rPr>
        <w:tab/>
        <w:t xml:space="preserve">Park, J. J. </w:t>
      </w:r>
      <w:r w:rsidRPr="00F53962">
        <w:rPr>
          <w:i/>
          <w:iCs/>
          <w:lang w:val="en-US"/>
        </w:rPr>
        <w:t>et al.</w:t>
      </w:r>
      <w:r w:rsidRPr="00F53962">
        <w:rPr>
          <w:lang w:val="en-US"/>
        </w:rPr>
        <w:t xml:space="preserve"> Machine learning identifies T cell receptor repertoire signatures associated with COVID-19 severity. </w:t>
      </w:r>
      <w:r w:rsidRPr="00F53962">
        <w:rPr>
          <w:i/>
          <w:iCs/>
          <w:lang w:val="en-US"/>
        </w:rPr>
        <w:t>Commun. Biol.</w:t>
      </w:r>
      <w:r w:rsidRPr="00F53962">
        <w:rPr>
          <w:lang w:val="en-US"/>
        </w:rPr>
        <w:t xml:space="preserve"> </w:t>
      </w:r>
      <w:r w:rsidRPr="00F53962">
        <w:rPr>
          <w:b/>
          <w:bCs/>
          <w:lang w:val="en-US"/>
        </w:rPr>
        <w:t>6</w:t>
      </w:r>
      <w:r w:rsidRPr="00F53962">
        <w:rPr>
          <w:lang w:val="en-US"/>
        </w:rPr>
        <w:t>, 1–13 (2023).</w:t>
      </w:r>
    </w:p>
    <w:p w14:paraId="08A6F81D" w14:textId="77777777" w:rsidR="00F53962" w:rsidRPr="00F53962" w:rsidRDefault="00F53962" w:rsidP="00F53962">
      <w:pPr>
        <w:pStyle w:val="Bibliography"/>
        <w:rPr>
          <w:lang w:val="en-US"/>
        </w:rPr>
      </w:pPr>
      <w:r w:rsidRPr="00F53962">
        <w:rPr>
          <w:lang w:val="en-US"/>
        </w:rPr>
        <w:t>18.</w:t>
      </w:r>
      <w:r w:rsidRPr="00F53962">
        <w:rPr>
          <w:lang w:val="en-US"/>
        </w:rPr>
        <w:tab/>
        <w:t xml:space="preserve">Ching, T. </w:t>
      </w:r>
      <w:r w:rsidRPr="00F53962">
        <w:rPr>
          <w:i/>
          <w:iCs/>
          <w:lang w:val="en-US"/>
        </w:rPr>
        <w:t>et al.</w:t>
      </w:r>
      <w:r w:rsidRPr="00F53962">
        <w:rPr>
          <w:lang w:val="en-US"/>
        </w:rPr>
        <w:t xml:space="preserve"> Analytical evaluation of the clonoSEQ Assay for establishing measurable (minimal) residual disease in acute lymphoblastic leukemia, chronic lymphocytic leukemia, and multiple myeloma. </w:t>
      </w:r>
      <w:r w:rsidRPr="00F53962">
        <w:rPr>
          <w:i/>
          <w:iCs/>
          <w:lang w:val="en-US"/>
        </w:rPr>
        <w:t>BMC Cancer</w:t>
      </w:r>
      <w:r w:rsidRPr="00F53962">
        <w:rPr>
          <w:lang w:val="en-US"/>
        </w:rPr>
        <w:t xml:space="preserve"> </w:t>
      </w:r>
      <w:r w:rsidRPr="00F53962">
        <w:rPr>
          <w:b/>
          <w:bCs/>
          <w:lang w:val="en-US"/>
        </w:rPr>
        <w:t>20</w:t>
      </w:r>
      <w:r w:rsidRPr="00F53962">
        <w:rPr>
          <w:lang w:val="en-US"/>
        </w:rPr>
        <w:t>, 612 (2020).</w:t>
      </w:r>
    </w:p>
    <w:p w14:paraId="088925D0" w14:textId="77777777" w:rsidR="00F53962" w:rsidRPr="00F53962" w:rsidRDefault="00F53962" w:rsidP="00F53962">
      <w:pPr>
        <w:pStyle w:val="Bibliography"/>
        <w:rPr>
          <w:lang w:val="en-US"/>
        </w:rPr>
      </w:pPr>
      <w:r w:rsidRPr="00F53962">
        <w:rPr>
          <w:lang w:val="en-US"/>
        </w:rPr>
        <w:t>19.</w:t>
      </w:r>
      <w:r w:rsidRPr="00F53962">
        <w:rPr>
          <w:lang w:val="en-US"/>
        </w:rPr>
        <w:tab/>
        <w:t xml:space="preserve">Seo, K. &amp; Choi, J. K. Comprehensive Analysis of TCR and BCR Repertoires: Insights into Methodologies, Challenges, and Applications. </w:t>
      </w:r>
      <w:r w:rsidRPr="00F53962">
        <w:rPr>
          <w:i/>
          <w:iCs/>
          <w:lang w:val="en-US"/>
        </w:rPr>
        <w:t>Genomics Inform.</w:t>
      </w:r>
      <w:r w:rsidRPr="00F53962">
        <w:rPr>
          <w:lang w:val="en-US"/>
        </w:rPr>
        <w:t xml:space="preserve"> </w:t>
      </w:r>
      <w:r w:rsidRPr="00F53962">
        <w:rPr>
          <w:b/>
          <w:bCs/>
          <w:lang w:val="en-US"/>
        </w:rPr>
        <w:t>23</w:t>
      </w:r>
      <w:r w:rsidRPr="00F53962">
        <w:rPr>
          <w:lang w:val="en-US"/>
        </w:rPr>
        <w:t>, 6 (2025).</w:t>
      </w:r>
    </w:p>
    <w:p w14:paraId="107C55A9" w14:textId="77777777" w:rsidR="00F53962" w:rsidRPr="00F53962" w:rsidRDefault="00F53962" w:rsidP="00F53962">
      <w:pPr>
        <w:pStyle w:val="Bibliography"/>
        <w:rPr>
          <w:lang w:val="en-US"/>
        </w:rPr>
      </w:pPr>
      <w:r w:rsidRPr="00F53962">
        <w:rPr>
          <w:lang w:val="en-US"/>
        </w:rPr>
        <w:lastRenderedPageBreak/>
        <w:t>20.</w:t>
      </w:r>
      <w:r w:rsidRPr="00F53962">
        <w:rPr>
          <w:lang w:val="en-US"/>
        </w:rPr>
        <w:tab/>
        <w:t xml:space="preserve">Baulu, E., Gardet, C., Chuvin, N. &amp; Depil, S. TCR-engineered T cell therapy in solid tumors: State of the art and perspectives. </w:t>
      </w:r>
      <w:r w:rsidRPr="00F53962">
        <w:rPr>
          <w:i/>
          <w:iCs/>
          <w:lang w:val="en-US"/>
        </w:rPr>
        <w:t>Sci. Adv.</w:t>
      </w:r>
      <w:r w:rsidRPr="00F53962">
        <w:rPr>
          <w:lang w:val="en-US"/>
        </w:rPr>
        <w:t xml:space="preserve"> </w:t>
      </w:r>
      <w:r w:rsidRPr="00F53962">
        <w:rPr>
          <w:b/>
          <w:bCs/>
          <w:lang w:val="en-US"/>
        </w:rPr>
        <w:t>9</w:t>
      </w:r>
      <w:r w:rsidRPr="00F53962">
        <w:rPr>
          <w:lang w:val="en-US"/>
        </w:rPr>
        <w:t>, eadf3700 (2023).</w:t>
      </w:r>
    </w:p>
    <w:p w14:paraId="0CEEF79C" w14:textId="77777777" w:rsidR="00F53962" w:rsidRPr="00F53962" w:rsidRDefault="00F53962" w:rsidP="00F53962">
      <w:pPr>
        <w:pStyle w:val="Bibliography"/>
        <w:rPr>
          <w:lang w:val="en-US"/>
        </w:rPr>
      </w:pPr>
      <w:r w:rsidRPr="00F53962">
        <w:rPr>
          <w:lang w:val="en-US"/>
        </w:rPr>
        <w:t>21.</w:t>
      </w:r>
      <w:r w:rsidRPr="00F53962">
        <w:rPr>
          <w:lang w:val="en-US"/>
        </w:rPr>
        <w:tab/>
        <w:t xml:space="preserve">Kalinina, A. A. </w:t>
      </w:r>
      <w:r w:rsidRPr="00F53962">
        <w:rPr>
          <w:i/>
          <w:iCs/>
          <w:lang w:val="en-US"/>
        </w:rPr>
        <w:t>et al.</w:t>
      </w:r>
      <w:r w:rsidRPr="00F53962">
        <w:rPr>
          <w:lang w:val="en-US"/>
        </w:rPr>
        <w:t xml:space="preserve"> Adoptive Immunotherapy Based on Chain-Centric TCRs in Treatment of Infectious Diseases. </w:t>
      </w:r>
      <w:r w:rsidRPr="00F53962">
        <w:rPr>
          <w:i/>
          <w:iCs/>
          <w:lang w:val="en-US"/>
        </w:rPr>
        <w:t>iScience</w:t>
      </w:r>
      <w:r w:rsidRPr="00F53962">
        <w:rPr>
          <w:lang w:val="en-US"/>
        </w:rPr>
        <w:t xml:space="preserve"> </w:t>
      </w:r>
      <w:r w:rsidRPr="00F53962">
        <w:rPr>
          <w:b/>
          <w:bCs/>
          <w:lang w:val="en-US"/>
        </w:rPr>
        <w:t>23</w:t>
      </w:r>
      <w:r w:rsidRPr="00F53962">
        <w:rPr>
          <w:lang w:val="en-US"/>
        </w:rPr>
        <w:t>, 101854 (2020).</w:t>
      </w:r>
    </w:p>
    <w:p w14:paraId="469DCC86" w14:textId="77777777" w:rsidR="00F53962" w:rsidRPr="00F53962" w:rsidRDefault="00F53962" w:rsidP="00F53962">
      <w:pPr>
        <w:pStyle w:val="Bibliography"/>
        <w:rPr>
          <w:lang w:val="en-US"/>
        </w:rPr>
      </w:pPr>
      <w:r w:rsidRPr="00F53962">
        <w:rPr>
          <w:lang w:val="en-US"/>
        </w:rPr>
        <w:t>22.</w:t>
      </w:r>
      <w:r w:rsidRPr="00F53962">
        <w:rPr>
          <w:lang w:val="en-US"/>
        </w:rPr>
        <w:tab/>
        <w:t xml:space="preserve">Kalinina, A. </w:t>
      </w:r>
      <w:r w:rsidRPr="00F53962">
        <w:rPr>
          <w:i/>
          <w:iCs/>
          <w:lang w:val="en-US"/>
        </w:rPr>
        <w:t>et al.</w:t>
      </w:r>
      <w:r w:rsidRPr="00F53962">
        <w:rPr>
          <w:lang w:val="en-US"/>
        </w:rPr>
        <w:t xml:space="preserve"> Safety evaluation of the mouse TCRα - transduced T cell product in preclinical models in vivo and in vitro. </w:t>
      </w:r>
      <w:r w:rsidRPr="00F53962">
        <w:rPr>
          <w:i/>
          <w:iCs/>
          <w:lang w:val="en-US"/>
        </w:rPr>
        <w:t>Biomed. Pharmacother. Biomedecine Pharmacother.</w:t>
      </w:r>
      <w:r w:rsidRPr="00F53962">
        <w:rPr>
          <w:lang w:val="en-US"/>
        </w:rPr>
        <w:t xml:space="preserve"> </w:t>
      </w:r>
      <w:r w:rsidRPr="00F53962">
        <w:rPr>
          <w:b/>
          <w:bCs/>
          <w:lang w:val="en-US"/>
        </w:rPr>
        <w:t>145</w:t>
      </w:r>
      <w:r w:rsidRPr="00F53962">
        <w:rPr>
          <w:lang w:val="en-US"/>
        </w:rPr>
        <w:t>, 112480 (2022).</w:t>
      </w:r>
    </w:p>
    <w:p w14:paraId="2EBC1B01" w14:textId="77777777" w:rsidR="00F53962" w:rsidRPr="00F53962" w:rsidRDefault="00F53962" w:rsidP="00F53962">
      <w:pPr>
        <w:pStyle w:val="Bibliography"/>
        <w:rPr>
          <w:lang w:val="en-US"/>
        </w:rPr>
      </w:pPr>
      <w:r w:rsidRPr="00F53962">
        <w:rPr>
          <w:lang w:val="en-US"/>
        </w:rPr>
        <w:t>23.</w:t>
      </w:r>
      <w:r w:rsidRPr="00F53962">
        <w:rPr>
          <w:lang w:val="en-US"/>
        </w:rPr>
        <w:tab/>
        <w:t xml:space="preserve">Linsley, P. S. </w:t>
      </w:r>
      <w:r w:rsidRPr="00F53962">
        <w:rPr>
          <w:i/>
          <w:iCs/>
          <w:lang w:val="en-US"/>
        </w:rPr>
        <w:t>et al.</w:t>
      </w:r>
      <w:r w:rsidRPr="00F53962">
        <w:rPr>
          <w:lang w:val="en-US"/>
        </w:rPr>
        <w:t xml:space="preserve"> Autoreactive T cell receptors with shared germline-like α chains in type 1 diabetes. </w:t>
      </w:r>
      <w:r w:rsidRPr="00F53962">
        <w:rPr>
          <w:i/>
          <w:iCs/>
          <w:lang w:val="en-US"/>
        </w:rPr>
        <w:t>JCI Insight</w:t>
      </w:r>
      <w:r w:rsidRPr="00F53962">
        <w:rPr>
          <w:lang w:val="en-US"/>
        </w:rPr>
        <w:t xml:space="preserve"> </w:t>
      </w:r>
      <w:r w:rsidRPr="00F53962">
        <w:rPr>
          <w:b/>
          <w:bCs/>
          <w:lang w:val="en-US"/>
        </w:rPr>
        <w:t>6</w:t>
      </w:r>
      <w:r w:rsidRPr="00F53962">
        <w:rPr>
          <w:lang w:val="en-US"/>
        </w:rPr>
        <w:t>, (2021).</w:t>
      </w:r>
    </w:p>
    <w:p w14:paraId="0164C58A" w14:textId="77777777" w:rsidR="00F53962" w:rsidRPr="00F53962" w:rsidRDefault="00F53962" w:rsidP="00F53962">
      <w:pPr>
        <w:pStyle w:val="Bibliography"/>
        <w:rPr>
          <w:lang w:val="en-US"/>
        </w:rPr>
      </w:pPr>
      <w:r w:rsidRPr="00F53962">
        <w:rPr>
          <w:lang w:val="en-US"/>
        </w:rPr>
        <w:t>24.</w:t>
      </w:r>
      <w:r w:rsidRPr="00F53962">
        <w:rPr>
          <w:lang w:val="en-US"/>
        </w:rPr>
        <w:tab/>
        <w:t xml:space="preserve">Linsley, P. S. </w:t>
      </w:r>
      <w:r w:rsidRPr="00F53962">
        <w:rPr>
          <w:i/>
          <w:iCs/>
          <w:lang w:val="en-US"/>
        </w:rPr>
        <w:t>et al.</w:t>
      </w:r>
      <w:r w:rsidRPr="00F53962">
        <w:rPr>
          <w:lang w:val="en-US"/>
        </w:rPr>
        <w:t xml:space="preserve"> Germline-like TCR-α chains shared between autoreactive T cells in blood and pancreas. </w:t>
      </w:r>
      <w:r w:rsidRPr="00F53962">
        <w:rPr>
          <w:i/>
          <w:iCs/>
          <w:lang w:val="en-US"/>
        </w:rPr>
        <w:t>Nat. Commun.</w:t>
      </w:r>
      <w:r w:rsidRPr="00F53962">
        <w:rPr>
          <w:lang w:val="en-US"/>
        </w:rPr>
        <w:t xml:space="preserve"> </w:t>
      </w:r>
      <w:r w:rsidRPr="00F53962">
        <w:rPr>
          <w:b/>
          <w:bCs/>
          <w:lang w:val="en-US"/>
        </w:rPr>
        <w:t>15</w:t>
      </w:r>
      <w:r w:rsidRPr="00F53962">
        <w:rPr>
          <w:lang w:val="en-US"/>
        </w:rPr>
        <w:t>, 4971 (2024).</w:t>
      </w:r>
    </w:p>
    <w:p w14:paraId="11FB0040" w14:textId="77777777" w:rsidR="00F53962" w:rsidRPr="00F53962" w:rsidRDefault="00F53962" w:rsidP="00F53962">
      <w:pPr>
        <w:pStyle w:val="Bibliography"/>
        <w:rPr>
          <w:lang w:val="en-US"/>
        </w:rPr>
      </w:pPr>
      <w:r w:rsidRPr="00F53962">
        <w:rPr>
          <w:lang w:val="en-US"/>
        </w:rPr>
        <w:t>25.</w:t>
      </w:r>
      <w:r w:rsidRPr="00F53962">
        <w:rPr>
          <w:lang w:val="en-US"/>
        </w:rPr>
        <w:tab/>
        <w:t xml:space="preserve">Grifoni, A. </w:t>
      </w:r>
      <w:r w:rsidRPr="00F53962">
        <w:rPr>
          <w:i/>
          <w:iCs/>
          <w:lang w:val="en-US"/>
        </w:rPr>
        <w:t>et al.</w:t>
      </w:r>
      <w:r w:rsidRPr="00F53962">
        <w:rPr>
          <w:lang w:val="en-US"/>
        </w:rPr>
        <w:t xml:space="preserve"> Targets of T Cell Responses to SARS-CoV-2 Coronavirus in Humans with COVID-19 Disease and Unexposed Individuals. </w:t>
      </w:r>
      <w:r w:rsidRPr="00F53962">
        <w:rPr>
          <w:i/>
          <w:iCs/>
          <w:lang w:val="en-US"/>
        </w:rPr>
        <w:t>Cell</w:t>
      </w:r>
      <w:r w:rsidRPr="00F53962">
        <w:rPr>
          <w:lang w:val="en-US"/>
        </w:rPr>
        <w:t xml:space="preserve"> https://doi.org/10.1016/j.cell.2020.05.015 (2020) doi:10.1016/j.cell.2020.05.015.</w:t>
      </w:r>
    </w:p>
    <w:p w14:paraId="654544CE" w14:textId="77777777" w:rsidR="00F53962" w:rsidRPr="00F53962" w:rsidRDefault="00F53962" w:rsidP="00F53962">
      <w:pPr>
        <w:pStyle w:val="Bibliography"/>
        <w:rPr>
          <w:lang w:val="en-US"/>
        </w:rPr>
      </w:pPr>
      <w:r w:rsidRPr="00F53962">
        <w:rPr>
          <w:lang w:val="en-US"/>
        </w:rPr>
        <w:t>26.</w:t>
      </w:r>
      <w:r w:rsidRPr="00F53962">
        <w:rPr>
          <w:lang w:val="en-US"/>
        </w:rPr>
        <w:tab/>
        <w:t xml:space="preserve">Painter, M. M. </w:t>
      </w:r>
      <w:r w:rsidRPr="00F53962">
        <w:rPr>
          <w:i/>
          <w:iCs/>
          <w:lang w:val="en-US"/>
        </w:rPr>
        <w:t>et al.</w:t>
      </w:r>
      <w:r w:rsidRPr="00F53962">
        <w:rPr>
          <w:lang w:val="en-US"/>
        </w:rPr>
        <w:t xml:space="preserve"> Rapid induction of antigen-specific CD4+ T cells is associated with coordinated humoral and cellular immunity to SARS-CoV-2 mRNA vaccination. </w:t>
      </w:r>
      <w:r w:rsidRPr="00F53962">
        <w:rPr>
          <w:i/>
          <w:iCs/>
          <w:lang w:val="en-US"/>
        </w:rPr>
        <w:t>Immunity</w:t>
      </w:r>
      <w:r w:rsidRPr="00F53962">
        <w:rPr>
          <w:lang w:val="en-US"/>
        </w:rPr>
        <w:t xml:space="preserve"> </w:t>
      </w:r>
      <w:r w:rsidRPr="00F53962">
        <w:rPr>
          <w:b/>
          <w:bCs/>
          <w:lang w:val="en-US"/>
        </w:rPr>
        <w:t>54</w:t>
      </w:r>
      <w:r w:rsidRPr="00F53962">
        <w:rPr>
          <w:lang w:val="en-US"/>
        </w:rPr>
        <w:t>, 2133-2142.e3 (2021).</w:t>
      </w:r>
    </w:p>
    <w:p w14:paraId="2D6D88F6" w14:textId="77777777" w:rsidR="00F53962" w:rsidRPr="00F53962" w:rsidRDefault="00F53962" w:rsidP="00F53962">
      <w:pPr>
        <w:pStyle w:val="Bibliography"/>
        <w:rPr>
          <w:lang w:val="en-US"/>
        </w:rPr>
      </w:pPr>
      <w:r w:rsidRPr="00F53962">
        <w:rPr>
          <w:lang w:val="en-US"/>
        </w:rPr>
        <w:t>27.</w:t>
      </w:r>
      <w:r w:rsidRPr="00F53962">
        <w:rPr>
          <w:lang w:val="en-US"/>
        </w:rPr>
        <w:tab/>
        <w:t xml:space="preserve">Su, Y. </w:t>
      </w:r>
      <w:r w:rsidRPr="00F53962">
        <w:rPr>
          <w:i/>
          <w:iCs/>
          <w:lang w:val="en-US"/>
        </w:rPr>
        <w:t>et al.</w:t>
      </w:r>
      <w:r w:rsidRPr="00F53962">
        <w:rPr>
          <w:lang w:val="en-US"/>
        </w:rPr>
        <w:t xml:space="preserve"> Multi-Omics Resolves a Sharp Disease-State Shift between Mild and Moderate COVID-19. </w:t>
      </w:r>
      <w:r w:rsidRPr="00F53962">
        <w:rPr>
          <w:i/>
          <w:iCs/>
          <w:lang w:val="en-US"/>
        </w:rPr>
        <w:t>Cell</w:t>
      </w:r>
      <w:r w:rsidRPr="00F53962">
        <w:rPr>
          <w:lang w:val="en-US"/>
        </w:rPr>
        <w:t xml:space="preserve"> </w:t>
      </w:r>
      <w:r w:rsidRPr="00F53962">
        <w:rPr>
          <w:b/>
          <w:bCs/>
          <w:lang w:val="en-US"/>
        </w:rPr>
        <w:t>183</w:t>
      </w:r>
      <w:r w:rsidRPr="00F53962">
        <w:rPr>
          <w:lang w:val="en-US"/>
        </w:rPr>
        <w:t>, 1479-1495.e20 (2020).</w:t>
      </w:r>
    </w:p>
    <w:p w14:paraId="5E2C19BC" w14:textId="77777777" w:rsidR="00F53962" w:rsidRPr="00F53962" w:rsidRDefault="00F53962" w:rsidP="00F53962">
      <w:pPr>
        <w:pStyle w:val="Bibliography"/>
        <w:rPr>
          <w:lang w:val="en-US"/>
        </w:rPr>
      </w:pPr>
      <w:r w:rsidRPr="00F53962">
        <w:rPr>
          <w:lang w:val="en-US"/>
        </w:rPr>
        <w:t>28.</w:t>
      </w:r>
      <w:r w:rsidRPr="00F53962">
        <w:rPr>
          <w:lang w:val="en-US"/>
        </w:rPr>
        <w:tab/>
        <w:t xml:space="preserve">Bacher, P. </w:t>
      </w:r>
      <w:r w:rsidRPr="00F53962">
        <w:rPr>
          <w:i/>
          <w:iCs/>
          <w:lang w:val="en-US"/>
        </w:rPr>
        <w:t>et al.</w:t>
      </w:r>
      <w:r w:rsidRPr="00F53962">
        <w:rPr>
          <w:lang w:val="en-US"/>
        </w:rPr>
        <w:t xml:space="preserve"> Low-Avidity CD4+ T Cell Responses to SARS-CoV-2 in Unexposed Individuals and Humans with Severe COVID-19. </w:t>
      </w:r>
      <w:r w:rsidRPr="00F53962">
        <w:rPr>
          <w:i/>
          <w:iCs/>
          <w:lang w:val="en-US"/>
        </w:rPr>
        <w:t>Immunity</w:t>
      </w:r>
      <w:r w:rsidRPr="00F53962">
        <w:rPr>
          <w:lang w:val="en-US"/>
        </w:rPr>
        <w:t xml:space="preserve"> </w:t>
      </w:r>
      <w:r w:rsidRPr="00F53962">
        <w:rPr>
          <w:b/>
          <w:bCs/>
          <w:lang w:val="en-US"/>
        </w:rPr>
        <w:t>53</w:t>
      </w:r>
      <w:r w:rsidRPr="00F53962">
        <w:rPr>
          <w:lang w:val="en-US"/>
        </w:rPr>
        <w:t>, 1258-1271.e5 (2020).</w:t>
      </w:r>
    </w:p>
    <w:p w14:paraId="5CE42F5D" w14:textId="77777777" w:rsidR="00F53962" w:rsidRPr="00F53962" w:rsidRDefault="00F53962" w:rsidP="00F53962">
      <w:pPr>
        <w:pStyle w:val="Bibliography"/>
        <w:rPr>
          <w:lang w:val="en-US"/>
        </w:rPr>
      </w:pPr>
      <w:r w:rsidRPr="00F53962">
        <w:rPr>
          <w:lang w:val="en-US"/>
        </w:rPr>
        <w:t>29.</w:t>
      </w:r>
      <w:r w:rsidRPr="00F53962">
        <w:rPr>
          <w:lang w:val="en-US"/>
        </w:rPr>
        <w:tab/>
        <w:t xml:space="preserve">Stephenson, E. </w:t>
      </w:r>
      <w:r w:rsidRPr="00F53962">
        <w:rPr>
          <w:i/>
          <w:iCs/>
          <w:lang w:val="en-US"/>
        </w:rPr>
        <w:t>et al.</w:t>
      </w:r>
      <w:r w:rsidRPr="00F53962">
        <w:rPr>
          <w:lang w:val="en-US"/>
        </w:rPr>
        <w:t xml:space="preserve"> Single-cell multi-omics analysis of the immune response in COVID-19. </w:t>
      </w:r>
      <w:r w:rsidRPr="00F53962">
        <w:rPr>
          <w:i/>
          <w:iCs/>
          <w:lang w:val="en-US"/>
        </w:rPr>
        <w:t>Nat. Med.</w:t>
      </w:r>
      <w:r w:rsidRPr="00F53962">
        <w:rPr>
          <w:lang w:val="en-US"/>
        </w:rPr>
        <w:t xml:space="preserve"> </w:t>
      </w:r>
      <w:r w:rsidRPr="00F53962">
        <w:rPr>
          <w:b/>
          <w:bCs/>
          <w:lang w:val="en-US"/>
        </w:rPr>
        <w:t>27</w:t>
      </w:r>
      <w:r w:rsidRPr="00F53962">
        <w:rPr>
          <w:lang w:val="en-US"/>
        </w:rPr>
        <w:t>, 904–916 (2021).</w:t>
      </w:r>
    </w:p>
    <w:p w14:paraId="38F9FC78" w14:textId="77777777" w:rsidR="00F53962" w:rsidRPr="00F53962" w:rsidRDefault="00F53962" w:rsidP="00F53962">
      <w:pPr>
        <w:pStyle w:val="Bibliography"/>
        <w:rPr>
          <w:lang w:val="en-US"/>
        </w:rPr>
      </w:pPr>
      <w:r w:rsidRPr="00F53962">
        <w:rPr>
          <w:lang w:val="en-US"/>
        </w:rPr>
        <w:t>30.</w:t>
      </w:r>
      <w:r w:rsidRPr="00F53962">
        <w:rPr>
          <w:lang w:val="en-US"/>
        </w:rPr>
        <w:tab/>
        <w:t xml:space="preserve">Zhang, J.-Y. </w:t>
      </w:r>
      <w:r w:rsidRPr="00F53962">
        <w:rPr>
          <w:i/>
          <w:iCs/>
          <w:lang w:val="en-US"/>
        </w:rPr>
        <w:t>et al.</w:t>
      </w:r>
      <w:r w:rsidRPr="00F53962">
        <w:rPr>
          <w:lang w:val="en-US"/>
        </w:rPr>
        <w:t xml:space="preserve"> Single-cell landscape of immunological responses in patients with COVID-19. </w:t>
      </w:r>
      <w:r w:rsidRPr="00F53962">
        <w:rPr>
          <w:i/>
          <w:iCs/>
          <w:lang w:val="en-US"/>
        </w:rPr>
        <w:t>Nat. Immunol.</w:t>
      </w:r>
      <w:r w:rsidRPr="00F53962">
        <w:rPr>
          <w:lang w:val="en-US"/>
        </w:rPr>
        <w:t xml:space="preserve"> </w:t>
      </w:r>
      <w:r w:rsidRPr="00F53962">
        <w:rPr>
          <w:b/>
          <w:bCs/>
          <w:lang w:val="en-US"/>
        </w:rPr>
        <w:t>21</w:t>
      </w:r>
      <w:r w:rsidRPr="00F53962">
        <w:rPr>
          <w:lang w:val="en-US"/>
        </w:rPr>
        <w:t>, 1107–1118 (2020).</w:t>
      </w:r>
    </w:p>
    <w:p w14:paraId="695760D5" w14:textId="77777777" w:rsidR="00F53962" w:rsidRPr="00F53962" w:rsidRDefault="00F53962" w:rsidP="00F53962">
      <w:pPr>
        <w:pStyle w:val="Bibliography"/>
        <w:rPr>
          <w:lang w:val="en-US"/>
        </w:rPr>
      </w:pPr>
      <w:r w:rsidRPr="00F53962">
        <w:rPr>
          <w:lang w:val="en-US"/>
        </w:rPr>
        <w:lastRenderedPageBreak/>
        <w:t>31.</w:t>
      </w:r>
      <w:r w:rsidRPr="00F53962">
        <w:rPr>
          <w:lang w:val="en-US"/>
        </w:rPr>
        <w:tab/>
        <w:t xml:space="preserve">Pai, J. A. &amp; Satpathy, A. T. High-throughput and single-cell T cell receptor sequencing technologies. </w:t>
      </w:r>
      <w:r w:rsidRPr="00F53962">
        <w:rPr>
          <w:i/>
          <w:iCs/>
          <w:lang w:val="en-US"/>
        </w:rPr>
        <w:t>Nat. Methods</w:t>
      </w:r>
      <w:r w:rsidRPr="00F53962">
        <w:rPr>
          <w:lang w:val="en-US"/>
        </w:rPr>
        <w:t xml:space="preserve"> </w:t>
      </w:r>
      <w:r w:rsidRPr="00F53962">
        <w:rPr>
          <w:b/>
          <w:bCs/>
          <w:lang w:val="en-US"/>
        </w:rPr>
        <w:t>18</w:t>
      </w:r>
      <w:r w:rsidRPr="00F53962">
        <w:rPr>
          <w:lang w:val="en-US"/>
        </w:rPr>
        <w:t>, 881 (2021).</w:t>
      </w:r>
    </w:p>
    <w:p w14:paraId="582AB208" w14:textId="77777777" w:rsidR="00F53962" w:rsidRPr="00F53962" w:rsidRDefault="00F53962" w:rsidP="00F53962">
      <w:pPr>
        <w:pStyle w:val="Bibliography"/>
        <w:rPr>
          <w:lang w:val="en-US"/>
        </w:rPr>
      </w:pPr>
      <w:r w:rsidRPr="00F53962">
        <w:rPr>
          <w:lang w:val="en-US"/>
        </w:rPr>
        <w:t>32.</w:t>
      </w:r>
      <w:r w:rsidRPr="00F53962">
        <w:rPr>
          <w:lang w:val="en-US"/>
        </w:rPr>
        <w:tab/>
        <w:t xml:space="preserve">Bagaev, D. V. </w:t>
      </w:r>
      <w:r w:rsidRPr="00F53962">
        <w:rPr>
          <w:i/>
          <w:iCs/>
          <w:lang w:val="en-US"/>
        </w:rPr>
        <w:t>et al.</w:t>
      </w:r>
      <w:r w:rsidRPr="00F53962">
        <w:rPr>
          <w:lang w:val="en-US"/>
        </w:rPr>
        <w:t xml:space="preserve"> VDJdb in 2019: database extension, new analysis infrastructure and a T-cell receptor motif compendium. </w:t>
      </w:r>
      <w:r w:rsidRPr="00F53962">
        <w:rPr>
          <w:i/>
          <w:iCs/>
          <w:lang w:val="en-US"/>
        </w:rPr>
        <w:t>Nucleic Acids Res.</w:t>
      </w:r>
      <w:r w:rsidRPr="00F53962">
        <w:rPr>
          <w:lang w:val="en-US"/>
        </w:rPr>
        <w:t xml:space="preserve"> </w:t>
      </w:r>
      <w:r w:rsidRPr="00F53962">
        <w:rPr>
          <w:b/>
          <w:bCs/>
          <w:lang w:val="en-US"/>
        </w:rPr>
        <w:t>48</w:t>
      </w:r>
      <w:r w:rsidRPr="00F53962">
        <w:rPr>
          <w:lang w:val="en-US"/>
        </w:rPr>
        <w:t>, D1057–D1062 (2020).</w:t>
      </w:r>
    </w:p>
    <w:p w14:paraId="78FCB0E6" w14:textId="77777777" w:rsidR="00F53962" w:rsidRPr="00F53962" w:rsidRDefault="00F53962" w:rsidP="00F53962">
      <w:pPr>
        <w:pStyle w:val="Bibliography"/>
        <w:rPr>
          <w:lang w:val="en-US"/>
        </w:rPr>
      </w:pPr>
      <w:r w:rsidRPr="00F53962">
        <w:rPr>
          <w:lang w:val="en-US"/>
        </w:rPr>
        <w:t>33.</w:t>
      </w:r>
      <w:r w:rsidRPr="00F53962">
        <w:rPr>
          <w:lang w:val="en-US"/>
        </w:rPr>
        <w:tab/>
        <w:t>Elhanati, Y., Sethna, Z., Callan, C. G., Mora, T. &amp; Walczak, A. M. Predicting the spectrum of TCR repertoire sharing with a data</w:t>
      </w:r>
      <w:r w:rsidRPr="00F53962">
        <w:rPr>
          <w:rFonts w:ascii="Cambria Math" w:hAnsi="Cambria Math" w:cs="Cambria Math"/>
          <w:lang w:val="en-US"/>
        </w:rPr>
        <w:t>‐</w:t>
      </w:r>
      <w:r w:rsidRPr="00F53962">
        <w:rPr>
          <w:lang w:val="en-US"/>
        </w:rPr>
        <w:t xml:space="preserve">driven model of recombination. </w:t>
      </w:r>
      <w:r w:rsidRPr="00F53962">
        <w:rPr>
          <w:i/>
          <w:iCs/>
          <w:lang w:val="en-US"/>
        </w:rPr>
        <w:t>Immunol. Rev.</w:t>
      </w:r>
      <w:r w:rsidRPr="00F53962">
        <w:rPr>
          <w:lang w:val="en-US"/>
        </w:rPr>
        <w:t xml:space="preserve"> </w:t>
      </w:r>
      <w:r w:rsidRPr="00F53962">
        <w:rPr>
          <w:b/>
          <w:bCs/>
          <w:lang w:val="en-US"/>
        </w:rPr>
        <w:t>284</w:t>
      </w:r>
      <w:r w:rsidRPr="00F53962">
        <w:rPr>
          <w:lang w:val="en-US"/>
        </w:rPr>
        <w:t>, 167–179 (2018).</w:t>
      </w:r>
    </w:p>
    <w:p w14:paraId="111B5926" w14:textId="77777777" w:rsidR="00F53962" w:rsidRPr="00F53962" w:rsidRDefault="00F53962" w:rsidP="00F53962">
      <w:pPr>
        <w:pStyle w:val="Bibliography"/>
        <w:rPr>
          <w:lang w:val="en-US"/>
        </w:rPr>
      </w:pPr>
      <w:r w:rsidRPr="00F53962">
        <w:rPr>
          <w:lang w:val="en-US"/>
        </w:rPr>
        <w:t>34.</w:t>
      </w:r>
      <w:r w:rsidRPr="00F53962">
        <w:rPr>
          <w:lang w:val="en-US"/>
        </w:rPr>
        <w:tab/>
        <w:t xml:space="preserve">Sethna, Z., Elhanati, Y., Callan, C. G., Walczak, A. M. &amp; Mora, T. OLGA: fast computation of generation probabilities of B- and T-cell receptor amino acid sequences and motifs. </w:t>
      </w:r>
      <w:r w:rsidRPr="00F53962">
        <w:rPr>
          <w:i/>
          <w:iCs/>
          <w:lang w:val="en-US"/>
        </w:rPr>
        <w:t>Bioinforma. Oxf. Engl.</w:t>
      </w:r>
      <w:r w:rsidRPr="00F53962">
        <w:rPr>
          <w:lang w:val="en-US"/>
        </w:rPr>
        <w:t xml:space="preserve"> </w:t>
      </w:r>
      <w:r w:rsidRPr="00F53962">
        <w:rPr>
          <w:b/>
          <w:bCs/>
          <w:lang w:val="en-US"/>
        </w:rPr>
        <w:t>35</w:t>
      </w:r>
      <w:r w:rsidRPr="00F53962">
        <w:rPr>
          <w:lang w:val="en-US"/>
        </w:rPr>
        <w:t>, 2974–2981 (2019).</w:t>
      </w:r>
    </w:p>
    <w:p w14:paraId="6137C85E" w14:textId="77777777" w:rsidR="00F53962" w:rsidRPr="00F53962" w:rsidRDefault="00F53962" w:rsidP="00F53962">
      <w:pPr>
        <w:pStyle w:val="Bibliography"/>
        <w:rPr>
          <w:lang w:val="en-US"/>
        </w:rPr>
      </w:pPr>
      <w:r w:rsidRPr="00F53962">
        <w:rPr>
          <w:lang w:val="en-US"/>
        </w:rPr>
        <w:t>35.</w:t>
      </w:r>
      <w:r w:rsidRPr="00F53962">
        <w:rPr>
          <w:lang w:val="en-US"/>
        </w:rPr>
        <w:tab/>
        <w:t xml:space="preserve">Loyal, L. </w:t>
      </w:r>
      <w:r w:rsidRPr="00F53962">
        <w:rPr>
          <w:i/>
          <w:iCs/>
          <w:lang w:val="en-US"/>
        </w:rPr>
        <w:t>et al.</w:t>
      </w:r>
      <w:r w:rsidRPr="00F53962">
        <w:rPr>
          <w:lang w:val="en-US"/>
        </w:rPr>
        <w:t xml:space="preserve"> Cross-reactive CD4+ T cells enhance SARS-CoV-2 immune responses upon infection and vaccination. </w:t>
      </w:r>
      <w:r w:rsidRPr="00F53962">
        <w:rPr>
          <w:i/>
          <w:iCs/>
          <w:lang w:val="en-US"/>
        </w:rPr>
        <w:t>Science</w:t>
      </w:r>
      <w:r w:rsidRPr="00F53962">
        <w:rPr>
          <w:lang w:val="en-US"/>
        </w:rPr>
        <w:t xml:space="preserve"> </w:t>
      </w:r>
      <w:r w:rsidRPr="00F53962">
        <w:rPr>
          <w:b/>
          <w:bCs/>
          <w:lang w:val="en-US"/>
        </w:rPr>
        <w:t>374</w:t>
      </w:r>
      <w:r w:rsidRPr="00F53962">
        <w:rPr>
          <w:lang w:val="en-US"/>
        </w:rPr>
        <w:t>, eabh1823 (2021).</w:t>
      </w:r>
    </w:p>
    <w:p w14:paraId="340E9584" w14:textId="77777777" w:rsidR="00F53962" w:rsidRPr="00F53962" w:rsidRDefault="00F53962" w:rsidP="00F53962">
      <w:pPr>
        <w:pStyle w:val="Bibliography"/>
        <w:rPr>
          <w:lang w:val="en-US"/>
        </w:rPr>
      </w:pPr>
      <w:r w:rsidRPr="00F53962">
        <w:rPr>
          <w:lang w:val="en-US"/>
        </w:rPr>
        <w:t>36.</w:t>
      </w:r>
      <w:r w:rsidRPr="00F53962">
        <w:rPr>
          <w:lang w:val="en-US"/>
        </w:rPr>
        <w:tab/>
        <w:t xml:space="preserve">Mateus, J. </w:t>
      </w:r>
      <w:r w:rsidRPr="00F53962">
        <w:rPr>
          <w:i/>
          <w:iCs/>
          <w:lang w:val="en-US"/>
        </w:rPr>
        <w:t>et al.</w:t>
      </w:r>
      <w:r w:rsidRPr="00F53962">
        <w:rPr>
          <w:lang w:val="en-US"/>
        </w:rPr>
        <w:t xml:space="preserve"> Selective and cross-reactive SARS-CoV-2 T cell epitopes in unexposed humans. </w:t>
      </w:r>
      <w:r w:rsidRPr="00F53962">
        <w:rPr>
          <w:i/>
          <w:iCs/>
          <w:lang w:val="en-US"/>
        </w:rPr>
        <w:t>Science</w:t>
      </w:r>
      <w:r w:rsidRPr="00F53962">
        <w:rPr>
          <w:lang w:val="en-US"/>
        </w:rPr>
        <w:t xml:space="preserve"> </w:t>
      </w:r>
      <w:r w:rsidRPr="00F53962">
        <w:rPr>
          <w:b/>
          <w:bCs/>
          <w:lang w:val="en-US"/>
        </w:rPr>
        <w:t>370</w:t>
      </w:r>
      <w:r w:rsidRPr="00F53962">
        <w:rPr>
          <w:lang w:val="en-US"/>
        </w:rPr>
        <w:t>, 89–94 (2020).</w:t>
      </w:r>
    </w:p>
    <w:p w14:paraId="2E8ABADA" w14:textId="77777777" w:rsidR="00F53962" w:rsidRPr="00F53962" w:rsidRDefault="00F53962" w:rsidP="00F53962">
      <w:pPr>
        <w:pStyle w:val="Bibliography"/>
        <w:rPr>
          <w:lang w:val="en-US"/>
        </w:rPr>
      </w:pPr>
      <w:r w:rsidRPr="00F53962">
        <w:rPr>
          <w:lang w:val="en-US"/>
        </w:rPr>
        <w:t>37.</w:t>
      </w:r>
      <w:r w:rsidRPr="00F53962">
        <w:rPr>
          <w:lang w:val="en-US"/>
        </w:rPr>
        <w:tab/>
        <w:t xml:space="preserve">Nguyen, T. H. O. </w:t>
      </w:r>
      <w:r w:rsidRPr="00F53962">
        <w:rPr>
          <w:i/>
          <w:iCs/>
          <w:lang w:val="en-US"/>
        </w:rPr>
        <w:t>et al.</w:t>
      </w:r>
      <w:r w:rsidRPr="00F53962">
        <w:rPr>
          <w:lang w:val="en-US"/>
        </w:rPr>
        <w:t xml:space="preserve"> Robust SARS-CoV-2 T cell responses with common TCRαβ motifs toward COVID-19 vaccines in patients with hematological malignancy impacting B cells. </w:t>
      </w:r>
      <w:r w:rsidRPr="00F53962">
        <w:rPr>
          <w:i/>
          <w:iCs/>
          <w:lang w:val="en-US"/>
        </w:rPr>
        <w:t>Cell Rep. Med.</w:t>
      </w:r>
      <w:r w:rsidRPr="00F53962">
        <w:rPr>
          <w:lang w:val="en-US"/>
        </w:rPr>
        <w:t xml:space="preserve"> </w:t>
      </w:r>
      <w:r w:rsidRPr="00F53962">
        <w:rPr>
          <w:b/>
          <w:bCs/>
          <w:lang w:val="en-US"/>
        </w:rPr>
        <w:t>4</w:t>
      </w:r>
      <w:r w:rsidRPr="00F53962">
        <w:rPr>
          <w:lang w:val="en-US"/>
        </w:rPr>
        <w:t>, 101017 (2023).</w:t>
      </w:r>
    </w:p>
    <w:p w14:paraId="1B2F0521" w14:textId="77777777" w:rsidR="00F53962" w:rsidRPr="00F53962" w:rsidRDefault="00F53962" w:rsidP="00F53962">
      <w:pPr>
        <w:pStyle w:val="Bibliography"/>
        <w:rPr>
          <w:lang w:val="en-US"/>
        </w:rPr>
      </w:pPr>
      <w:r w:rsidRPr="00F53962">
        <w:rPr>
          <w:lang w:val="en-US"/>
        </w:rPr>
        <w:t>38.</w:t>
      </w:r>
      <w:r w:rsidRPr="00F53962">
        <w:rPr>
          <w:lang w:val="en-US"/>
        </w:rPr>
        <w:tab/>
        <w:t xml:space="preserve">Rowntree, L. C. </w:t>
      </w:r>
      <w:r w:rsidRPr="00F53962">
        <w:rPr>
          <w:i/>
          <w:iCs/>
          <w:lang w:val="en-US"/>
        </w:rPr>
        <w:t>et al.</w:t>
      </w:r>
      <w:r w:rsidRPr="00F53962">
        <w:rPr>
          <w:lang w:val="en-US"/>
        </w:rPr>
        <w:t xml:space="preserve"> SARS-CoV-2-specific T cell memory with common TCRαβ motifs is established in unvaccinated children who seroconvert after infection. </w:t>
      </w:r>
      <w:r w:rsidRPr="00F53962">
        <w:rPr>
          <w:i/>
          <w:iCs/>
          <w:lang w:val="en-US"/>
        </w:rPr>
        <w:t>Immunity</w:t>
      </w:r>
      <w:r w:rsidRPr="00F53962">
        <w:rPr>
          <w:lang w:val="en-US"/>
        </w:rPr>
        <w:t xml:space="preserve"> </w:t>
      </w:r>
      <w:r w:rsidRPr="00F53962">
        <w:rPr>
          <w:b/>
          <w:bCs/>
          <w:lang w:val="en-US"/>
        </w:rPr>
        <w:t>55</w:t>
      </w:r>
      <w:r w:rsidRPr="00F53962">
        <w:rPr>
          <w:lang w:val="en-US"/>
        </w:rPr>
        <w:t>, 1299-1315.e4 (2022).</w:t>
      </w:r>
    </w:p>
    <w:p w14:paraId="75E484D9" w14:textId="77777777" w:rsidR="00F53962" w:rsidRPr="00F53962" w:rsidRDefault="00F53962" w:rsidP="00F53962">
      <w:pPr>
        <w:pStyle w:val="Bibliography"/>
        <w:rPr>
          <w:lang w:val="en-US"/>
        </w:rPr>
      </w:pPr>
      <w:r w:rsidRPr="00F53962">
        <w:rPr>
          <w:lang w:val="en-US"/>
        </w:rPr>
        <w:t>39.</w:t>
      </w:r>
      <w:r w:rsidRPr="00F53962">
        <w:rPr>
          <w:lang w:val="en-US"/>
        </w:rPr>
        <w:tab/>
        <w:t xml:space="preserve">Verhagen, J. </w:t>
      </w:r>
      <w:r w:rsidRPr="00F53962">
        <w:rPr>
          <w:i/>
          <w:iCs/>
          <w:lang w:val="en-US"/>
        </w:rPr>
        <w:t>et al.</w:t>
      </w:r>
      <w:r w:rsidRPr="00F53962">
        <w:rPr>
          <w:lang w:val="en-US"/>
        </w:rPr>
        <w:t xml:space="preserve"> Human CD4+ T cells specific for dominant epitopes of SARS-CoV-2 Spike and Nucleocapsid proteins with therapeutic potential. </w:t>
      </w:r>
      <w:r w:rsidRPr="00F53962">
        <w:rPr>
          <w:i/>
          <w:iCs/>
          <w:lang w:val="en-US"/>
        </w:rPr>
        <w:t>Clin. Exp. Immunol.</w:t>
      </w:r>
      <w:r w:rsidRPr="00F53962">
        <w:rPr>
          <w:lang w:val="en-US"/>
        </w:rPr>
        <w:t xml:space="preserve"> </w:t>
      </w:r>
      <w:r w:rsidRPr="00F53962">
        <w:rPr>
          <w:b/>
          <w:bCs/>
          <w:lang w:val="en-US"/>
        </w:rPr>
        <w:t>205</w:t>
      </w:r>
      <w:r w:rsidRPr="00F53962">
        <w:rPr>
          <w:lang w:val="en-US"/>
        </w:rPr>
        <w:t>, 363–378 (2021).</w:t>
      </w:r>
    </w:p>
    <w:p w14:paraId="5AC96C12" w14:textId="77777777" w:rsidR="00F53962" w:rsidRPr="00F53962" w:rsidRDefault="00F53962" w:rsidP="00F53962">
      <w:pPr>
        <w:pStyle w:val="Bibliography"/>
        <w:rPr>
          <w:lang w:val="en-US"/>
        </w:rPr>
      </w:pPr>
      <w:r w:rsidRPr="00F53962">
        <w:rPr>
          <w:lang w:val="en-US"/>
        </w:rPr>
        <w:t>40.</w:t>
      </w:r>
      <w:r w:rsidRPr="00F53962">
        <w:rPr>
          <w:lang w:val="en-US"/>
        </w:rPr>
        <w:tab/>
        <w:t xml:space="preserve">Minervina, A. A. </w:t>
      </w:r>
      <w:r w:rsidRPr="00F53962">
        <w:rPr>
          <w:i/>
          <w:iCs/>
          <w:lang w:val="en-US"/>
        </w:rPr>
        <w:t>et al.</w:t>
      </w:r>
      <w:r w:rsidRPr="00F53962">
        <w:rPr>
          <w:lang w:val="en-US"/>
        </w:rPr>
        <w:t xml:space="preserve"> Longitudinal high-throughput TCR repertoire profiling reveals the dynamics of T-cell memory formation after mild COVID-19 infection. </w:t>
      </w:r>
      <w:r w:rsidRPr="00F53962">
        <w:rPr>
          <w:i/>
          <w:iCs/>
          <w:lang w:val="en-US"/>
        </w:rPr>
        <w:t>eLife</w:t>
      </w:r>
      <w:r w:rsidRPr="00F53962">
        <w:rPr>
          <w:lang w:val="en-US"/>
        </w:rPr>
        <w:t xml:space="preserve"> </w:t>
      </w:r>
      <w:r w:rsidRPr="00F53962">
        <w:rPr>
          <w:b/>
          <w:bCs/>
          <w:lang w:val="en-US"/>
        </w:rPr>
        <w:t>10</w:t>
      </w:r>
      <w:r w:rsidRPr="00F53962">
        <w:rPr>
          <w:lang w:val="en-US"/>
        </w:rPr>
        <w:t>, e63502 (2021).</w:t>
      </w:r>
    </w:p>
    <w:p w14:paraId="7C43D650" w14:textId="77777777" w:rsidR="00F53962" w:rsidRPr="00F53962" w:rsidRDefault="00F53962" w:rsidP="00F53962">
      <w:pPr>
        <w:pStyle w:val="Bibliography"/>
        <w:rPr>
          <w:lang w:val="en-US"/>
        </w:rPr>
      </w:pPr>
      <w:r w:rsidRPr="00F53962">
        <w:rPr>
          <w:lang w:val="en-US"/>
        </w:rPr>
        <w:lastRenderedPageBreak/>
        <w:t>41.</w:t>
      </w:r>
      <w:r w:rsidRPr="00F53962">
        <w:rPr>
          <w:lang w:val="en-US"/>
        </w:rPr>
        <w:tab/>
        <w:t xml:space="preserve">Mudd, P. A. </w:t>
      </w:r>
      <w:r w:rsidRPr="00F53962">
        <w:rPr>
          <w:i/>
          <w:iCs/>
          <w:lang w:val="en-US"/>
        </w:rPr>
        <w:t>et al.</w:t>
      </w:r>
      <w:r w:rsidRPr="00F53962">
        <w:rPr>
          <w:lang w:val="en-US"/>
        </w:rPr>
        <w:t xml:space="preserve"> SARS-CoV-2 mRNA vaccination elicits a robust and persistent T follicular helper cell response in humans. </w:t>
      </w:r>
      <w:r w:rsidRPr="00F53962">
        <w:rPr>
          <w:i/>
          <w:iCs/>
          <w:lang w:val="en-US"/>
        </w:rPr>
        <w:t>Cell</w:t>
      </w:r>
      <w:r w:rsidRPr="00F53962">
        <w:rPr>
          <w:lang w:val="en-US"/>
        </w:rPr>
        <w:t xml:space="preserve"> </w:t>
      </w:r>
      <w:r w:rsidRPr="00F53962">
        <w:rPr>
          <w:b/>
          <w:bCs/>
          <w:lang w:val="en-US"/>
        </w:rPr>
        <w:t>185</w:t>
      </w:r>
      <w:r w:rsidRPr="00F53962">
        <w:rPr>
          <w:lang w:val="en-US"/>
        </w:rPr>
        <w:t>, 603-613.e15 (2022).</w:t>
      </w:r>
    </w:p>
    <w:p w14:paraId="5181AADB" w14:textId="77777777" w:rsidR="00F53962" w:rsidRPr="00F53962" w:rsidRDefault="00F53962" w:rsidP="00F53962">
      <w:pPr>
        <w:pStyle w:val="Bibliography"/>
        <w:rPr>
          <w:lang w:val="en-US"/>
        </w:rPr>
      </w:pPr>
      <w:r w:rsidRPr="00F53962">
        <w:rPr>
          <w:lang w:val="en-US"/>
        </w:rPr>
        <w:t>42.</w:t>
      </w:r>
      <w:r w:rsidRPr="00F53962">
        <w:rPr>
          <w:lang w:val="en-US"/>
        </w:rPr>
        <w:tab/>
        <w:t xml:space="preserve">Singh, N. K. </w:t>
      </w:r>
      <w:r w:rsidRPr="00F53962">
        <w:rPr>
          <w:i/>
          <w:iCs/>
          <w:lang w:val="en-US"/>
        </w:rPr>
        <w:t>et al.</w:t>
      </w:r>
      <w:r w:rsidRPr="00F53962">
        <w:rPr>
          <w:lang w:val="en-US"/>
        </w:rPr>
        <w:t xml:space="preserve"> Emerging concepts in T cell receptor specificity: rationalizing and (maybe) predicting outcomes. </w:t>
      </w:r>
      <w:r w:rsidRPr="00F53962">
        <w:rPr>
          <w:i/>
          <w:iCs/>
          <w:lang w:val="en-US"/>
        </w:rPr>
        <w:t>J. Immunol. Baltim. Md 1950</w:t>
      </w:r>
      <w:r w:rsidRPr="00F53962">
        <w:rPr>
          <w:lang w:val="en-US"/>
        </w:rPr>
        <w:t xml:space="preserve"> </w:t>
      </w:r>
      <w:r w:rsidRPr="00F53962">
        <w:rPr>
          <w:b/>
          <w:bCs/>
          <w:lang w:val="en-US"/>
        </w:rPr>
        <w:t>199</w:t>
      </w:r>
      <w:r w:rsidRPr="00F53962">
        <w:rPr>
          <w:lang w:val="en-US"/>
        </w:rPr>
        <w:t>, 2203–2213 (2017).</w:t>
      </w:r>
    </w:p>
    <w:p w14:paraId="76846DB2" w14:textId="77777777" w:rsidR="00F53962" w:rsidRPr="00F53962" w:rsidRDefault="00F53962" w:rsidP="00F53962">
      <w:pPr>
        <w:pStyle w:val="Bibliography"/>
        <w:rPr>
          <w:lang w:val="en-US"/>
        </w:rPr>
      </w:pPr>
      <w:r w:rsidRPr="00F53962">
        <w:rPr>
          <w:lang w:val="en-US"/>
        </w:rPr>
        <w:t>43.</w:t>
      </w:r>
      <w:r w:rsidRPr="00F53962">
        <w:rPr>
          <w:lang w:val="en-US"/>
        </w:rPr>
        <w:tab/>
        <w:t xml:space="preserve">Zinkernagel, R. M. &amp; Doherty, P. C. Pillars Article: Immunological Surveillance against Altered Self Components by Sensitised T Lymphocytes in Lymphocytic Choriomeningitis. Nature, 1974, 251: 547–548. </w:t>
      </w:r>
      <w:r w:rsidRPr="00F53962">
        <w:rPr>
          <w:i/>
          <w:iCs/>
          <w:lang w:val="en-US"/>
        </w:rPr>
        <w:t>J. Immunol.</w:t>
      </w:r>
      <w:r w:rsidRPr="00F53962">
        <w:rPr>
          <w:lang w:val="en-US"/>
        </w:rPr>
        <w:t xml:space="preserve"> </w:t>
      </w:r>
      <w:r w:rsidRPr="00F53962">
        <w:rPr>
          <w:b/>
          <w:bCs/>
          <w:lang w:val="en-US"/>
        </w:rPr>
        <w:t>173</w:t>
      </w:r>
      <w:r w:rsidRPr="00F53962">
        <w:rPr>
          <w:lang w:val="en-US"/>
        </w:rPr>
        <w:t>, 2899–2900 (2004).</w:t>
      </w:r>
    </w:p>
    <w:p w14:paraId="51713335" w14:textId="77777777" w:rsidR="00F53962" w:rsidRPr="00F53962" w:rsidRDefault="00F53962" w:rsidP="00F53962">
      <w:pPr>
        <w:pStyle w:val="Bibliography"/>
        <w:rPr>
          <w:lang w:val="en-US"/>
        </w:rPr>
      </w:pPr>
      <w:r w:rsidRPr="00F53962">
        <w:rPr>
          <w:lang w:val="en-US"/>
        </w:rPr>
        <w:t>44.</w:t>
      </w:r>
      <w:r w:rsidRPr="00F53962">
        <w:rPr>
          <w:lang w:val="en-US"/>
        </w:rPr>
        <w:tab/>
        <w:t xml:space="preserve">Heemskerk, M. H. </w:t>
      </w:r>
      <w:r w:rsidRPr="00F53962">
        <w:rPr>
          <w:i/>
          <w:iCs/>
          <w:lang w:val="en-US"/>
        </w:rPr>
        <w:t>et al.</w:t>
      </w:r>
      <w:r w:rsidRPr="00F53962">
        <w:rPr>
          <w:lang w:val="en-US"/>
        </w:rPr>
        <w:t xml:space="preserve"> Dual HLA class I and class II restricted recognition of alloreactive T lymphocytes mediated by a single T cell receptor complex. </w:t>
      </w:r>
      <w:r w:rsidRPr="00F53962">
        <w:rPr>
          <w:i/>
          <w:iCs/>
          <w:lang w:val="en-US"/>
        </w:rPr>
        <w:t>Proc. Natl. Acad. Sci. U. S. A.</w:t>
      </w:r>
      <w:r w:rsidRPr="00F53962">
        <w:rPr>
          <w:lang w:val="en-US"/>
        </w:rPr>
        <w:t xml:space="preserve"> </w:t>
      </w:r>
      <w:r w:rsidRPr="00F53962">
        <w:rPr>
          <w:b/>
          <w:bCs/>
          <w:lang w:val="en-US"/>
        </w:rPr>
        <w:t>98</w:t>
      </w:r>
      <w:r w:rsidRPr="00F53962">
        <w:rPr>
          <w:lang w:val="en-US"/>
        </w:rPr>
        <w:t>, 6806–6811 (2001).</w:t>
      </w:r>
    </w:p>
    <w:p w14:paraId="7EC66785" w14:textId="77777777" w:rsidR="00F53962" w:rsidRPr="00F53962" w:rsidRDefault="00F53962" w:rsidP="00F53962">
      <w:pPr>
        <w:pStyle w:val="Bibliography"/>
        <w:rPr>
          <w:lang w:val="en-US"/>
        </w:rPr>
      </w:pPr>
      <w:r w:rsidRPr="00F53962">
        <w:rPr>
          <w:lang w:val="en-US"/>
        </w:rPr>
        <w:t>45.</w:t>
      </w:r>
      <w:r w:rsidRPr="00F53962">
        <w:rPr>
          <w:lang w:val="en-US"/>
        </w:rPr>
        <w:tab/>
        <w:t xml:space="preserve">Yin, L. </w:t>
      </w:r>
      <w:r w:rsidRPr="00F53962">
        <w:rPr>
          <w:i/>
          <w:iCs/>
          <w:lang w:val="en-US"/>
        </w:rPr>
        <w:t>et al.</w:t>
      </w:r>
      <w:r w:rsidRPr="00F53962">
        <w:rPr>
          <w:lang w:val="en-US"/>
        </w:rPr>
        <w:t xml:space="preserve"> A single T cell receptor bound to major histocompatibility complex class I and class II glycoproteins reveals switchable TCR conformers. </w:t>
      </w:r>
      <w:r w:rsidRPr="00F53962">
        <w:rPr>
          <w:i/>
          <w:iCs/>
          <w:lang w:val="en-US"/>
        </w:rPr>
        <w:t>Immunity</w:t>
      </w:r>
      <w:r w:rsidRPr="00F53962">
        <w:rPr>
          <w:lang w:val="en-US"/>
        </w:rPr>
        <w:t xml:space="preserve"> </w:t>
      </w:r>
      <w:r w:rsidRPr="00F53962">
        <w:rPr>
          <w:b/>
          <w:bCs/>
          <w:lang w:val="en-US"/>
        </w:rPr>
        <w:t>35</w:t>
      </w:r>
      <w:r w:rsidRPr="00F53962">
        <w:rPr>
          <w:lang w:val="en-US"/>
        </w:rPr>
        <w:t>, 23–33 (2011).</w:t>
      </w:r>
    </w:p>
    <w:p w14:paraId="1C7E4F68" w14:textId="77777777" w:rsidR="00F53962" w:rsidRPr="00F53962" w:rsidRDefault="00F53962" w:rsidP="00F53962">
      <w:pPr>
        <w:pStyle w:val="Bibliography"/>
        <w:rPr>
          <w:lang w:val="en-US"/>
        </w:rPr>
      </w:pPr>
      <w:r w:rsidRPr="00F53962">
        <w:rPr>
          <w:lang w:val="en-US"/>
        </w:rPr>
        <w:t>46.</w:t>
      </w:r>
      <w:r w:rsidRPr="00F53962">
        <w:rPr>
          <w:lang w:val="en-US"/>
        </w:rPr>
        <w:tab/>
        <w:t xml:space="preserve">Roth, B. L., Sheffler, D. J. &amp; Kroeze, W. K. Magic shotguns versus magic bullets: selectively non-selective drugs for mood disorders and schizophrenia. </w:t>
      </w:r>
      <w:r w:rsidRPr="00F53962">
        <w:rPr>
          <w:i/>
          <w:iCs/>
          <w:lang w:val="en-US"/>
        </w:rPr>
        <w:t>Nat. Rev. Drug Discov.</w:t>
      </w:r>
      <w:r w:rsidRPr="00F53962">
        <w:rPr>
          <w:lang w:val="en-US"/>
        </w:rPr>
        <w:t xml:space="preserve"> </w:t>
      </w:r>
      <w:r w:rsidRPr="00F53962">
        <w:rPr>
          <w:b/>
          <w:bCs/>
          <w:lang w:val="en-US"/>
        </w:rPr>
        <w:t>3</w:t>
      </w:r>
      <w:r w:rsidRPr="00F53962">
        <w:rPr>
          <w:lang w:val="en-US"/>
        </w:rPr>
        <w:t>, 353–359 (2004).</w:t>
      </w:r>
    </w:p>
    <w:p w14:paraId="34B90673" w14:textId="77777777" w:rsidR="00F53962" w:rsidRPr="00F53962" w:rsidRDefault="00F53962" w:rsidP="00F53962">
      <w:pPr>
        <w:pStyle w:val="Bibliography"/>
        <w:rPr>
          <w:lang w:val="en-US"/>
        </w:rPr>
      </w:pPr>
      <w:r w:rsidRPr="00F53962">
        <w:rPr>
          <w:lang w:val="en-US"/>
        </w:rPr>
        <w:t>47.</w:t>
      </w:r>
      <w:r w:rsidRPr="00F53962">
        <w:rPr>
          <w:lang w:val="en-US"/>
        </w:rPr>
        <w:tab/>
        <w:t xml:space="preserve">Anighoro, A., Bajorath, J. &amp; Rastelli, G. Polypharmacology: challenges and opportunities in drug discovery. </w:t>
      </w:r>
      <w:r w:rsidRPr="00F53962">
        <w:rPr>
          <w:i/>
          <w:iCs/>
          <w:lang w:val="en-US"/>
        </w:rPr>
        <w:t>J. Med. Chem.</w:t>
      </w:r>
      <w:r w:rsidRPr="00F53962">
        <w:rPr>
          <w:lang w:val="en-US"/>
        </w:rPr>
        <w:t xml:space="preserve"> </w:t>
      </w:r>
      <w:r w:rsidRPr="00F53962">
        <w:rPr>
          <w:b/>
          <w:bCs/>
          <w:lang w:val="en-US"/>
        </w:rPr>
        <w:t>57</w:t>
      </w:r>
      <w:r w:rsidRPr="00F53962">
        <w:rPr>
          <w:lang w:val="en-US"/>
        </w:rPr>
        <w:t>, 7874–7887 (2014).</w:t>
      </w:r>
    </w:p>
    <w:p w14:paraId="39393010" w14:textId="77777777" w:rsidR="00F53962" w:rsidRPr="00F53962" w:rsidRDefault="00F53962" w:rsidP="00F53962">
      <w:pPr>
        <w:pStyle w:val="Bibliography"/>
        <w:rPr>
          <w:lang w:val="en-US"/>
        </w:rPr>
      </w:pPr>
      <w:r w:rsidRPr="00F53962">
        <w:rPr>
          <w:lang w:val="en-US"/>
        </w:rPr>
        <w:t>48.</w:t>
      </w:r>
      <w:r w:rsidRPr="00F53962">
        <w:rPr>
          <w:lang w:val="en-US"/>
        </w:rPr>
        <w:tab/>
        <w:t xml:space="preserve">Besnard, J. </w:t>
      </w:r>
      <w:r w:rsidRPr="00F53962">
        <w:rPr>
          <w:i/>
          <w:iCs/>
          <w:lang w:val="en-US"/>
        </w:rPr>
        <w:t>et al.</w:t>
      </w:r>
      <w:r w:rsidRPr="00F53962">
        <w:rPr>
          <w:lang w:val="en-US"/>
        </w:rPr>
        <w:t xml:space="preserve"> Automated design of ligands to polypharmacological profiles. </w:t>
      </w:r>
      <w:r w:rsidRPr="00F53962">
        <w:rPr>
          <w:i/>
          <w:iCs/>
          <w:lang w:val="en-US"/>
        </w:rPr>
        <w:t>Nature</w:t>
      </w:r>
      <w:r w:rsidRPr="00F53962">
        <w:rPr>
          <w:lang w:val="en-US"/>
        </w:rPr>
        <w:t xml:space="preserve"> </w:t>
      </w:r>
      <w:r w:rsidRPr="00F53962">
        <w:rPr>
          <w:b/>
          <w:bCs/>
          <w:lang w:val="en-US"/>
        </w:rPr>
        <w:t>492</w:t>
      </w:r>
      <w:r w:rsidRPr="00F53962">
        <w:rPr>
          <w:lang w:val="en-US"/>
        </w:rPr>
        <w:t>, 215–220 (2012).</w:t>
      </w:r>
    </w:p>
    <w:p w14:paraId="61F597D3" w14:textId="77777777" w:rsidR="00F53962" w:rsidRPr="00F53962" w:rsidRDefault="00F53962" w:rsidP="00F53962">
      <w:pPr>
        <w:pStyle w:val="Bibliography"/>
        <w:rPr>
          <w:lang w:val="en-US"/>
        </w:rPr>
      </w:pPr>
      <w:r w:rsidRPr="00F53962">
        <w:rPr>
          <w:lang w:val="en-US"/>
        </w:rPr>
        <w:t>49.</w:t>
      </w:r>
      <w:r w:rsidRPr="00F53962">
        <w:rPr>
          <w:lang w:val="en-US"/>
        </w:rPr>
        <w:tab/>
        <w:t xml:space="preserve">Zhou, C. Multi-targeted tyrosine kinase inhibitors for the treatment of non-small cell lung cancer: an era of individualized therapy. </w:t>
      </w:r>
      <w:r w:rsidRPr="00F53962">
        <w:rPr>
          <w:i/>
          <w:iCs/>
          <w:lang w:val="en-US"/>
        </w:rPr>
        <w:t>Transl. Lung Cancer Res.</w:t>
      </w:r>
      <w:r w:rsidRPr="00F53962">
        <w:rPr>
          <w:lang w:val="en-US"/>
        </w:rPr>
        <w:t xml:space="preserve"> </w:t>
      </w:r>
      <w:r w:rsidRPr="00F53962">
        <w:rPr>
          <w:b/>
          <w:bCs/>
          <w:lang w:val="en-US"/>
        </w:rPr>
        <w:t>1</w:t>
      </w:r>
      <w:r w:rsidRPr="00F53962">
        <w:rPr>
          <w:lang w:val="en-US"/>
        </w:rPr>
        <w:t>, 72–77 (2012).</w:t>
      </w:r>
    </w:p>
    <w:p w14:paraId="25CE5478" w14:textId="77777777" w:rsidR="00F53962" w:rsidRPr="00F53962" w:rsidRDefault="00F53962" w:rsidP="00F53962">
      <w:pPr>
        <w:pStyle w:val="Bibliography"/>
        <w:rPr>
          <w:lang w:val="en-US"/>
        </w:rPr>
      </w:pPr>
      <w:r w:rsidRPr="00F53962">
        <w:rPr>
          <w:lang w:val="en-US"/>
        </w:rPr>
        <w:t>50.</w:t>
      </w:r>
      <w:r w:rsidRPr="00F53962">
        <w:rPr>
          <w:lang w:val="en-US"/>
        </w:rPr>
        <w:tab/>
        <w:t xml:space="preserve">Shugay, M. </w:t>
      </w:r>
      <w:r w:rsidRPr="00F53962">
        <w:rPr>
          <w:i/>
          <w:iCs/>
          <w:lang w:val="en-US"/>
        </w:rPr>
        <w:t>et al.</w:t>
      </w:r>
      <w:r w:rsidRPr="00F53962">
        <w:rPr>
          <w:lang w:val="en-US"/>
        </w:rPr>
        <w:t xml:space="preserve"> VDJdb: a curated database of T-cell receptor sequences with known antigen specificity. </w:t>
      </w:r>
      <w:r w:rsidRPr="00F53962">
        <w:rPr>
          <w:i/>
          <w:iCs/>
          <w:lang w:val="en-US"/>
        </w:rPr>
        <w:t>Nucleic Acids Res.</w:t>
      </w:r>
      <w:r w:rsidRPr="00F53962">
        <w:rPr>
          <w:lang w:val="en-US"/>
        </w:rPr>
        <w:t xml:space="preserve"> </w:t>
      </w:r>
      <w:r w:rsidRPr="00F53962">
        <w:rPr>
          <w:b/>
          <w:bCs/>
          <w:lang w:val="en-US"/>
        </w:rPr>
        <w:t>46</w:t>
      </w:r>
      <w:r w:rsidRPr="00F53962">
        <w:rPr>
          <w:lang w:val="en-US"/>
        </w:rPr>
        <w:t>, D419–D427 (2018).</w:t>
      </w:r>
    </w:p>
    <w:p w14:paraId="778B38C3" w14:textId="77777777" w:rsidR="00F53962" w:rsidRPr="00F53962" w:rsidRDefault="00F53962" w:rsidP="00F53962">
      <w:pPr>
        <w:pStyle w:val="Bibliography"/>
        <w:rPr>
          <w:lang w:val="en-US"/>
        </w:rPr>
      </w:pPr>
      <w:r w:rsidRPr="00F53962">
        <w:rPr>
          <w:lang w:val="en-US"/>
        </w:rPr>
        <w:t>51.</w:t>
      </w:r>
      <w:r w:rsidRPr="00F53962">
        <w:rPr>
          <w:lang w:val="en-US"/>
        </w:rPr>
        <w:tab/>
        <w:t xml:space="preserve">Heather, J. M. </w:t>
      </w:r>
      <w:r w:rsidRPr="00F53962">
        <w:rPr>
          <w:i/>
          <w:iCs/>
          <w:lang w:val="en-US"/>
        </w:rPr>
        <w:t>et al.</w:t>
      </w:r>
      <w:r w:rsidRPr="00F53962">
        <w:rPr>
          <w:lang w:val="en-US"/>
        </w:rPr>
        <w:t xml:space="preserve"> Stitchr: stitching coding TCR nucleotide sequences from V/J/CDR3 information. </w:t>
      </w:r>
      <w:r w:rsidRPr="00F53962">
        <w:rPr>
          <w:i/>
          <w:iCs/>
          <w:lang w:val="en-US"/>
        </w:rPr>
        <w:t>Nucleic Acids Res.</w:t>
      </w:r>
      <w:r w:rsidRPr="00F53962">
        <w:rPr>
          <w:lang w:val="en-US"/>
        </w:rPr>
        <w:t xml:space="preserve"> </w:t>
      </w:r>
      <w:r w:rsidRPr="00F53962">
        <w:rPr>
          <w:b/>
          <w:bCs/>
          <w:lang w:val="en-US"/>
        </w:rPr>
        <w:t>50</w:t>
      </w:r>
      <w:r w:rsidRPr="00F53962">
        <w:rPr>
          <w:lang w:val="en-US"/>
        </w:rPr>
        <w:t>, e68 (2022).</w:t>
      </w:r>
    </w:p>
    <w:p w14:paraId="330D8162" w14:textId="77777777" w:rsidR="00F53962" w:rsidRPr="00F53962" w:rsidRDefault="00F53962" w:rsidP="00F53962">
      <w:pPr>
        <w:pStyle w:val="Bibliography"/>
        <w:rPr>
          <w:lang w:val="en-US"/>
        </w:rPr>
      </w:pPr>
      <w:r w:rsidRPr="00F53962">
        <w:rPr>
          <w:lang w:val="en-US"/>
        </w:rPr>
        <w:lastRenderedPageBreak/>
        <w:t>52.</w:t>
      </w:r>
      <w:r w:rsidRPr="00F53962">
        <w:rPr>
          <w:lang w:val="en-US"/>
        </w:rPr>
        <w:tab/>
        <w:t xml:space="preserve">Alamyar, E., Duroux, P., Lefranc, M.-P. &amp; Giudicelli, V. IMGT(®) tools for the nucleotide analysis of immunoglobulin (IG) and T cell receptor (TR) V-(D)-J repertoires, polymorphisms, and IG mutations: IMGT/V-QUEST and IMGT/HighV-QUEST for NGS. </w:t>
      </w:r>
      <w:r w:rsidRPr="00F53962">
        <w:rPr>
          <w:i/>
          <w:iCs/>
          <w:lang w:val="en-US"/>
        </w:rPr>
        <w:t>Methods Mol. Biol. Clifton NJ</w:t>
      </w:r>
      <w:r w:rsidRPr="00F53962">
        <w:rPr>
          <w:lang w:val="en-US"/>
        </w:rPr>
        <w:t xml:space="preserve"> </w:t>
      </w:r>
      <w:r w:rsidRPr="00F53962">
        <w:rPr>
          <w:b/>
          <w:bCs/>
          <w:lang w:val="en-US"/>
        </w:rPr>
        <w:t>882</w:t>
      </w:r>
      <w:r w:rsidRPr="00F53962">
        <w:rPr>
          <w:lang w:val="en-US"/>
        </w:rPr>
        <w:t>, 569–604 (2012).</w:t>
      </w:r>
    </w:p>
    <w:p w14:paraId="28295FB3" w14:textId="77777777" w:rsidR="00F53962" w:rsidRPr="00F53962" w:rsidRDefault="00F53962" w:rsidP="00F53962">
      <w:pPr>
        <w:pStyle w:val="Bibliography"/>
        <w:rPr>
          <w:lang w:val="en-US"/>
        </w:rPr>
      </w:pPr>
      <w:r w:rsidRPr="00F53962">
        <w:rPr>
          <w:lang w:val="en-US"/>
        </w:rPr>
        <w:t>53.</w:t>
      </w:r>
      <w:r w:rsidRPr="00F53962">
        <w:rPr>
          <w:lang w:val="en-US"/>
        </w:rPr>
        <w:tab/>
        <w:t xml:space="preserve">Xu, Y., Chen, Y. &amp; Tang, X. Guidelines for the diagnosis and treatment of coronavirus disease 2019 (COVID-19) in China. </w:t>
      </w:r>
      <w:r w:rsidRPr="00F53962">
        <w:rPr>
          <w:i/>
          <w:iCs/>
          <w:lang w:val="en-US"/>
        </w:rPr>
        <w:t>Glob. Health Med.</w:t>
      </w:r>
      <w:r w:rsidRPr="00F53962">
        <w:rPr>
          <w:lang w:val="en-US"/>
        </w:rPr>
        <w:t xml:space="preserve"> </w:t>
      </w:r>
      <w:r w:rsidRPr="00F53962">
        <w:rPr>
          <w:b/>
          <w:bCs/>
          <w:lang w:val="en-US"/>
        </w:rPr>
        <w:t>2</w:t>
      </w:r>
      <w:r w:rsidRPr="00F53962">
        <w:rPr>
          <w:lang w:val="en-US"/>
        </w:rPr>
        <w:t>, 66–72 (2020).</w:t>
      </w:r>
    </w:p>
    <w:p w14:paraId="56491A5C" w14:textId="77777777" w:rsidR="00F53962" w:rsidRPr="00F53962" w:rsidRDefault="00F53962" w:rsidP="00F53962">
      <w:pPr>
        <w:pStyle w:val="Bibliography"/>
        <w:rPr>
          <w:lang w:val="en-US"/>
        </w:rPr>
      </w:pPr>
      <w:r w:rsidRPr="00F53962">
        <w:rPr>
          <w:lang w:val="en-US"/>
        </w:rPr>
        <w:t>54.</w:t>
      </w:r>
      <w:r w:rsidRPr="00F53962">
        <w:rPr>
          <w:lang w:val="en-US"/>
        </w:rPr>
        <w:tab/>
        <w:t xml:space="preserve">Eisenberg, D. Three-dimensional structure of membrane and surface proteins. </w:t>
      </w:r>
      <w:r w:rsidRPr="00F53962">
        <w:rPr>
          <w:i/>
          <w:iCs/>
          <w:lang w:val="en-US"/>
        </w:rPr>
        <w:t>Annu. Rev. Biochem.</w:t>
      </w:r>
      <w:r w:rsidRPr="00F53962">
        <w:rPr>
          <w:lang w:val="en-US"/>
        </w:rPr>
        <w:t xml:space="preserve"> </w:t>
      </w:r>
      <w:r w:rsidRPr="00F53962">
        <w:rPr>
          <w:b/>
          <w:bCs/>
          <w:lang w:val="en-US"/>
        </w:rPr>
        <w:t>53</w:t>
      </w:r>
      <w:r w:rsidRPr="00F53962">
        <w:rPr>
          <w:lang w:val="en-US"/>
        </w:rPr>
        <w:t>, 595–623 (1984).</w:t>
      </w:r>
    </w:p>
    <w:p w14:paraId="4D852E70" w14:textId="77777777" w:rsidR="00F53962" w:rsidRPr="00F53962" w:rsidRDefault="00F53962" w:rsidP="00F53962">
      <w:pPr>
        <w:pStyle w:val="Bibliography"/>
        <w:rPr>
          <w:lang w:val="en-US"/>
        </w:rPr>
      </w:pPr>
      <w:r w:rsidRPr="00F53962">
        <w:rPr>
          <w:lang w:val="en-US"/>
        </w:rPr>
        <w:t>55.</w:t>
      </w:r>
      <w:r w:rsidRPr="00F53962">
        <w:rPr>
          <w:lang w:val="en-US"/>
        </w:rPr>
        <w:tab/>
        <w:t xml:space="preserve">Vihinen, M., Torkkila, E. &amp; Riikonen, P. Accuracy of protein flexibility predictions. </w:t>
      </w:r>
      <w:r w:rsidRPr="00F53962">
        <w:rPr>
          <w:i/>
          <w:iCs/>
          <w:lang w:val="en-US"/>
        </w:rPr>
        <w:t>Proteins</w:t>
      </w:r>
      <w:r w:rsidRPr="00F53962">
        <w:rPr>
          <w:lang w:val="en-US"/>
        </w:rPr>
        <w:t xml:space="preserve"> </w:t>
      </w:r>
      <w:r w:rsidRPr="00F53962">
        <w:rPr>
          <w:b/>
          <w:bCs/>
          <w:lang w:val="en-US"/>
        </w:rPr>
        <w:t>19</w:t>
      </w:r>
      <w:r w:rsidRPr="00F53962">
        <w:rPr>
          <w:lang w:val="en-US"/>
        </w:rPr>
        <w:t>, 141–149 (1994).</w:t>
      </w:r>
    </w:p>
    <w:p w14:paraId="09535190" w14:textId="77777777" w:rsidR="00F53962" w:rsidRPr="00F53962" w:rsidRDefault="00F53962" w:rsidP="00F53962">
      <w:pPr>
        <w:pStyle w:val="Bibliography"/>
        <w:rPr>
          <w:lang w:val="en-US"/>
        </w:rPr>
      </w:pPr>
      <w:r w:rsidRPr="00F53962">
        <w:rPr>
          <w:lang w:val="en-US"/>
        </w:rPr>
        <w:t>56.</w:t>
      </w:r>
      <w:r w:rsidRPr="00F53962">
        <w:rPr>
          <w:lang w:val="en-US"/>
        </w:rPr>
        <w:tab/>
        <w:t xml:space="preserve">Hochberg, Y. &amp; Benjamini, Y. More powerful procedures for multiple significance testing. </w:t>
      </w:r>
      <w:r w:rsidRPr="00F53962">
        <w:rPr>
          <w:i/>
          <w:iCs/>
          <w:lang w:val="en-US"/>
        </w:rPr>
        <w:t>Stat. Med.</w:t>
      </w:r>
      <w:r w:rsidRPr="00F53962">
        <w:rPr>
          <w:lang w:val="en-US"/>
        </w:rPr>
        <w:t xml:space="preserve"> </w:t>
      </w:r>
      <w:r w:rsidRPr="00F53962">
        <w:rPr>
          <w:b/>
          <w:bCs/>
          <w:lang w:val="en-US"/>
        </w:rPr>
        <w:t>9</w:t>
      </w:r>
      <w:r w:rsidRPr="00F53962">
        <w:rPr>
          <w:lang w:val="en-US"/>
        </w:rPr>
        <w:t>, 811–818 (1990).</w:t>
      </w:r>
    </w:p>
    <w:p w14:paraId="5C6CB0BE" w14:textId="77777777" w:rsidR="00F53962" w:rsidRPr="00F53962" w:rsidRDefault="00F53962" w:rsidP="00F53962">
      <w:pPr>
        <w:pStyle w:val="Bibliography"/>
        <w:rPr>
          <w:lang w:val="en-US"/>
        </w:rPr>
      </w:pPr>
      <w:r w:rsidRPr="00F53962">
        <w:rPr>
          <w:lang w:val="en-US"/>
        </w:rPr>
        <w:t>57.</w:t>
      </w:r>
      <w:r w:rsidRPr="00F53962">
        <w:rPr>
          <w:lang w:val="en-US"/>
        </w:rPr>
        <w:tab/>
        <w:t xml:space="preserve">Hao, Y. </w:t>
      </w:r>
      <w:r w:rsidRPr="00F53962">
        <w:rPr>
          <w:i/>
          <w:iCs/>
          <w:lang w:val="en-US"/>
        </w:rPr>
        <w:t>et al.</w:t>
      </w:r>
      <w:r w:rsidRPr="00F53962">
        <w:rPr>
          <w:lang w:val="en-US"/>
        </w:rPr>
        <w:t xml:space="preserve"> Dictionary learning for integrative, multimodal and scalable single-cell analysis. </w:t>
      </w:r>
      <w:r w:rsidRPr="00F53962">
        <w:rPr>
          <w:i/>
          <w:iCs/>
          <w:lang w:val="en-US"/>
        </w:rPr>
        <w:t>Nat. Biotechnol.</w:t>
      </w:r>
      <w:r w:rsidRPr="00F53962">
        <w:rPr>
          <w:lang w:val="en-US"/>
        </w:rPr>
        <w:t xml:space="preserve"> </w:t>
      </w:r>
      <w:r w:rsidRPr="00F53962">
        <w:rPr>
          <w:b/>
          <w:bCs/>
          <w:lang w:val="en-US"/>
        </w:rPr>
        <w:t>42</w:t>
      </w:r>
      <w:r w:rsidRPr="00F53962">
        <w:rPr>
          <w:lang w:val="en-US"/>
        </w:rPr>
        <w:t>, 293–304 (2024).</w:t>
      </w:r>
    </w:p>
    <w:p w14:paraId="50C5420A" w14:textId="77777777" w:rsidR="00F53962" w:rsidRPr="00F53962" w:rsidRDefault="00F53962" w:rsidP="00F53962">
      <w:pPr>
        <w:pStyle w:val="Bibliography"/>
        <w:rPr>
          <w:lang w:val="en-US"/>
        </w:rPr>
      </w:pPr>
      <w:r w:rsidRPr="00F53962">
        <w:rPr>
          <w:lang w:val="en-US"/>
        </w:rPr>
        <w:t>58.</w:t>
      </w:r>
      <w:r w:rsidRPr="00F53962">
        <w:rPr>
          <w:lang w:val="en-US"/>
        </w:rPr>
        <w:tab/>
        <w:t xml:space="preserve">Cao, J. </w:t>
      </w:r>
      <w:r w:rsidRPr="00F53962">
        <w:rPr>
          <w:i/>
          <w:iCs/>
          <w:lang w:val="en-US"/>
        </w:rPr>
        <w:t>et al.</w:t>
      </w:r>
      <w:r w:rsidRPr="00F53962">
        <w:rPr>
          <w:lang w:val="en-US"/>
        </w:rPr>
        <w:t xml:space="preserve"> The single-cell transcriptional landscape of mammalian organogenesis. </w:t>
      </w:r>
      <w:r w:rsidRPr="00F53962">
        <w:rPr>
          <w:i/>
          <w:iCs/>
          <w:lang w:val="en-US"/>
        </w:rPr>
        <w:t>Nature</w:t>
      </w:r>
      <w:r w:rsidRPr="00F53962">
        <w:rPr>
          <w:lang w:val="en-US"/>
        </w:rPr>
        <w:t xml:space="preserve"> </w:t>
      </w:r>
      <w:r w:rsidRPr="00F53962">
        <w:rPr>
          <w:b/>
          <w:bCs/>
          <w:lang w:val="en-US"/>
        </w:rPr>
        <w:t>566</w:t>
      </w:r>
      <w:r w:rsidRPr="00F53962">
        <w:rPr>
          <w:lang w:val="en-US"/>
        </w:rPr>
        <w:t>, 496–502 (2019).</w:t>
      </w:r>
    </w:p>
    <w:p w14:paraId="3A834B61" w14:textId="77777777" w:rsidR="00F53962" w:rsidRPr="00F53962" w:rsidRDefault="00F53962" w:rsidP="00F53962">
      <w:pPr>
        <w:pStyle w:val="Bibliography"/>
        <w:rPr>
          <w:lang w:val="en-US"/>
        </w:rPr>
      </w:pPr>
      <w:r w:rsidRPr="00F53962">
        <w:rPr>
          <w:lang w:val="en-US"/>
        </w:rPr>
        <w:t>59.</w:t>
      </w:r>
      <w:r w:rsidRPr="00F53962">
        <w:rPr>
          <w:lang w:val="en-US"/>
        </w:rPr>
        <w:tab/>
        <w:t>McInnes, L., Healy, J. &amp; Melville, J. UMAP: Uniform Manifold Approximation and Projection for Dimension Reduction. https://arxiv.org/abs/1802.03426v3 (2018).</w:t>
      </w:r>
    </w:p>
    <w:p w14:paraId="59EFA898" w14:textId="77777777" w:rsidR="00F53962" w:rsidRPr="00F53962" w:rsidRDefault="00F53962" w:rsidP="00F53962">
      <w:pPr>
        <w:pStyle w:val="Bibliography"/>
        <w:rPr>
          <w:lang w:val="en-US"/>
        </w:rPr>
      </w:pPr>
      <w:r w:rsidRPr="00F53962">
        <w:rPr>
          <w:lang w:val="en-US"/>
        </w:rPr>
        <w:t>60.</w:t>
      </w:r>
      <w:r w:rsidRPr="00F53962">
        <w:rPr>
          <w:lang w:val="en-US"/>
        </w:rPr>
        <w:tab/>
        <w:t xml:space="preserve">Fruchterman, T. M. J. &amp; Reingold, E. M. Graph drawing by force-directed placement. </w:t>
      </w:r>
      <w:r w:rsidRPr="00F53962">
        <w:rPr>
          <w:i/>
          <w:iCs/>
          <w:lang w:val="en-US"/>
        </w:rPr>
        <w:t>Softw. Pract. Exp.</w:t>
      </w:r>
      <w:r w:rsidRPr="00F53962">
        <w:rPr>
          <w:lang w:val="en-US"/>
        </w:rPr>
        <w:t xml:space="preserve"> </w:t>
      </w:r>
      <w:r w:rsidRPr="00F53962">
        <w:rPr>
          <w:b/>
          <w:bCs/>
          <w:lang w:val="en-US"/>
        </w:rPr>
        <w:t>21</w:t>
      </w:r>
      <w:r w:rsidRPr="00F53962">
        <w:rPr>
          <w:lang w:val="en-US"/>
        </w:rPr>
        <w:t>, 1129–1164 (1991).</w:t>
      </w:r>
    </w:p>
    <w:p w14:paraId="5A23BFAF" w14:textId="77777777" w:rsidR="00F53962" w:rsidRPr="00F53962" w:rsidRDefault="00F53962" w:rsidP="00F53962">
      <w:pPr>
        <w:pStyle w:val="Bibliography"/>
        <w:rPr>
          <w:lang w:val="en-US"/>
        </w:rPr>
      </w:pPr>
      <w:r w:rsidRPr="00F53962">
        <w:rPr>
          <w:lang w:val="en-US"/>
        </w:rPr>
        <w:t>61.</w:t>
      </w:r>
      <w:r w:rsidRPr="00F53962">
        <w:rPr>
          <w:lang w:val="en-US"/>
        </w:rPr>
        <w:tab/>
        <w:t>THE DISTRIBUTION OF THE FLORA IN THE ALPINE ZONE.1 - Jaccard - 1912 - New Phytologist - Wiley Online Library. https://nph.onlinelibrary.wiley.com/doi/abs/10.1111/j.1469-8137.1912.tb05611.x.</w:t>
      </w:r>
    </w:p>
    <w:p w14:paraId="287D8F11" w14:textId="77777777" w:rsidR="00F53962" w:rsidRPr="00F53962" w:rsidRDefault="00F53962" w:rsidP="00F53962">
      <w:pPr>
        <w:pStyle w:val="Bibliography"/>
        <w:rPr>
          <w:lang w:val="en-US"/>
        </w:rPr>
      </w:pPr>
      <w:r w:rsidRPr="00F53962">
        <w:rPr>
          <w:lang w:val="en-US"/>
        </w:rPr>
        <w:t>62.</w:t>
      </w:r>
      <w:r w:rsidRPr="00F53962">
        <w:rPr>
          <w:lang w:val="en-US"/>
        </w:rPr>
        <w:tab/>
        <w:t xml:space="preserve">Sheridan, R. </w:t>
      </w:r>
      <w:r w:rsidRPr="00F53962">
        <w:rPr>
          <w:i/>
          <w:iCs/>
          <w:lang w:val="en-US"/>
        </w:rPr>
        <w:t>Djvdj: A Collection of Single-Cell V(D)J Tools</w:t>
      </w:r>
      <w:r w:rsidRPr="00F53962">
        <w:rPr>
          <w:lang w:val="en-US"/>
        </w:rPr>
        <w:t>. (2023).</w:t>
      </w:r>
    </w:p>
    <w:p w14:paraId="73E647A1" w14:textId="77777777" w:rsidR="00F53962" w:rsidRPr="00F53962" w:rsidRDefault="00F53962" w:rsidP="00F53962">
      <w:pPr>
        <w:pStyle w:val="Bibliography"/>
        <w:rPr>
          <w:lang w:val="en-US"/>
        </w:rPr>
      </w:pPr>
      <w:r w:rsidRPr="00F53962">
        <w:rPr>
          <w:lang w:val="en-US"/>
        </w:rPr>
        <w:t>63.</w:t>
      </w:r>
      <w:r w:rsidRPr="00F53962">
        <w:rPr>
          <w:lang w:val="en-US"/>
        </w:rPr>
        <w:tab/>
        <w:t xml:space="preserve">Wickham, H. </w:t>
      </w:r>
      <w:r w:rsidRPr="00F53962">
        <w:rPr>
          <w:i/>
          <w:iCs/>
          <w:lang w:val="en-US"/>
        </w:rPr>
        <w:t>Ggplot2: Elegant Graphics for Data Analysis.</w:t>
      </w:r>
      <w:r w:rsidRPr="00F53962">
        <w:rPr>
          <w:lang w:val="en-US"/>
        </w:rPr>
        <w:t xml:space="preserve"> (2009).</w:t>
      </w:r>
    </w:p>
    <w:p w14:paraId="6456DE20" w14:textId="77777777" w:rsidR="00F53962" w:rsidRPr="00F53962" w:rsidRDefault="00F53962" w:rsidP="00F53962">
      <w:pPr>
        <w:pStyle w:val="Bibliography"/>
        <w:rPr>
          <w:lang w:val="en-US"/>
        </w:rPr>
      </w:pPr>
      <w:r w:rsidRPr="00F53962">
        <w:rPr>
          <w:lang w:val="en-US"/>
        </w:rPr>
        <w:lastRenderedPageBreak/>
        <w:t>64.</w:t>
      </w:r>
      <w:r w:rsidRPr="00F53962">
        <w:rPr>
          <w:lang w:val="en-US"/>
        </w:rPr>
        <w:tab/>
        <w:t xml:space="preserve">RStudio. </w:t>
      </w:r>
      <w:r w:rsidRPr="00F53962">
        <w:rPr>
          <w:i/>
          <w:iCs/>
          <w:lang w:val="en-US"/>
        </w:rPr>
        <w:t>Posit Support</w:t>
      </w:r>
      <w:r w:rsidRPr="00F53962">
        <w:rPr>
          <w:lang w:val="en-US"/>
        </w:rPr>
        <w:t xml:space="preserve"> https://support.posit.co/hc/en-us/articles/206212048-Citing-RStudio (2025).</w:t>
      </w:r>
    </w:p>
    <w:p w14:paraId="73946E61" w14:textId="77777777" w:rsidR="00F53962" w:rsidRPr="00F53962" w:rsidRDefault="00F53962" w:rsidP="00F53962">
      <w:pPr>
        <w:pStyle w:val="Bibliography"/>
        <w:rPr>
          <w:lang w:val="en-US"/>
        </w:rPr>
      </w:pPr>
      <w:r w:rsidRPr="00F53962">
        <w:rPr>
          <w:lang w:val="en-US"/>
        </w:rPr>
        <w:t>65.</w:t>
      </w:r>
      <w:r w:rsidRPr="00F53962">
        <w:rPr>
          <w:lang w:val="en-US"/>
        </w:rPr>
        <w:tab/>
        <w:t xml:space="preserve">Bacher, P. </w:t>
      </w:r>
      <w:r w:rsidRPr="00F53962">
        <w:rPr>
          <w:i/>
          <w:iCs/>
          <w:lang w:val="en-US"/>
        </w:rPr>
        <w:t>et al.</w:t>
      </w:r>
      <w:r w:rsidRPr="00F53962">
        <w:rPr>
          <w:lang w:val="en-US"/>
        </w:rPr>
        <w:t xml:space="preserve"> Low-Avidity CD4+ T Cell Responses to SARS-CoV-2 in Unexposed Individuals and Humans with Severe COVID-19. </w:t>
      </w:r>
      <w:r w:rsidRPr="00F53962">
        <w:rPr>
          <w:i/>
          <w:iCs/>
          <w:lang w:val="en-US"/>
        </w:rPr>
        <w:t>Immunity</w:t>
      </w:r>
      <w:r w:rsidRPr="00F53962">
        <w:rPr>
          <w:lang w:val="en-US"/>
        </w:rPr>
        <w:t xml:space="preserve"> </w:t>
      </w:r>
      <w:r w:rsidRPr="00F53962">
        <w:rPr>
          <w:b/>
          <w:bCs/>
          <w:lang w:val="en-US"/>
        </w:rPr>
        <w:t>53</w:t>
      </w:r>
      <w:r w:rsidRPr="00F53962">
        <w:rPr>
          <w:lang w:val="en-US"/>
        </w:rPr>
        <w:t>, 1258-1271.e5 (2020).</w:t>
      </w:r>
    </w:p>
    <w:p w14:paraId="14D46487" w14:textId="205B69A4" w:rsidR="00FE51FC" w:rsidRPr="00F53962" w:rsidRDefault="00377BAA" w:rsidP="00F53962">
      <w:pPr>
        <w:pStyle w:val="Bibliography"/>
        <w:rPr>
          <w:sz w:val="24"/>
          <w:szCs w:val="24"/>
        </w:rPr>
      </w:pPr>
      <w:r w:rsidRPr="00F53962">
        <w:rPr>
          <w:sz w:val="24"/>
          <w:szCs w:val="24"/>
        </w:rPr>
        <w:fldChar w:fldCharType="end"/>
      </w:r>
    </w:p>
    <w:p w14:paraId="015EB07F" w14:textId="77777777" w:rsidR="00FE51FC" w:rsidRPr="00F53962" w:rsidRDefault="00FE51FC" w:rsidP="00FE51FC">
      <w:pPr>
        <w:spacing w:line="480" w:lineRule="auto"/>
        <w:rPr>
          <w:rFonts w:cstheme="minorHAnsi"/>
          <w:b/>
          <w:bCs/>
          <w:sz w:val="24"/>
          <w:szCs w:val="24"/>
        </w:rPr>
      </w:pPr>
      <w:r w:rsidRPr="00F53962">
        <w:rPr>
          <w:sz w:val="24"/>
          <w:szCs w:val="24"/>
        </w:rPr>
        <w:br w:type="column"/>
      </w:r>
      <w:r w:rsidRPr="00F53962">
        <w:rPr>
          <w:rFonts w:cstheme="minorHAnsi"/>
          <w:b/>
          <w:bCs/>
          <w:sz w:val="24"/>
          <w:szCs w:val="24"/>
        </w:rPr>
        <w:lastRenderedPageBreak/>
        <w:t>Acknowledgements</w:t>
      </w:r>
    </w:p>
    <w:p w14:paraId="28A59B81" w14:textId="77777777" w:rsidR="00FE51FC" w:rsidRPr="00F53962" w:rsidRDefault="00FE51FC" w:rsidP="00FE51FC">
      <w:pPr>
        <w:spacing w:line="480" w:lineRule="auto"/>
        <w:rPr>
          <w:rFonts w:cstheme="minorHAnsi"/>
          <w:sz w:val="24"/>
          <w:szCs w:val="24"/>
        </w:rPr>
      </w:pPr>
      <w:r w:rsidRPr="00F53962">
        <w:rPr>
          <w:rFonts w:cstheme="minorHAnsi"/>
          <w:sz w:val="24"/>
          <w:szCs w:val="24"/>
        </w:rPr>
        <w:t xml:space="preserve">We acknowledge Vivian </w:t>
      </w:r>
      <w:proofErr w:type="spellStart"/>
      <w:r w:rsidRPr="00F53962">
        <w:rPr>
          <w:rFonts w:cstheme="minorHAnsi"/>
          <w:sz w:val="24"/>
          <w:szCs w:val="24"/>
        </w:rPr>
        <w:t>Gersuk</w:t>
      </w:r>
      <w:proofErr w:type="spellEnd"/>
      <w:r w:rsidRPr="00F53962">
        <w:rPr>
          <w:rFonts w:cstheme="minorHAnsi"/>
          <w:sz w:val="24"/>
          <w:szCs w:val="24"/>
        </w:rPr>
        <w:t xml:space="preserve">, Kimberly O’Brien, Jeffry </w:t>
      </w:r>
      <w:proofErr w:type="spellStart"/>
      <w:r w:rsidRPr="00F53962">
        <w:rPr>
          <w:rFonts w:cstheme="minorHAnsi"/>
          <w:sz w:val="24"/>
          <w:szCs w:val="24"/>
        </w:rPr>
        <w:t>Yaplee</w:t>
      </w:r>
      <w:proofErr w:type="spellEnd"/>
      <w:r w:rsidRPr="00F53962">
        <w:rPr>
          <w:rFonts w:cstheme="minorHAnsi"/>
          <w:sz w:val="24"/>
          <w:szCs w:val="24"/>
        </w:rPr>
        <w:t xml:space="preserve">, Thao Huynh, and Quynh-Anh Nguyen for molecular profiling assistance; and Mario Rosasco for assistance with TCR analysis. This research was performed with the support from the Immune Tolerance Network (5UM1AI109565 to Gerald T </w:t>
      </w:r>
      <w:proofErr w:type="spellStart"/>
      <w:r w:rsidRPr="00F53962">
        <w:rPr>
          <w:rFonts w:cstheme="minorHAnsi"/>
          <w:sz w:val="24"/>
          <w:szCs w:val="24"/>
        </w:rPr>
        <w:t>Nepom</w:t>
      </w:r>
      <w:proofErr w:type="spellEnd"/>
      <w:r w:rsidRPr="00F53962">
        <w:rPr>
          <w:rFonts w:cstheme="minorHAnsi"/>
          <w:sz w:val="24"/>
          <w:szCs w:val="24"/>
        </w:rPr>
        <w:t>), and the Network for Pancreatic Organ donors with Diabetes (</w:t>
      </w:r>
      <w:proofErr w:type="spellStart"/>
      <w:r w:rsidRPr="00F53962">
        <w:rPr>
          <w:rFonts w:cstheme="minorHAnsi"/>
          <w:sz w:val="24"/>
          <w:szCs w:val="24"/>
        </w:rPr>
        <w:t>nPOD</w:t>
      </w:r>
      <w:proofErr w:type="spellEnd"/>
      <w:r w:rsidRPr="00F53962">
        <w:rPr>
          <w:rFonts w:cstheme="minorHAnsi"/>
          <w:sz w:val="24"/>
          <w:szCs w:val="24"/>
        </w:rPr>
        <w:t>; RRID:SCR_014641), a collaborative type 1 diabetes research project supported by JDRF (</w:t>
      </w:r>
      <w:proofErr w:type="spellStart"/>
      <w:r w:rsidRPr="00F53962">
        <w:rPr>
          <w:rFonts w:cstheme="minorHAnsi"/>
          <w:sz w:val="24"/>
          <w:szCs w:val="24"/>
        </w:rPr>
        <w:t>nPOD</w:t>
      </w:r>
      <w:proofErr w:type="spellEnd"/>
      <w:r w:rsidRPr="00F53962">
        <w:rPr>
          <w:rFonts w:cstheme="minorHAnsi"/>
          <w:sz w:val="24"/>
          <w:szCs w:val="24"/>
        </w:rPr>
        <w:t xml:space="preserve">: 5-SRA-2018-557-Q-R) and The Leona M. &amp; Harry B. Helmsley Charitable Trust (Grant#2018PG-T1D053, G-2108-04793). The content and views expressed are the responsibility of the authors and do not necessarily reflect the official view of the ADA or </w:t>
      </w:r>
      <w:proofErr w:type="spellStart"/>
      <w:r w:rsidRPr="00F53962">
        <w:rPr>
          <w:rFonts w:cstheme="minorHAnsi"/>
          <w:sz w:val="24"/>
          <w:szCs w:val="24"/>
        </w:rPr>
        <w:t>nPOD</w:t>
      </w:r>
      <w:proofErr w:type="spellEnd"/>
      <w:r w:rsidRPr="00F53962">
        <w:rPr>
          <w:rFonts w:cstheme="minorHAnsi"/>
          <w:sz w:val="24"/>
          <w:szCs w:val="24"/>
        </w:rPr>
        <w:t xml:space="preserve">. The Type 1 Diabetes </w:t>
      </w:r>
      <w:proofErr w:type="spellStart"/>
      <w:r w:rsidRPr="00F53962">
        <w:rPr>
          <w:rFonts w:cstheme="minorHAnsi"/>
          <w:sz w:val="24"/>
          <w:szCs w:val="24"/>
        </w:rPr>
        <w:t>TrialNet</w:t>
      </w:r>
      <w:proofErr w:type="spellEnd"/>
      <w:r w:rsidRPr="00F53962">
        <w:rPr>
          <w:rFonts w:cstheme="minorHAnsi"/>
          <w:sz w:val="24"/>
          <w:szCs w:val="24"/>
        </w:rPr>
        <w:t xml:space="preserve"> Study Group is a clinical trials network funded through a cooperative agreement by the National Institutes of Health (NIH) through the National Institute of Diabetes and Digestive and Kidney Diseases (NIDDK), the National Institute of Allergy and Infectious Diseases (NIAID), and the Eunice Kennedy Shriver National Institute of Child Health and Human Development, and JDRF.  </w:t>
      </w:r>
    </w:p>
    <w:p w14:paraId="744B7383" w14:textId="77777777" w:rsidR="00FE51FC" w:rsidRPr="00F53962" w:rsidRDefault="00FE51FC" w:rsidP="00FE51FC">
      <w:pPr>
        <w:spacing w:line="480" w:lineRule="auto"/>
        <w:rPr>
          <w:rFonts w:cstheme="minorHAnsi"/>
          <w:sz w:val="24"/>
          <w:szCs w:val="24"/>
        </w:rPr>
      </w:pPr>
    </w:p>
    <w:p w14:paraId="0D9B5128" w14:textId="77777777" w:rsidR="00FE51FC" w:rsidRPr="00F53962" w:rsidRDefault="00FE51FC" w:rsidP="00FE51FC">
      <w:pPr>
        <w:spacing w:line="480" w:lineRule="auto"/>
        <w:rPr>
          <w:rFonts w:cstheme="minorHAnsi"/>
          <w:b/>
          <w:bCs/>
          <w:sz w:val="24"/>
          <w:szCs w:val="24"/>
        </w:rPr>
      </w:pPr>
      <w:r w:rsidRPr="00F53962">
        <w:rPr>
          <w:rFonts w:cstheme="minorHAnsi"/>
          <w:b/>
          <w:bCs/>
          <w:sz w:val="24"/>
          <w:szCs w:val="24"/>
        </w:rPr>
        <w:t>Author contributions</w:t>
      </w:r>
    </w:p>
    <w:p w14:paraId="1A851E43" w14:textId="77777777" w:rsidR="00FE51FC" w:rsidRPr="00F53962" w:rsidRDefault="00FE51FC" w:rsidP="00FE51FC">
      <w:pPr>
        <w:spacing w:line="480" w:lineRule="auto"/>
        <w:rPr>
          <w:rFonts w:cstheme="minorHAnsi"/>
          <w:sz w:val="24"/>
          <w:szCs w:val="24"/>
        </w:rPr>
      </w:pPr>
      <w:r w:rsidRPr="00F53962">
        <w:rPr>
          <w:rFonts w:cstheme="minorHAnsi"/>
          <w:sz w:val="24"/>
          <w:szCs w:val="24"/>
        </w:rPr>
        <w:t>PSL, and SB conceived the analysis; SB and PSL identified, downloaded and curated TCR sequences; SB, TB and SB analyzed the TCR data; SB and PSL interpreted data, and wrote the manuscript, with contributions from TB.</w:t>
      </w:r>
    </w:p>
    <w:p w14:paraId="7FE6A2B0" w14:textId="77777777" w:rsidR="00FE51FC" w:rsidRPr="00F53962" w:rsidRDefault="00FE51FC" w:rsidP="00FE51FC">
      <w:pPr>
        <w:spacing w:line="480" w:lineRule="auto"/>
        <w:rPr>
          <w:rFonts w:cstheme="minorHAnsi"/>
          <w:b/>
          <w:bCs/>
          <w:sz w:val="24"/>
          <w:szCs w:val="24"/>
        </w:rPr>
      </w:pPr>
    </w:p>
    <w:p w14:paraId="4DFC3C89" w14:textId="77777777" w:rsidR="00FE51FC" w:rsidRPr="00F53962" w:rsidRDefault="00FE51FC" w:rsidP="00FE51FC">
      <w:pPr>
        <w:spacing w:line="480" w:lineRule="auto"/>
        <w:rPr>
          <w:rFonts w:cstheme="minorHAnsi"/>
          <w:b/>
          <w:bCs/>
          <w:sz w:val="24"/>
          <w:szCs w:val="24"/>
        </w:rPr>
      </w:pPr>
      <w:r w:rsidRPr="00F53962">
        <w:rPr>
          <w:rFonts w:cstheme="minorHAnsi"/>
          <w:b/>
          <w:bCs/>
          <w:sz w:val="24"/>
          <w:szCs w:val="24"/>
        </w:rPr>
        <w:t xml:space="preserve">Competing interests. </w:t>
      </w:r>
      <w:r w:rsidRPr="00F53962">
        <w:rPr>
          <w:rFonts w:cstheme="minorHAnsi"/>
          <w:sz w:val="24"/>
          <w:szCs w:val="24"/>
        </w:rPr>
        <w:t>The authors declare no competing interests.</w:t>
      </w:r>
    </w:p>
    <w:p w14:paraId="60AB44AF"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r w:rsidRPr="00F53962">
        <w:rPr>
          <w:rFonts w:eastAsia="Times New Roman"/>
          <w:color w:val="000000"/>
          <w:sz w:val="24"/>
          <w:szCs w:val="24"/>
        </w:rPr>
        <w:br w:type="column"/>
      </w:r>
    </w:p>
    <w:tbl>
      <w:tblPr>
        <w:tblStyle w:val="TableGrid"/>
        <w:tblW w:w="14400" w:type="dxa"/>
        <w:tblLayout w:type="fixed"/>
        <w:tblLook w:val="04A0" w:firstRow="1" w:lastRow="0" w:firstColumn="1" w:lastColumn="0" w:noHBand="0" w:noVBand="1"/>
      </w:tblPr>
      <w:tblGrid>
        <w:gridCol w:w="14400"/>
      </w:tblGrid>
      <w:tr w:rsidR="00FE51FC" w:rsidRPr="00F53962" w14:paraId="548B7E19" w14:textId="77777777" w:rsidTr="004B3DE6">
        <w:trPr>
          <w:trHeight w:val="336"/>
        </w:trPr>
        <w:tc>
          <w:tcPr>
            <w:tcW w:w="14400" w:type="dxa"/>
            <w:tcBorders>
              <w:top w:val="nil"/>
              <w:left w:val="nil"/>
              <w:bottom w:val="nil"/>
              <w:right w:val="nil"/>
            </w:tcBorders>
          </w:tcPr>
          <w:p w14:paraId="2576E383" w14:textId="77777777" w:rsidR="00FE51FC" w:rsidRPr="00F53962" w:rsidRDefault="00FE51FC" w:rsidP="004B3DE6">
            <w:pPr>
              <w:rPr>
                <w:b/>
                <w:bCs/>
                <w:color w:val="000000"/>
                <w:sz w:val="24"/>
                <w:szCs w:val="24"/>
              </w:rPr>
            </w:pPr>
          </w:p>
          <w:p w14:paraId="5D02EEAE" w14:textId="77777777" w:rsidR="00FE51FC" w:rsidRPr="00F53962" w:rsidRDefault="00FE51FC" w:rsidP="004B3DE6">
            <w:pPr>
              <w:rPr>
                <w:b/>
                <w:bCs/>
                <w:color w:val="000000"/>
                <w:sz w:val="24"/>
                <w:szCs w:val="24"/>
              </w:rPr>
            </w:pPr>
            <w:r w:rsidRPr="00F53962">
              <w:rPr>
                <w:b/>
                <w:bCs/>
                <w:color w:val="000000"/>
                <w:sz w:val="24"/>
                <w:szCs w:val="24"/>
              </w:rPr>
              <w:t xml:space="preserve">Table 1. </w:t>
            </w:r>
            <w:r w:rsidRPr="00F53962">
              <w:rPr>
                <w:rFonts w:eastAsia="Times New Roman"/>
                <w:b/>
                <w:bCs/>
                <w:sz w:val="24"/>
                <w:szCs w:val="24"/>
              </w:rPr>
              <w:t>TCR data sets used in this study.</w:t>
            </w:r>
            <w:r w:rsidRPr="00F53962">
              <w:rPr>
                <w:color w:val="000000"/>
                <w:sz w:val="24"/>
                <w:szCs w:val="24"/>
                <w:vertAlign w:val="superscript"/>
              </w:rPr>
              <w:t xml:space="preserve"> </w:t>
            </w:r>
          </w:p>
        </w:tc>
      </w:tr>
      <w:tr w:rsidR="00FE51FC" w:rsidRPr="00F53962" w14:paraId="4BB41BB8" w14:textId="77777777" w:rsidTr="004B3DE6">
        <w:trPr>
          <w:trHeight w:val="258"/>
        </w:trPr>
        <w:tc>
          <w:tcPr>
            <w:tcW w:w="14400" w:type="dxa"/>
            <w:tcBorders>
              <w:top w:val="nil"/>
              <w:left w:val="nil"/>
              <w:bottom w:val="nil"/>
              <w:right w:val="nil"/>
            </w:tcBorders>
          </w:tcPr>
          <w:p w14:paraId="06716CB6" w14:textId="77777777" w:rsidR="00FE51FC" w:rsidRPr="00F53962" w:rsidRDefault="00FE51FC" w:rsidP="004B3DE6">
            <w:pPr>
              <w:spacing w:line="360" w:lineRule="auto"/>
              <w:rPr>
                <w:color w:val="000000"/>
                <w:sz w:val="24"/>
                <w:szCs w:val="24"/>
                <w:vertAlign w:val="superscript"/>
              </w:rPr>
            </w:pPr>
          </w:p>
          <w:tbl>
            <w:tblPr>
              <w:tblStyle w:val="TableGrid"/>
              <w:tblW w:w="862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2"/>
              <w:gridCol w:w="2010"/>
              <w:gridCol w:w="4272"/>
            </w:tblGrid>
            <w:tr w:rsidR="00FE51FC" w:rsidRPr="00F53962" w14:paraId="372E8D44" w14:textId="77777777" w:rsidTr="004B3DE6">
              <w:trPr>
                <w:trHeight w:val="360"/>
              </w:trPr>
              <w:tc>
                <w:tcPr>
                  <w:tcW w:w="2342" w:type="dxa"/>
                  <w:tcBorders>
                    <w:bottom w:val="single" w:sz="8" w:space="0" w:color="auto"/>
                  </w:tcBorders>
                </w:tcPr>
                <w:p w14:paraId="48643D9C" w14:textId="77777777" w:rsidR="00FE51FC" w:rsidRPr="00F53962" w:rsidRDefault="00FE51FC" w:rsidP="004B3DE6">
                  <w:pPr>
                    <w:spacing w:line="360" w:lineRule="auto"/>
                    <w:rPr>
                      <w:sz w:val="24"/>
                      <w:szCs w:val="24"/>
                    </w:rPr>
                  </w:pPr>
                  <w:r w:rsidRPr="00F53962">
                    <w:rPr>
                      <w:sz w:val="24"/>
                      <w:szCs w:val="24"/>
                    </w:rPr>
                    <w:t>Set</w:t>
                  </w:r>
                </w:p>
              </w:tc>
              <w:tc>
                <w:tcPr>
                  <w:tcW w:w="2010" w:type="dxa"/>
                  <w:tcBorders>
                    <w:top w:val="single" w:sz="8" w:space="0" w:color="auto"/>
                    <w:bottom w:val="single" w:sz="8" w:space="0" w:color="auto"/>
                  </w:tcBorders>
                </w:tcPr>
                <w:p w14:paraId="489C6C0D" w14:textId="77777777" w:rsidR="00FE51FC" w:rsidRPr="00F53962" w:rsidRDefault="00FE51FC" w:rsidP="004B3DE6">
                  <w:pPr>
                    <w:spacing w:line="360" w:lineRule="auto"/>
                    <w:jc w:val="center"/>
                    <w:rPr>
                      <w:sz w:val="24"/>
                      <w:szCs w:val="24"/>
                    </w:rPr>
                  </w:pPr>
                  <w:r w:rsidRPr="00F53962">
                    <w:rPr>
                      <w:sz w:val="24"/>
                      <w:szCs w:val="24"/>
                    </w:rPr>
                    <w:t>Source</w:t>
                  </w:r>
                </w:p>
              </w:tc>
              <w:tc>
                <w:tcPr>
                  <w:tcW w:w="4272" w:type="dxa"/>
                  <w:tcBorders>
                    <w:top w:val="single" w:sz="8" w:space="0" w:color="auto"/>
                    <w:bottom w:val="single" w:sz="8" w:space="0" w:color="auto"/>
                  </w:tcBorders>
                </w:tcPr>
                <w:p w14:paraId="33EA1B85" w14:textId="77777777" w:rsidR="00FE51FC" w:rsidRPr="00F53962" w:rsidRDefault="00FE51FC" w:rsidP="004B3DE6">
                  <w:pPr>
                    <w:spacing w:line="360" w:lineRule="auto"/>
                    <w:jc w:val="center"/>
                    <w:rPr>
                      <w:sz w:val="24"/>
                      <w:szCs w:val="24"/>
                    </w:rPr>
                  </w:pPr>
                  <w:r w:rsidRPr="00F53962">
                    <w:rPr>
                      <w:sz w:val="24"/>
                      <w:szCs w:val="24"/>
                    </w:rPr>
                    <w:t>Description</w:t>
                  </w:r>
                </w:p>
              </w:tc>
            </w:tr>
            <w:tr w:rsidR="00FE51FC" w:rsidRPr="00F53962" w14:paraId="3A3FC1A6" w14:textId="77777777" w:rsidTr="004B3DE6">
              <w:trPr>
                <w:trHeight w:val="344"/>
              </w:trPr>
              <w:tc>
                <w:tcPr>
                  <w:tcW w:w="2342" w:type="dxa"/>
                  <w:tcBorders>
                    <w:top w:val="single" w:sz="8" w:space="0" w:color="auto"/>
                  </w:tcBorders>
                </w:tcPr>
                <w:p w14:paraId="0FEE3C47" w14:textId="77777777" w:rsidR="00FE51FC" w:rsidRPr="00F53962" w:rsidRDefault="00FE51FC" w:rsidP="004B3DE6">
                  <w:pPr>
                    <w:spacing w:line="360" w:lineRule="auto"/>
                    <w:rPr>
                      <w:sz w:val="24"/>
                      <w:szCs w:val="24"/>
                    </w:rPr>
                  </w:pPr>
                  <w:r w:rsidRPr="00F53962">
                    <w:rPr>
                      <w:sz w:val="24"/>
                      <w:szCs w:val="24"/>
                    </w:rPr>
                    <w:t>Set 1</w:t>
                  </w:r>
                </w:p>
              </w:tc>
              <w:tc>
                <w:tcPr>
                  <w:tcW w:w="2010" w:type="dxa"/>
                  <w:tcBorders>
                    <w:top w:val="single" w:sz="8" w:space="0" w:color="auto"/>
                  </w:tcBorders>
                </w:tcPr>
                <w:p w14:paraId="418B29B6" w14:textId="4FA47CE8" w:rsidR="00FE51FC" w:rsidRPr="00F53962" w:rsidRDefault="00FE51FC" w:rsidP="004B3DE6">
                  <w:pPr>
                    <w:spacing w:line="360" w:lineRule="auto"/>
                    <w:jc w:val="center"/>
                    <w:rPr>
                      <w:i/>
                      <w:iCs/>
                      <w:sz w:val="24"/>
                      <w:szCs w:val="24"/>
                    </w:rPr>
                  </w:pPr>
                  <w:r w:rsidRPr="00F53962">
                    <w:rPr>
                      <w:i/>
                      <w:iCs/>
                      <w:color w:val="000000"/>
                      <w:sz w:val="24"/>
                      <w:szCs w:val="24"/>
                    </w:rPr>
                    <w:t xml:space="preserve"> </w:t>
                  </w:r>
                  <w:r w:rsidRPr="00F53962">
                    <w:rPr>
                      <w:i/>
                      <w:iCs/>
                      <w:color w:val="000000"/>
                      <w:sz w:val="24"/>
                      <w:szCs w:val="24"/>
                    </w:rPr>
                    <w:fldChar w:fldCharType="begin"/>
                  </w:r>
                  <w:r w:rsidR="00377BAA" w:rsidRPr="00F53962">
                    <w:rPr>
                      <w:i/>
                      <w:iCs/>
                      <w:color w:val="000000"/>
                      <w:sz w:val="24"/>
                      <w:szCs w:val="24"/>
                    </w:rPr>
                    <w:instrText xml:space="preserve"> ADDIN ZOTERO_ITEM CSL_CITATION {"citationID":"a1v8ch3pb4","properties":{"formattedCitation":"\\super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i/>
                      <w:iCs/>
                      <w:color w:val="000000"/>
                      <w:sz w:val="24"/>
                      <w:szCs w:val="24"/>
                    </w:rPr>
                    <w:fldChar w:fldCharType="separate"/>
                  </w:r>
                  <w:r w:rsidR="00377BAA" w:rsidRPr="00F53962">
                    <w:rPr>
                      <w:rFonts w:eastAsiaTheme="minorHAnsi"/>
                      <w:color w:val="000000"/>
                      <w:sz w:val="24"/>
                      <w:szCs w:val="24"/>
                      <w:vertAlign w:val="superscript"/>
                      <w:lang w:val="en-US"/>
                      <w14:ligatures w14:val="standardContextual"/>
                    </w:rPr>
                    <w:t>32</w:t>
                  </w:r>
                  <w:r w:rsidRPr="00F53962">
                    <w:rPr>
                      <w:i/>
                      <w:iCs/>
                      <w:color w:val="000000"/>
                      <w:sz w:val="24"/>
                      <w:szCs w:val="24"/>
                    </w:rPr>
                    <w:fldChar w:fldCharType="end"/>
                  </w:r>
                </w:p>
              </w:tc>
              <w:tc>
                <w:tcPr>
                  <w:tcW w:w="4272" w:type="dxa"/>
                  <w:tcBorders>
                    <w:top w:val="single" w:sz="8" w:space="0" w:color="auto"/>
                  </w:tcBorders>
                </w:tcPr>
                <w:p w14:paraId="12CC149F" w14:textId="77777777" w:rsidR="00FE51FC" w:rsidRPr="00F53962" w:rsidRDefault="00FE51FC" w:rsidP="004B3DE6">
                  <w:pPr>
                    <w:spacing w:line="360" w:lineRule="auto"/>
                    <w:jc w:val="center"/>
                    <w:rPr>
                      <w:sz w:val="24"/>
                      <w:szCs w:val="24"/>
                    </w:rPr>
                  </w:pPr>
                  <w:r w:rsidRPr="00F53962">
                    <w:rPr>
                      <w:color w:val="000000"/>
                      <w:sz w:val="24"/>
                      <w:szCs w:val="24"/>
                    </w:rPr>
                    <w:t>Human antigen-specific TCRs</w:t>
                  </w:r>
                </w:p>
              </w:tc>
            </w:tr>
            <w:tr w:rsidR="00FE51FC" w:rsidRPr="00F53962" w14:paraId="46E31744" w14:textId="77777777" w:rsidTr="004B3DE6">
              <w:trPr>
                <w:trHeight w:val="360"/>
              </w:trPr>
              <w:tc>
                <w:tcPr>
                  <w:tcW w:w="2342" w:type="dxa"/>
                  <w:tcBorders>
                    <w:bottom w:val="nil"/>
                  </w:tcBorders>
                </w:tcPr>
                <w:p w14:paraId="3AF4C563" w14:textId="77777777" w:rsidR="00FE51FC" w:rsidRPr="00F53962" w:rsidRDefault="00FE51FC" w:rsidP="004B3DE6">
                  <w:pPr>
                    <w:spacing w:line="360" w:lineRule="auto"/>
                    <w:rPr>
                      <w:sz w:val="24"/>
                      <w:szCs w:val="24"/>
                    </w:rPr>
                  </w:pPr>
                  <w:r w:rsidRPr="00F53962">
                    <w:rPr>
                      <w:sz w:val="24"/>
                      <w:szCs w:val="24"/>
                    </w:rPr>
                    <w:t>Set 2</w:t>
                  </w:r>
                </w:p>
              </w:tc>
              <w:tc>
                <w:tcPr>
                  <w:tcW w:w="2010" w:type="dxa"/>
                  <w:tcBorders>
                    <w:bottom w:val="nil"/>
                  </w:tcBorders>
                </w:tcPr>
                <w:p w14:paraId="5B4536C3" w14:textId="26E1000D" w:rsidR="00FE51FC" w:rsidRPr="00F53962" w:rsidRDefault="00FE51FC" w:rsidP="004B3DE6">
                  <w:pPr>
                    <w:spacing w:line="360" w:lineRule="auto"/>
                    <w:jc w:val="center"/>
                    <w:rPr>
                      <w:sz w:val="24"/>
                      <w:szCs w:val="24"/>
                    </w:rPr>
                  </w:pPr>
                  <w:r w:rsidRPr="00F53962">
                    <w:rPr>
                      <w:color w:val="000000"/>
                      <w:sz w:val="24"/>
                      <w:szCs w:val="24"/>
                    </w:rPr>
                    <w:t xml:space="preserve">Bacher et al. </w:t>
                  </w:r>
                  <w:r w:rsidRPr="00F53962">
                    <w:rPr>
                      <w:color w:val="000000"/>
                      <w:sz w:val="24"/>
                      <w:szCs w:val="24"/>
                    </w:rPr>
                    <w:fldChar w:fldCharType="begin"/>
                  </w:r>
                  <w:r w:rsidR="00F53962" w:rsidRPr="00F53962">
                    <w:rPr>
                      <w:color w:val="000000"/>
                      <w:sz w:val="24"/>
                      <w:szCs w:val="24"/>
                    </w:rPr>
                    <w:instrText xml:space="preserve"> ADDIN ZOTERO_ITEM CSL_CITATION {"citationID":"a2pfhbmqrgk","properties":{"formattedCitation":"\\super 65\\nosupersub{}","plainCitation":"65","noteIndex":0},"citationItems":[{"id":3739,"uris":["http://zotero.org/users/522661/items/D9SKXVTP"],"itemData":{"id":3739,"type":"article-journal","abstract":"CD4+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infection.","container-title":"Immunity","DOI":"10.1016/j.immuni.2020.11.016","ISSN":"1097-4180","issue":"6","journalAbbreviation":"Immunity","language":"eng","note":"number: 6\nPMID: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65</w:t>
                  </w:r>
                  <w:r w:rsidRPr="00F53962">
                    <w:rPr>
                      <w:color w:val="000000"/>
                      <w:sz w:val="24"/>
                      <w:szCs w:val="24"/>
                    </w:rPr>
                    <w:fldChar w:fldCharType="end"/>
                  </w:r>
                </w:p>
              </w:tc>
              <w:tc>
                <w:tcPr>
                  <w:tcW w:w="4272" w:type="dxa"/>
                  <w:tcBorders>
                    <w:bottom w:val="nil"/>
                  </w:tcBorders>
                </w:tcPr>
                <w:p w14:paraId="0952C1D7" w14:textId="77777777" w:rsidR="00FE51FC" w:rsidRPr="00F53962" w:rsidRDefault="00FE51FC" w:rsidP="004B3DE6">
                  <w:pPr>
                    <w:spacing w:line="360" w:lineRule="auto"/>
                    <w:jc w:val="center"/>
                    <w:rPr>
                      <w:sz w:val="24"/>
                      <w:szCs w:val="24"/>
                    </w:rPr>
                  </w:pPr>
                  <w:r w:rsidRPr="00F53962">
                    <w:rPr>
                      <w:color w:val="000000"/>
                      <w:sz w:val="24"/>
                      <w:szCs w:val="24"/>
                    </w:rPr>
                    <w:t>Enriched for SARS-CoV-2 antigen-specific T cells</w:t>
                  </w:r>
                </w:p>
              </w:tc>
            </w:tr>
            <w:tr w:rsidR="00FE51FC" w:rsidRPr="00F53962" w14:paraId="406727AA" w14:textId="77777777" w:rsidTr="004B3DE6">
              <w:trPr>
                <w:trHeight w:val="360"/>
              </w:trPr>
              <w:tc>
                <w:tcPr>
                  <w:tcW w:w="2342" w:type="dxa"/>
                  <w:tcBorders>
                    <w:top w:val="nil"/>
                    <w:bottom w:val="nil"/>
                  </w:tcBorders>
                </w:tcPr>
                <w:p w14:paraId="11007475" w14:textId="77777777" w:rsidR="00FE51FC" w:rsidRPr="00F53962" w:rsidRDefault="00FE51FC" w:rsidP="004B3DE6">
                  <w:pPr>
                    <w:spacing w:line="360" w:lineRule="auto"/>
                    <w:rPr>
                      <w:sz w:val="24"/>
                      <w:szCs w:val="24"/>
                    </w:rPr>
                  </w:pPr>
                  <w:r w:rsidRPr="00F53962">
                    <w:rPr>
                      <w:sz w:val="24"/>
                      <w:szCs w:val="24"/>
                    </w:rPr>
                    <w:t>Set 3</w:t>
                  </w:r>
                </w:p>
              </w:tc>
              <w:tc>
                <w:tcPr>
                  <w:tcW w:w="2010" w:type="dxa"/>
                  <w:tcBorders>
                    <w:top w:val="nil"/>
                    <w:bottom w:val="nil"/>
                  </w:tcBorders>
                </w:tcPr>
                <w:p w14:paraId="59805D6E" w14:textId="492079D4" w:rsidR="00FE51FC" w:rsidRPr="00F53962" w:rsidRDefault="00FE51FC" w:rsidP="004B3DE6">
                  <w:pPr>
                    <w:spacing w:line="360" w:lineRule="auto"/>
                    <w:jc w:val="center"/>
                    <w:rPr>
                      <w:sz w:val="24"/>
                      <w:szCs w:val="24"/>
                    </w:rPr>
                  </w:pPr>
                  <w:r w:rsidRPr="00F53962">
                    <w:rPr>
                      <w:color w:val="000000"/>
                      <w:sz w:val="24"/>
                      <w:szCs w:val="24"/>
                    </w:rPr>
                    <w:t xml:space="preserve">Su et al. </w:t>
                  </w:r>
                  <w:r w:rsidRPr="00F53962">
                    <w:rPr>
                      <w:color w:val="000000"/>
                      <w:sz w:val="24"/>
                      <w:szCs w:val="24"/>
                    </w:rPr>
                    <w:fldChar w:fldCharType="begin"/>
                  </w:r>
                  <w:r w:rsidRPr="00F53962">
                    <w:rPr>
                      <w:color w:val="000000"/>
                      <w:sz w:val="24"/>
                      <w:szCs w:val="24"/>
                    </w:rPr>
                    <w:instrText xml:space="preserve"> ADDIN ZOTERO_ITEM CSL_CITATION {"citationID":"a1iajo2dhuj","properties":{"formattedCitation":"\\super 27\\nosupersub{}","plainCitation":"27","noteIndex":0},"citationItems":[{"id":1428,"uris":["http://zotero.org/users/522661/items/9EDV48K3"],"itemData":{"id":1428,"type":"article-journal","abstract":"We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R."}],"issued":{"date-parts":[["2020",12,10]]}}}],"schema":"https://github.com/citation-style-language/schema/raw/master/csl-citation.json"} </w:instrText>
                  </w:r>
                  <w:r w:rsidRPr="00F53962">
                    <w:rPr>
                      <w:color w:val="000000"/>
                      <w:sz w:val="24"/>
                      <w:szCs w:val="24"/>
                    </w:rPr>
                    <w:fldChar w:fldCharType="separate"/>
                  </w:r>
                  <w:r w:rsidRPr="00F53962">
                    <w:rPr>
                      <w:rFonts w:eastAsiaTheme="minorHAnsi"/>
                      <w:color w:val="000000"/>
                      <w:sz w:val="24"/>
                      <w:szCs w:val="24"/>
                      <w:vertAlign w:val="superscript"/>
                      <w:lang w:val="en-US"/>
                      <w14:ligatures w14:val="standardContextual"/>
                    </w:rPr>
                    <w:t>27</w:t>
                  </w:r>
                  <w:r w:rsidRPr="00F53962">
                    <w:rPr>
                      <w:color w:val="000000"/>
                      <w:sz w:val="24"/>
                      <w:szCs w:val="24"/>
                    </w:rPr>
                    <w:fldChar w:fldCharType="end"/>
                  </w:r>
                </w:p>
              </w:tc>
              <w:tc>
                <w:tcPr>
                  <w:tcW w:w="4272" w:type="dxa"/>
                  <w:tcBorders>
                    <w:top w:val="nil"/>
                    <w:bottom w:val="nil"/>
                  </w:tcBorders>
                </w:tcPr>
                <w:p w14:paraId="2C8D3641" w14:textId="77777777" w:rsidR="00FE51FC" w:rsidRPr="00F53962" w:rsidRDefault="00FE51FC" w:rsidP="004B3DE6">
                  <w:pPr>
                    <w:spacing w:line="360" w:lineRule="auto"/>
                    <w:jc w:val="center"/>
                    <w:rPr>
                      <w:sz w:val="24"/>
                      <w:szCs w:val="24"/>
                    </w:rPr>
                  </w:pPr>
                  <w:r w:rsidRPr="00F53962">
                    <w:rPr>
                      <w:color w:val="000000"/>
                      <w:sz w:val="24"/>
                      <w:szCs w:val="24"/>
                    </w:rPr>
                    <w:t>HC individuals</w:t>
                  </w:r>
                </w:p>
              </w:tc>
            </w:tr>
            <w:tr w:rsidR="00FE51FC" w:rsidRPr="00F53962" w14:paraId="3FFDD282" w14:textId="77777777" w:rsidTr="004B3DE6">
              <w:trPr>
                <w:trHeight w:val="360"/>
              </w:trPr>
              <w:tc>
                <w:tcPr>
                  <w:tcW w:w="2342" w:type="dxa"/>
                  <w:tcBorders>
                    <w:top w:val="nil"/>
                    <w:bottom w:val="nil"/>
                  </w:tcBorders>
                </w:tcPr>
                <w:p w14:paraId="50698C9C" w14:textId="77777777" w:rsidR="00FE51FC" w:rsidRPr="00F53962" w:rsidRDefault="00FE51FC" w:rsidP="004B3DE6">
                  <w:pPr>
                    <w:spacing w:line="360" w:lineRule="auto"/>
                    <w:rPr>
                      <w:sz w:val="24"/>
                      <w:szCs w:val="24"/>
                    </w:rPr>
                  </w:pPr>
                  <w:r w:rsidRPr="00F53962">
                    <w:rPr>
                      <w:sz w:val="24"/>
                      <w:szCs w:val="24"/>
                    </w:rPr>
                    <w:t>Set 4</w:t>
                  </w:r>
                </w:p>
              </w:tc>
              <w:tc>
                <w:tcPr>
                  <w:tcW w:w="2010" w:type="dxa"/>
                  <w:tcBorders>
                    <w:top w:val="nil"/>
                    <w:bottom w:val="nil"/>
                  </w:tcBorders>
                </w:tcPr>
                <w:p w14:paraId="7C440D11" w14:textId="46C2C7AA" w:rsidR="00FE51FC" w:rsidRPr="00F53962" w:rsidRDefault="00FE51FC" w:rsidP="004B3DE6">
                  <w:pPr>
                    <w:spacing w:line="360" w:lineRule="auto"/>
                    <w:jc w:val="center"/>
                    <w:rPr>
                      <w:color w:val="000000"/>
                      <w:sz w:val="24"/>
                      <w:szCs w:val="24"/>
                    </w:rPr>
                  </w:pPr>
                  <w:r w:rsidRPr="00F53962">
                    <w:rPr>
                      <w:color w:val="000000"/>
                      <w:sz w:val="24"/>
                      <w:szCs w:val="24"/>
                    </w:rPr>
                    <w:t xml:space="preserve">Su et al. </w:t>
                  </w:r>
                  <w:r w:rsidRPr="00F53962">
                    <w:rPr>
                      <w:color w:val="000000"/>
                      <w:sz w:val="24"/>
                      <w:szCs w:val="24"/>
                    </w:rPr>
                    <w:fldChar w:fldCharType="begin"/>
                  </w:r>
                  <w:r w:rsidRPr="00F53962">
                    <w:rPr>
                      <w:color w:val="000000"/>
                      <w:sz w:val="24"/>
                      <w:szCs w:val="24"/>
                    </w:rPr>
                    <w:instrText xml:space="preserve"> ADDIN ZOTERO_ITEM CSL_CITATION {"citationID":"c6cWhswU","properties":{"formattedCitation":"\\super 27\\nosupersub{}","plainCitation":"27","noteIndex":0},"citationItems":[{"id":1428,"uris":["http://zotero.org/users/522661/items/9EDV48K3"],"itemData":{"id":1428,"type":"article-journal","abstract":"We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R."}],"issued":{"date-parts":[["2020",12,10]]}}}],"schema":"https://github.com/citation-style-language/schema/raw/master/csl-citation.json"} </w:instrText>
                  </w:r>
                  <w:r w:rsidRPr="00F53962">
                    <w:rPr>
                      <w:color w:val="000000"/>
                      <w:sz w:val="24"/>
                      <w:szCs w:val="24"/>
                    </w:rPr>
                    <w:fldChar w:fldCharType="separate"/>
                  </w:r>
                  <w:r w:rsidRPr="00F53962">
                    <w:rPr>
                      <w:rFonts w:eastAsiaTheme="minorHAnsi"/>
                      <w:color w:val="000000"/>
                      <w:sz w:val="24"/>
                      <w:szCs w:val="24"/>
                      <w:vertAlign w:val="superscript"/>
                      <w:lang w:val="en-US"/>
                      <w14:ligatures w14:val="standardContextual"/>
                    </w:rPr>
                    <w:t>27</w:t>
                  </w:r>
                  <w:r w:rsidRPr="00F53962">
                    <w:rPr>
                      <w:color w:val="000000"/>
                      <w:sz w:val="24"/>
                      <w:szCs w:val="24"/>
                    </w:rPr>
                    <w:fldChar w:fldCharType="end"/>
                  </w:r>
                </w:p>
              </w:tc>
              <w:tc>
                <w:tcPr>
                  <w:tcW w:w="4272" w:type="dxa"/>
                  <w:tcBorders>
                    <w:top w:val="nil"/>
                    <w:bottom w:val="nil"/>
                  </w:tcBorders>
                </w:tcPr>
                <w:p w14:paraId="59B6418E" w14:textId="77777777" w:rsidR="00FE51FC" w:rsidRPr="00F53962" w:rsidRDefault="00FE51FC" w:rsidP="004B3DE6">
                  <w:pPr>
                    <w:spacing w:line="360" w:lineRule="auto"/>
                    <w:jc w:val="center"/>
                    <w:rPr>
                      <w:color w:val="000000"/>
                      <w:sz w:val="24"/>
                      <w:szCs w:val="24"/>
                    </w:rPr>
                  </w:pPr>
                  <w:r w:rsidRPr="00F53962">
                    <w:rPr>
                      <w:color w:val="000000"/>
                      <w:sz w:val="24"/>
                      <w:szCs w:val="24"/>
                    </w:rPr>
                    <w:t>COVID-19 + HC individuals</w:t>
                  </w:r>
                </w:p>
              </w:tc>
            </w:tr>
            <w:tr w:rsidR="00FE51FC" w:rsidRPr="00F53962" w14:paraId="229C1794" w14:textId="77777777" w:rsidTr="004B3DE6">
              <w:trPr>
                <w:trHeight w:val="360"/>
              </w:trPr>
              <w:tc>
                <w:tcPr>
                  <w:tcW w:w="2342" w:type="dxa"/>
                  <w:tcBorders>
                    <w:top w:val="nil"/>
                    <w:bottom w:val="single" w:sz="8" w:space="0" w:color="auto"/>
                  </w:tcBorders>
                </w:tcPr>
                <w:p w14:paraId="07818A9D" w14:textId="77777777" w:rsidR="00FE51FC" w:rsidRPr="00F53962" w:rsidRDefault="00FE51FC" w:rsidP="004B3DE6">
                  <w:pPr>
                    <w:spacing w:line="360" w:lineRule="auto"/>
                    <w:rPr>
                      <w:sz w:val="24"/>
                      <w:szCs w:val="24"/>
                    </w:rPr>
                  </w:pPr>
                  <w:r w:rsidRPr="00F53962">
                    <w:rPr>
                      <w:sz w:val="24"/>
                      <w:szCs w:val="24"/>
                    </w:rPr>
                    <w:t>Set 5</w:t>
                  </w:r>
                </w:p>
              </w:tc>
              <w:tc>
                <w:tcPr>
                  <w:tcW w:w="2010" w:type="dxa"/>
                  <w:tcBorders>
                    <w:top w:val="nil"/>
                    <w:bottom w:val="single" w:sz="8" w:space="0" w:color="auto"/>
                  </w:tcBorders>
                </w:tcPr>
                <w:p w14:paraId="0FAF6428" w14:textId="58775A1A" w:rsidR="00FE51FC" w:rsidRPr="00F53962" w:rsidRDefault="00FE51FC" w:rsidP="004B3DE6">
                  <w:pPr>
                    <w:spacing w:line="360" w:lineRule="auto"/>
                    <w:jc w:val="center"/>
                    <w:rPr>
                      <w:color w:val="000000"/>
                      <w:sz w:val="24"/>
                      <w:szCs w:val="24"/>
                    </w:rPr>
                  </w:pPr>
                  <w:r w:rsidRPr="00F53962">
                    <w:rPr>
                      <w:color w:val="000000"/>
                      <w:sz w:val="24"/>
                      <w:szCs w:val="24"/>
                    </w:rPr>
                    <w:t xml:space="preserve">Combined </w:t>
                  </w:r>
                  <w:r w:rsidR="00377BAA" w:rsidRPr="00F53962">
                    <w:rPr>
                      <w:sz w:val="24"/>
                      <w:szCs w:val="24"/>
                    </w:rPr>
                    <w:fldChar w:fldCharType="begin"/>
                  </w:r>
                  <w:r w:rsidR="00F53962" w:rsidRPr="00F53962">
                    <w:rPr>
                      <w:sz w:val="24"/>
                      <w:szCs w:val="24"/>
                    </w:rPr>
                    <w:instrText xml:space="preserve"> ADDIN ZOTERO_ITEM CSL_CITATION {"citationID":"tsVnvOyC","properties":{"formattedCitation":"\\super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377BAA"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00377BAA" w:rsidRPr="00F53962">
                    <w:rPr>
                      <w:sz w:val="24"/>
                      <w:szCs w:val="24"/>
                    </w:rPr>
                    <w:fldChar w:fldCharType="end"/>
                  </w:r>
                </w:p>
              </w:tc>
              <w:tc>
                <w:tcPr>
                  <w:tcW w:w="4272" w:type="dxa"/>
                  <w:tcBorders>
                    <w:top w:val="nil"/>
                    <w:bottom w:val="single" w:sz="8" w:space="0" w:color="auto"/>
                  </w:tcBorders>
                </w:tcPr>
                <w:p w14:paraId="56A21212" w14:textId="7E16689D" w:rsidR="00FE51FC" w:rsidRPr="00F53962" w:rsidRDefault="00FE51FC" w:rsidP="004B3DE6">
                  <w:pPr>
                    <w:spacing w:line="360" w:lineRule="auto"/>
                    <w:jc w:val="center"/>
                    <w:rPr>
                      <w:color w:val="000000"/>
                      <w:sz w:val="24"/>
                      <w:szCs w:val="24"/>
                    </w:rPr>
                  </w:pPr>
                  <w:r w:rsidRPr="00F53962">
                    <w:rPr>
                      <w:color w:val="000000"/>
                      <w:sz w:val="24"/>
                      <w:szCs w:val="24"/>
                    </w:rPr>
                    <w:t>Combined COVID-19 + HC individuals</w:t>
                  </w:r>
                </w:p>
              </w:tc>
            </w:tr>
            <w:tr w:rsidR="00FE51FC" w:rsidRPr="00F53962" w14:paraId="2D7110CB" w14:textId="77777777" w:rsidTr="00FE51FC">
              <w:trPr>
                <w:trHeight w:val="360"/>
              </w:trPr>
              <w:tc>
                <w:tcPr>
                  <w:tcW w:w="2342" w:type="dxa"/>
                  <w:tcBorders>
                    <w:top w:val="single" w:sz="8" w:space="0" w:color="auto"/>
                    <w:bottom w:val="single" w:sz="8" w:space="0" w:color="auto"/>
                  </w:tcBorders>
                </w:tcPr>
                <w:p w14:paraId="594156D7" w14:textId="77777777" w:rsidR="00FE51FC" w:rsidRPr="00F53962" w:rsidRDefault="00FE51FC" w:rsidP="004B3DE6">
                  <w:pPr>
                    <w:spacing w:line="360" w:lineRule="auto"/>
                    <w:rPr>
                      <w:b/>
                      <w:bCs/>
                      <w:sz w:val="24"/>
                      <w:szCs w:val="24"/>
                    </w:rPr>
                  </w:pPr>
                </w:p>
              </w:tc>
              <w:tc>
                <w:tcPr>
                  <w:tcW w:w="2010" w:type="dxa"/>
                  <w:tcBorders>
                    <w:top w:val="single" w:sz="8" w:space="0" w:color="auto"/>
                    <w:bottom w:val="single" w:sz="8" w:space="0" w:color="auto"/>
                  </w:tcBorders>
                </w:tcPr>
                <w:p w14:paraId="3AAD5A49" w14:textId="77777777" w:rsidR="00FE51FC" w:rsidRPr="00F53962" w:rsidRDefault="00FE51FC" w:rsidP="004B3DE6">
                  <w:pPr>
                    <w:spacing w:line="360" w:lineRule="auto"/>
                    <w:jc w:val="center"/>
                    <w:rPr>
                      <w:color w:val="000000"/>
                      <w:sz w:val="24"/>
                      <w:szCs w:val="24"/>
                    </w:rPr>
                  </w:pPr>
                </w:p>
              </w:tc>
              <w:tc>
                <w:tcPr>
                  <w:tcW w:w="4272" w:type="dxa"/>
                  <w:tcBorders>
                    <w:top w:val="single" w:sz="8" w:space="0" w:color="auto"/>
                    <w:bottom w:val="single" w:sz="8" w:space="0" w:color="auto"/>
                  </w:tcBorders>
                </w:tcPr>
                <w:p w14:paraId="276D76BE" w14:textId="77777777" w:rsidR="00FE51FC" w:rsidRPr="00F53962" w:rsidRDefault="00FE51FC" w:rsidP="004B3DE6">
                  <w:pPr>
                    <w:spacing w:line="360" w:lineRule="auto"/>
                    <w:jc w:val="center"/>
                    <w:rPr>
                      <w:color w:val="000000"/>
                      <w:sz w:val="24"/>
                      <w:szCs w:val="24"/>
                    </w:rPr>
                  </w:pPr>
                </w:p>
              </w:tc>
            </w:tr>
            <w:tr w:rsidR="00FE51FC" w:rsidRPr="00F53962" w14:paraId="719E0C31" w14:textId="77777777" w:rsidTr="004B3DE6">
              <w:trPr>
                <w:trHeight w:val="360"/>
              </w:trPr>
              <w:tc>
                <w:tcPr>
                  <w:tcW w:w="2342" w:type="dxa"/>
                  <w:tcBorders>
                    <w:top w:val="single" w:sz="8" w:space="0" w:color="auto"/>
                    <w:bottom w:val="nil"/>
                  </w:tcBorders>
                </w:tcPr>
                <w:p w14:paraId="659E174E" w14:textId="77777777" w:rsidR="00FE51FC" w:rsidRPr="00F53962" w:rsidRDefault="00FE51FC" w:rsidP="004B3DE6">
                  <w:pPr>
                    <w:spacing w:line="360" w:lineRule="auto"/>
                    <w:rPr>
                      <w:b/>
                      <w:bCs/>
                      <w:sz w:val="24"/>
                      <w:szCs w:val="24"/>
                    </w:rPr>
                  </w:pPr>
                </w:p>
              </w:tc>
              <w:tc>
                <w:tcPr>
                  <w:tcW w:w="2010" w:type="dxa"/>
                  <w:tcBorders>
                    <w:top w:val="single" w:sz="8" w:space="0" w:color="auto"/>
                    <w:bottom w:val="nil"/>
                  </w:tcBorders>
                </w:tcPr>
                <w:p w14:paraId="7CF10A30" w14:textId="77777777" w:rsidR="00FE51FC" w:rsidRPr="00F53962" w:rsidRDefault="00FE51FC" w:rsidP="004B3DE6">
                  <w:pPr>
                    <w:spacing w:line="360" w:lineRule="auto"/>
                    <w:jc w:val="center"/>
                    <w:rPr>
                      <w:color w:val="000000"/>
                      <w:sz w:val="24"/>
                      <w:szCs w:val="24"/>
                    </w:rPr>
                  </w:pPr>
                </w:p>
              </w:tc>
              <w:tc>
                <w:tcPr>
                  <w:tcW w:w="4272" w:type="dxa"/>
                  <w:tcBorders>
                    <w:top w:val="single" w:sz="8" w:space="0" w:color="auto"/>
                    <w:bottom w:val="nil"/>
                  </w:tcBorders>
                </w:tcPr>
                <w:p w14:paraId="4620C122" w14:textId="4E9D21CD" w:rsidR="00FE51FC" w:rsidRPr="00F53962" w:rsidRDefault="00FE51FC" w:rsidP="00377BAA">
                  <w:pPr>
                    <w:tabs>
                      <w:tab w:val="left" w:pos="436"/>
                    </w:tabs>
                    <w:spacing w:line="360" w:lineRule="auto"/>
                    <w:rPr>
                      <w:color w:val="000000"/>
                      <w:sz w:val="24"/>
                      <w:szCs w:val="24"/>
                    </w:rPr>
                  </w:pPr>
                </w:p>
              </w:tc>
            </w:tr>
          </w:tbl>
          <w:p w14:paraId="5746A1A5" w14:textId="77777777" w:rsidR="00FE51FC" w:rsidRPr="00F53962" w:rsidRDefault="00FE51FC" w:rsidP="004B3DE6">
            <w:pPr>
              <w:spacing w:line="360" w:lineRule="auto"/>
              <w:rPr>
                <w:color w:val="000000"/>
                <w:sz w:val="24"/>
                <w:szCs w:val="24"/>
              </w:rPr>
            </w:pPr>
          </w:p>
        </w:tc>
      </w:tr>
      <w:tr w:rsidR="00FE51FC" w:rsidRPr="00F53962" w14:paraId="07F9C5F2" w14:textId="77777777" w:rsidTr="004B3DE6">
        <w:trPr>
          <w:trHeight w:val="246"/>
        </w:trPr>
        <w:tc>
          <w:tcPr>
            <w:tcW w:w="14400" w:type="dxa"/>
            <w:tcBorders>
              <w:top w:val="nil"/>
              <w:left w:val="nil"/>
              <w:bottom w:val="nil"/>
              <w:right w:val="nil"/>
            </w:tcBorders>
          </w:tcPr>
          <w:p w14:paraId="57984772" w14:textId="77777777" w:rsidR="00FE51FC" w:rsidRPr="00F53962" w:rsidRDefault="00FE51FC" w:rsidP="004B3DE6">
            <w:pPr>
              <w:rPr>
                <w:rFonts w:cstheme="minorHAnsi"/>
                <w:color w:val="000000"/>
                <w:sz w:val="24"/>
                <w:szCs w:val="24"/>
              </w:rPr>
            </w:pPr>
          </w:p>
        </w:tc>
      </w:tr>
    </w:tbl>
    <w:p w14:paraId="142B8D1D"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p>
    <w:p w14:paraId="65D14DDA" w14:textId="77777777" w:rsidR="00FE51FC" w:rsidRPr="00F53962" w:rsidRDefault="00FE51FC" w:rsidP="00FE51FC">
      <w:pPr>
        <w:spacing w:after="120" w:line="360" w:lineRule="auto"/>
        <w:rPr>
          <w:rStyle w:val="Strong"/>
          <w:sz w:val="24"/>
          <w:szCs w:val="24"/>
        </w:rPr>
      </w:pPr>
      <w:r w:rsidRPr="00F53962">
        <w:rPr>
          <w:rFonts w:eastAsia="Times New Roman"/>
          <w:color w:val="000000"/>
          <w:sz w:val="24"/>
          <w:szCs w:val="24"/>
        </w:rPr>
        <w:br w:type="column"/>
      </w:r>
      <w:r w:rsidRPr="00F53962">
        <w:rPr>
          <w:rStyle w:val="Strong"/>
          <w:sz w:val="24"/>
          <w:szCs w:val="24"/>
        </w:rPr>
        <w:lastRenderedPageBreak/>
        <w:t>Figure legends</w:t>
      </w:r>
    </w:p>
    <w:p w14:paraId="29A48681" w14:textId="4FFF6B42" w:rsidR="00FE51FC" w:rsidRPr="00F53962" w:rsidRDefault="00FE51FC" w:rsidP="00FE51FC">
      <w:pPr>
        <w:spacing w:after="120" w:line="360" w:lineRule="auto"/>
        <w:rPr>
          <w:sz w:val="24"/>
          <w:szCs w:val="24"/>
        </w:rPr>
      </w:pPr>
      <w:r w:rsidRPr="00F53962">
        <w:rPr>
          <w:rStyle w:val="Strong"/>
          <w:sz w:val="24"/>
          <w:szCs w:val="24"/>
        </w:rPr>
        <w:t xml:space="preserve">Figure 1. Frequencies of chain-centric TCR </w:t>
      </w:r>
      <w:proofErr w:type="spellStart"/>
      <w:r w:rsidRPr="00F53962">
        <w:rPr>
          <w:rStyle w:val="Strong"/>
          <w:sz w:val="24"/>
          <w:szCs w:val="24"/>
        </w:rPr>
        <w:t>metaclones</w:t>
      </w:r>
      <w:proofErr w:type="spellEnd"/>
      <w:r w:rsidRPr="00F53962">
        <w:rPr>
          <w:rStyle w:val="Strong"/>
          <w:sz w:val="24"/>
          <w:szCs w:val="24"/>
        </w:rPr>
        <w:t>.</w:t>
      </w:r>
      <w:r w:rsidRPr="00F53962">
        <w:rPr>
          <w:sz w:val="24"/>
          <w:szCs w:val="24"/>
        </w:rPr>
        <w:t xml:space="preserve"> </w:t>
      </w:r>
      <w:r w:rsidRPr="00F53962">
        <w:rPr>
          <w:b/>
          <w:bCs/>
          <w:sz w:val="24"/>
          <w:szCs w:val="24"/>
        </w:rPr>
        <w:t>A</w:t>
      </w:r>
      <w:r w:rsidRPr="00F53962">
        <w:rPr>
          <w:sz w:val="24"/>
          <w:szCs w:val="24"/>
        </w:rPr>
        <w:t xml:space="preserve">) Workflow overview. </w:t>
      </w:r>
      <w:r w:rsidRPr="00F53962">
        <w:rPr>
          <w:b/>
          <w:bCs/>
          <w:sz w:val="24"/>
          <w:szCs w:val="24"/>
        </w:rPr>
        <w:t>B</w:t>
      </w:r>
      <w:r w:rsidRPr="00F53962">
        <w:rPr>
          <w:sz w:val="24"/>
          <w:szCs w:val="24"/>
        </w:rPr>
        <w:t xml:space="preserve">) </w:t>
      </w:r>
      <w:proofErr w:type="spellStart"/>
      <w:r w:rsidRPr="00F53962">
        <w:rPr>
          <w:i/>
          <w:iCs/>
          <w:sz w:val="24"/>
          <w:szCs w:val="24"/>
        </w:rPr>
        <w:t>TCRgraph</w:t>
      </w:r>
      <w:proofErr w:type="spellEnd"/>
      <w:r w:rsidRPr="00F53962">
        <w:rPr>
          <w:sz w:val="24"/>
          <w:szCs w:val="24"/>
        </w:rPr>
        <w:t xml:space="preserve"> community structures from 350</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TCRs (Set 1) with indicated specificities. Node size is proportional to cell number, and color to chain type. Arrows highlight a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w:t>
      </w:r>
      <w:proofErr w:type="spellEnd"/>
      <w:r w:rsidRPr="00F53962">
        <w:rPr>
          <w:sz w:val="24"/>
          <w:szCs w:val="24"/>
        </w:rPr>
        <w:t xml:space="preserve"> of Influenza A targeting TCRs (solid arrow) and </w:t>
      </w:r>
      <w:proofErr w:type="spellStart"/>
      <w:r w:rsidRPr="00F53962">
        <w:rPr>
          <w:sz w:val="24"/>
          <w:szCs w:val="24"/>
        </w:rPr>
        <w:t>alphaCentric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of SARS-CoV-2 TCRs (dashed arrows). The indicated </w:t>
      </w:r>
      <w:proofErr w:type="spellStart"/>
      <w:r w:rsidRPr="00F53962">
        <w:rPr>
          <w:sz w:val="24"/>
          <w:szCs w:val="24"/>
        </w:rPr>
        <w:t>metaclones</w:t>
      </w:r>
      <w:proofErr w:type="spellEnd"/>
      <w:r w:rsidRPr="00F53962">
        <w:rPr>
          <w:sz w:val="24"/>
          <w:szCs w:val="24"/>
        </w:rPr>
        <w:t xml:space="preserve"> share the </w:t>
      </w:r>
      <w:r w:rsidRPr="00F53962">
        <w:rPr>
          <w:i/>
          <w:iCs/>
          <w:sz w:val="24"/>
          <w:szCs w:val="24"/>
        </w:rPr>
        <w:t>TRA</w:t>
      </w:r>
      <w:r w:rsidRPr="00F53962">
        <w:rPr>
          <w:sz w:val="24"/>
          <w:szCs w:val="24"/>
        </w:rPr>
        <w:t xml:space="preserve"> junction motif, CAG-X-NYGGSQGNLIF (X is variable, usually </w:t>
      </w:r>
      <w:proofErr w:type="gramStart"/>
      <w:r w:rsidRPr="00F53962">
        <w:rPr>
          <w:sz w:val="24"/>
          <w:szCs w:val="24"/>
        </w:rPr>
        <w:t>Q,L</w:t>
      </w:r>
      <w:proofErr w:type="gramEnd"/>
      <w:r w:rsidRPr="00F53962">
        <w:rPr>
          <w:sz w:val="24"/>
          <w:szCs w:val="24"/>
        </w:rPr>
        <w:t>, or M). Log</w:t>
      </w:r>
      <w:r w:rsidRPr="00F53962">
        <w:rPr>
          <w:rFonts w:ascii="Cambria Math" w:hAnsi="Cambria Math" w:cs="Cambria Math"/>
          <w:sz w:val="24"/>
          <w:szCs w:val="24"/>
        </w:rPr>
        <w:t>₂</w:t>
      </w:r>
      <w:r w:rsidRPr="00F53962">
        <w:rPr>
          <w:sz w:val="24"/>
          <w:szCs w:val="24"/>
        </w:rPr>
        <w:t xml:space="preserve">(odds) ratios of </w:t>
      </w:r>
      <w:proofErr w:type="spellStart"/>
      <w:r w:rsidRPr="00F53962">
        <w:rPr>
          <w:sz w:val="24"/>
          <w:szCs w:val="24"/>
        </w:rPr>
        <w:t>alphaCentric</w:t>
      </w:r>
      <w:proofErr w:type="spellEnd"/>
      <w:r w:rsidRPr="00F53962">
        <w:rPr>
          <w:sz w:val="24"/>
          <w:szCs w:val="24"/>
        </w:rPr>
        <w:t xml:space="preserve"> and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for selected antigen species </w:t>
      </w:r>
      <w:proofErr w:type="gramStart"/>
      <w:r w:rsidRPr="00F53962">
        <w:rPr>
          <w:sz w:val="24"/>
          <w:szCs w:val="24"/>
        </w:rPr>
        <w:t>in .</w:t>
      </w:r>
      <w:proofErr w:type="gramEnd"/>
      <w:r w:rsidRPr="00F53962">
        <w:rPr>
          <w:sz w:val="24"/>
          <w:szCs w:val="24"/>
        </w:rPr>
        <w:t xml:space="preserve"> Positive values indicate shared </w:t>
      </w:r>
      <w:r w:rsidRPr="00F53962">
        <w:rPr>
          <w:i/>
          <w:iCs/>
          <w:sz w:val="24"/>
          <w:szCs w:val="24"/>
        </w:rPr>
        <w:t>TRA</w:t>
      </w:r>
      <w:r w:rsidRPr="00F53962">
        <w:rPr>
          <w:sz w:val="24"/>
          <w:szCs w:val="24"/>
        </w:rPr>
        <w:t xml:space="preserve"> chains paired with multiple </w:t>
      </w:r>
      <w:r w:rsidRPr="00F53962">
        <w:rPr>
          <w:i/>
          <w:iCs/>
          <w:sz w:val="24"/>
          <w:szCs w:val="24"/>
        </w:rPr>
        <w:t xml:space="preserve">TRBs </w:t>
      </w:r>
      <w:r w:rsidRPr="00F53962">
        <w:rPr>
          <w:sz w:val="24"/>
          <w:szCs w:val="24"/>
        </w:rPr>
        <w:t>(</w:t>
      </w:r>
      <w:proofErr w:type="spellStart"/>
      <w:r w:rsidRPr="00F53962">
        <w:rPr>
          <w:sz w:val="24"/>
          <w:szCs w:val="24"/>
        </w:rPr>
        <w:t>alphaCentric</w:t>
      </w:r>
      <w:proofErr w:type="spellEnd"/>
      <w:r w:rsidRPr="00F53962">
        <w:rPr>
          <w:sz w:val="24"/>
          <w:szCs w:val="24"/>
        </w:rPr>
        <w:t xml:space="preserve">); negative values indicate the reverse. </w:t>
      </w:r>
      <w:r w:rsidRPr="00F53962">
        <w:rPr>
          <w:b/>
          <w:bCs/>
          <w:sz w:val="24"/>
          <w:szCs w:val="24"/>
        </w:rPr>
        <w:t>D</w:t>
      </w:r>
      <w:r w:rsidRPr="00F53962">
        <w:rPr>
          <w:sz w:val="24"/>
          <w:szCs w:val="24"/>
        </w:rPr>
        <w:t xml:space="preserve">) Fraction of </w:t>
      </w:r>
      <w:proofErr w:type="spellStart"/>
      <w:r w:rsidRPr="00F53962">
        <w:rPr>
          <w:sz w:val="24"/>
          <w:szCs w:val="24"/>
        </w:rPr>
        <w:t>alphaCentric</w:t>
      </w:r>
      <w:proofErr w:type="spellEnd"/>
      <w:r w:rsidRPr="00F53962">
        <w:rPr>
          <w:sz w:val="24"/>
          <w:szCs w:val="24"/>
        </w:rPr>
        <w:t xml:space="preserve"> and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in TCRs from different HC individuals (Set 3). Samples are ordered by </w:t>
      </w:r>
      <w:proofErr w:type="spellStart"/>
      <w:r w:rsidRPr="00F53962">
        <w:rPr>
          <w:sz w:val="24"/>
          <w:szCs w:val="24"/>
        </w:rPr>
        <w:t>alphaCentric</w:t>
      </w:r>
      <w:proofErr w:type="spellEnd"/>
      <w:r w:rsidRPr="00F53962">
        <w:rPr>
          <w:sz w:val="24"/>
          <w:szCs w:val="24"/>
        </w:rPr>
        <w:t xml:space="preserve"> frequency. </w:t>
      </w:r>
      <w:r w:rsidRPr="00F53962">
        <w:rPr>
          <w:b/>
          <w:bCs/>
          <w:sz w:val="24"/>
          <w:szCs w:val="24"/>
        </w:rPr>
        <w:t>E</w:t>
      </w:r>
      <w:r w:rsidRPr="00F53962">
        <w:rPr>
          <w:sz w:val="24"/>
          <w:szCs w:val="24"/>
        </w:rPr>
        <w:t>) Probability of generation (</w:t>
      </w:r>
      <w:proofErr w:type="spellStart"/>
      <w:r w:rsidRPr="00F53962">
        <w:rPr>
          <w:i/>
          <w:iCs/>
          <w:sz w:val="24"/>
          <w:szCs w:val="24"/>
        </w:rPr>
        <w:t>pgen</w:t>
      </w:r>
      <w:proofErr w:type="spellEnd"/>
      <w:r w:rsidRPr="00F53962">
        <w:rPr>
          <w:sz w:val="24"/>
          <w:szCs w:val="24"/>
        </w:rPr>
        <w:t xml:space="preserve">) distributions for 1,200 chain-centric TCRs per group, downsampled </w:t>
      </w:r>
      <w:proofErr w:type="gramStart"/>
      <w:r w:rsidRPr="00F53962">
        <w:rPr>
          <w:sz w:val="24"/>
          <w:szCs w:val="24"/>
        </w:rPr>
        <w:t>from .</w:t>
      </w:r>
      <w:proofErr w:type="gramEnd"/>
      <w:r w:rsidRPr="00F53962">
        <w:rPr>
          <w:sz w:val="24"/>
          <w:szCs w:val="24"/>
        </w:rPr>
        <w:t xml:space="preserve"> Asterisks, </w:t>
      </w:r>
      <w:proofErr w:type="spellStart"/>
      <w:r w:rsidRPr="00F53962">
        <w:rPr>
          <w:sz w:val="24"/>
          <w:szCs w:val="24"/>
        </w:rPr>
        <w:t>pAdj</w:t>
      </w:r>
      <w:proofErr w:type="spellEnd"/>
      <w:r w:rsidRPr="00F53962">
        <w:rPr>
          <w:sz w:val="24"/>
          <w:szCs w:val="24"/>
        </w:rPr>
        <w:t xml:space="preserve"> (KS test): ****&lt; 1×10</w:t>
      </w:r>
      <w:r w:rsidRPr="00F53962">
        <w:rPr>
          <w:rFonts w:ascii="Cambria Math" w:hAnsi="Cambria Math" w:cs="Cambria Math"/>
          <w:sz w:val="24"/>
          <w:szCs w:val="24"/>
        </w:rPr>
        <w:t>⁻</w:t>
      </w:r>
      <w:r w:rsidRPr="00F53962">
        <w:rPr>
          <w:sz w:val="24"/>
          <w:szCs w:val="24"/>
        </w:rPr>
        <w:t>⁴ vs. non-chain-centric; *, &lt; 0.05; NS, p &gt; 0.05.</w:t>
      </w:r>
    </w:p>
    <w:p w14:paraId="27C8C254" w14:textId="298359EC" w:rsidR="00FE51FC" w:rsidRPr="00F53962" w:rsidRDefault="00FE51FC" w:rsidP="00FE51FC">
      <w:pPr>
        <w:spacing w:after="120" w:line="360" w:lineRule="auto"/>
        <w:rPr>
          <w:sz w:val="24"/>
          <w:szCs w:val="24"/>
        </w:rPr>
      </w:pPr>
      <w:r w:rsidRPr="00F53962">
        <w:rPr>
          <w:rStyle w:val="Strong"/>
          <w:sz w:val="24"/>
          <w:szCs w:val="24"/>
        </w:rPr>
        <w:t xml:space="preserve">Figure 2. Multi-specificity of chain-centric </w:t>
      </w:r>
      <w:proofErr w:type="spellStart"/>
      <w:r w:rsidRPr="00F53962">
        <w:rPr>
          <w:rStyle w:val="Strong"/>
          <w:sz w:val="24"/>
          <w:szCs w:val="24"/>
        </w:rPr>
        <w:t>metaclones</w:t>
      </w:r>
      <w:proofErr w:type="spellEnd"/>
      <w:r w:rsidRPr="00F53962">
        <w:rPr>
          <w:rStyle w:val="Strong"/>
          <w:sz w:val="24"/>
          <w:szCs w:val="24"/>
        </w:rPr>
        <w:t>.</w:t>
      </w:r>
      <w:r w:rsidRPr="00F53962">
        <w:rPr>
          <w:sz w:val="24"/>
          <w:szCs w:val="24"/>
        </w:rPr>
        <w:t xml:space="preserve"> </w:t>
      </w:r>
      <w:r w:rsidRPr="00F53962">
        <w:rPr>
          <w:b/>
          <w:bCs/>
          <w:sz w:val="24"/>
          <w:szCs w:val="24"/>
        </w:rPr>
        <w:t xml:space="preserve">A) </w:t>
      </w:r>
      <w:r w:rsidRPr="00F53962">
        <w:rPr>
          <w:rStyle w:val="Strong"/>
          <w:sz w:val="24"/>
          <w:szCs w:val="24"/>
        </w:rPr>
        <w:t>Jaccard overlap of TRA/TRB junctions</w:t>
      </w:r>
      <w:r w:rsidRPr="00F53962">
        <w:rPr>
          <w:b/>
          <w:bCs/>
          <w:sz w:val="24"/>
          <w:szCs w:val="24"/>
        </w:rPr>
        <w:t xml:space="preserve"> </w:t>
      </w:r>
      <w:r w:rsidRPr="00F53962">
        <w:rPr>
          <w:sz w:val="24"/>
          <w:szCs w:val="24"/>
        </w:rPr>
        <w:t>across antigen specificities in</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proofErr w:type="spellStart"/>
      <w:r w:rsidRPr="00F53962">
        <w:rPr>
          <w:sz w:val="24"/>
          <w:szCs w:val="24"/>
        </w:rPr>
        <w:t>alphaCentric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The most highly cross-overlapping groups shown, downsampled to equal junction counts (shown in gray diagonal squares). </w:t>
      </w:r>
      <w:r w:rsidRPr="00F53962">
        <w:rPr>
          <w:rStyle w:val="Strong"/>
          <w:sz w:val="24"/>
          <w:szCs w:val="24"/>
        </w:rPr>
        <w:t xml:space="preserve">Numbers, number identical junctions; </w:t>
      </w:r>
      <w:commentRangeStart w:id="229"/>
      <w:r w:rsidRPr="00F53962">
        <w:rPr>
          <w:rStyle w:val="Strong"/>
          <w:sz w:val="24"/>
          <w:szCs w:val="24"/>
        </w:rPr>
        <w:t>darker red, higher Jaccard index</w:t>
      </w:r>
      <w:commentRangeEnd w:id="229"/>
      <w:r w:rsidR="00F10FC8">
        <w:rPr>
          <w:rStyle w:val="CommentReference"/>
        </w:rPr>
        <w:commentReference w:id="229"/>
      </w:r>
      <w:r w:rsidRPr="00F53962">
        <w:rPr>
          <w:rStyle w:val="Strong"/>
          <w:sz w:val="24"/>
          <w:szCs w:val="24"/>
        </w:rPr>
        <w:t xml:space="preserve">; asterisks, </w:t>
      </w:r>
      <w:proofErr w:type="spellStart"/>
      <w:r w:rsidRPr="00F53962">
        <w:rPr>
          <w:rStyle w:val="Strong"/>
          <w:sz w:val="24"/>
          <w:szCs w:val="24"/>
        </w:rPr>
        <w:t>pAdj</w:t>
      </w:r>
      <w:proofErr w:type="spellEnd"/>
      <w:r w:rsidRPr="00F53962">
        <w:rPr>
          <w:rStyle w:val="Strong"/>
          <w:sz w:val="24"/>
          <w:szCs w:val="24"/>
        </w:rPr>
        <w:t xml:space="preserve"> (hypergeometric test):</w:t>
      </w:r>
      <w:r w:rsidRPr="00F53962">
        <w:rPr>
          <w:sz w:val="24"/>
          <w:szCs w:val="24"/>
        </w:rPr>
        <w:t xml:space="preserve"> ****&lt;1e-4, ***&lt;1e-3, **&lt;1e-2, *&lt;0.05; none, not significant (NS). </w:t>
      </w:r>
      <w:r w:rsidRPr="00F53962">
        <w:rPr>
          <w:b/>
          <w:bCs/>
          <w:sz w:val="24"/>
          <w:szCs w:val="24"/>
        </w:rPr>
        <w:t>B</w:t>
      </w:r>
      <w:r w:rsidRPr="00F53962">
        <w:rPr>
          <w:sz w:val="24"/>
          <w:szCs w:val="24"/>
        </w:rPr>
        <w:t xml:space="preserve">) As in </w:t>
      </w:r>
      <w:r w:rsidRPr="00F53962">
        <w:rPr>
          <w:b/>
          <w:bCs/>
          <w:sz w:val="24"/>
          <w:szCs w:val="24"/>
        </w:rPr>
        <w:t>A</w:t>
      </w:r>
      <w:r w:rsidRPr="00F53962">
        <w:rPr>
          <w:sz w:val="24"/>
          <w:szCs w:val="24"/>
        </w:rPr>
        <w:t xml:space="preserve"> but for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w:t>
      </w:r>
      <w:r w:rsidRPr="00F53962">
        <w:rPr>
          <w:b/>
          <w:bCs/>
          <w:sz w:val="24"/>
          <w:szCs w:val="24"/>
        </w:rPr>
        <w:t>C</w:t>
      </w:r>
      <w:r w:rsidRPr="00F53962">
        <w:rPr>
          <w:sz w:val="24"/>
          <w:szCs w:val="24"/>
        </w:rPr>
        <w:t xml:space="preserve">) As in </w:t>
      </w:r>
      <w:r w:rsidRPr="00F53962">
        <w:rPr>
          <w:b/>
          <w:bCs/>
          <w:sz w:val="24"/>
          <w:szCs w:val="24"/>
        </w:rPr>
        <w:t>A</w:t>
      </w:r>
      <w:r w:rsidRPr="00F53962">
        <w:rPr>
          <w:sz w:val="24"/>
          <w:szCs w:val="24"/>
        </w:rPr>
        <w:t xml:space="preserve"> but showing V gene + junction + J gene sequence overlaps. </w:t>
      </w:r>
      <w:r w:rsidRPr="00F53962">
        <w:rPr>
          <w:b/>
          <w:bCs/>
          <w:sz w:val="24"/>
          <w:szCs w:val="24"/>
        </w:rPr>
        <w:t>D</w:t>
      </w:r>
      <w:r w:rsidRPr="00F53962">
        <w:rPr>
          <w:sz w:val="24"/>
          <w:szCs w:val="24"/>
        </w:rPr>
        <w:t xml:space="preserve">) </w:t>
      </w:r>
      <w:r w:rsidRPr="00F53962">
        <w:rPr>
          <w:i/>
          <w:iCs/>
          <w:sz w:val="24"/>
          <w:szCs w:val="24"/>
        </w:rPr>
        <w:t>TRAV/TRAJ</w:t>
      </w:r>
      <w:r w:rsidRPr="00F53962">
        <w:rPr>
          <w:sz w:val="24"/>
          <w:szCs w:val="24"/>
        </w:rPr>
        <w:t xml:space="preserve"> gene sharing in </w:t>
      </w:r>
      <w:proofErr w:type="spellStart"/>
      <w:r w:rsidRPr="00F53962">
        <w:rPr>
          <w:sz w:val="24"/>
          <w:szCs w:val="24"/>
        </w:rPr>
        <w:t>alphaCentric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with </w:t>
      </w:r>
      <w:r w:rsidRPr="00F53962">
        <w:rPr>
          <w:i/>
          <w:iCs/>
          <w:sz w:val="24"/>
          <w:szCs w:val="24"/>
        </w:rPr>
        <w:t>TRA</w:t>
      </w:r>
      <w:r w:rsidRPr="00F53962">
        <w:rPr>
          <w:sz w:val="24"/>
          <w:szCs w:val="24"/>
        </w:rPr>
        <w:t xml:space="preserve"> junctions linked to SARS-CoV-2 and at least one additional antigen. Junctions linked to CMV, EBV, Influenza A, and HCV were combined (n = 472 junctions). </w:t>
      </w:r>
      <w:r w:rsidRPr="00F53962">
        <w:rPr>
          <w:b/>
          <w:bCs/>
          <w:sz w:val="24"/>
          <w:szCs w:val="24"/>
        </w:rPr>
        <w:t>E</w:t>
      </w:r>
      <w:r w:rsidRPr="00F53962">
        <w:rPr>
          <w:sz w:val="24"/>
          <w:szCs w:val="24"/>
        </w:rPr>
        <w:t xml:space="preserve">) Fraction of </w:t>
      </w:r>
      <w:r w:rsidRPr="00F53962">
        <w:rPr>
          <w:i/>
          <w:iCs/>
          <w:sz w:val="24"/>
          <w:szCs w:val="24"/>
        </w:rPr>
        <w:t>TRA</w:t>
      </w:r>
      <w:r w:rsidRPr="00F53962">
        <w:rPr>
          <w:sz w:val="24"/>
          <w:szCs w:val="24"/>
        </w:rPr>
        <w:t xml:space="preserve"> chains linked to single vs. multiple specificities </w:t>
      </w:r>
      <w:proofErr w:type="gramStart"/>
      <w:r w:rsidRPr="00F53962">
        <w:rPr>
          <w:sz w:val="24"/>
          <w:szCs w:val="24"/>
        </w:rPr>
        <w:t>in ,</w:t>
      </w:r>
      <w:proofErr w:type="gramEnd"/>
      <w:r w:rsidRPr="00F53962">
        <w:rPr>
          <w:sz w:val="24"/>
          <w:szCs w:val="24"/>
        </w:rPr>
        <w:t xml:space="preserve"> by </w:t>
      </w:r>
      <w:proofErr w:type="spellStart"/>
      <w:r w:rsidRPr="00F53962">
        <w:rPr>
          <w:sz w:val="24"/>
          <w:szCs w:val="24"/>
        </w:rPr>
        <w:t>metaclone</w:t>
      </w:r>
      <w:proofErr w:type="spellEnd"/>
      <w:r w:rsidRPr="00F53962">
        <w:rPr>
          <w:sz w:val="24"/>
          <w:szCs w:val="24"/>
        </w:rPr>
        <w:t xml:space="preserve"> (downsampled to n = 2,358 unique junctions per group). Asterisks, </w:t>
      </w:r>
      <w:proofErr w:type="spellStart"/>
      <w:r w:rsidRPr="00F53962">
        <w:rPr>
          <w:sz w:val="24"/>
          <w:szCs w:val="24"/>
        </w:rPr>
        <w:t>pAdj</w:t>
      </w:r>
      <w:proofErr w:type="spellEnd"/>
      <w:r w:rsidRPr="00F53962">
        <w:rPr>
          <w:sz w:val="24"/>
          <w:szCs w:val="24"/>
        </w:rPr>
        <w:t xml:space="preserve"> (Fisher’s exact test). ****, &lt;1e-4. </w:t>
      </w:r>
      <w:r w:rsidRPr="00F53962">
        <w:rPr>
          <w:b/>
          <w:bCs/>
          <w:sz w:val="24"/>
          <w:szCs w:val="24"/>
        </w:rPr>
        <w:t>F</w:t>
      </w:r>
      <w:r w:rsidRPr="00F53962">
        <w:rPr>
          <w:sz w:val="24"/>
          <w:szCs w:val="24"/>
        </w:rPr>
        <w:t xml:space="preserve">) Fraction of </w:t>
      </w:r>
      <w:r w:rsidRPr="00F53962">
        <w:rPr>
          <w:i/>
          <w:iCs/>
          <w:sz w:val="24"/>
          <w:szCs w:val="24"/>
        </w:rPr>
        <w:t>TRB</w:t>
      </w:r>
      <w:r w:rsidRPr="00F53962">
        <w:rPr>
          <w:sz w:val="24"/>
          <w:szCs w:val="24"/>
        </w:rPr>
        <w:t xml:space="preserve"> chains linked to single vs. multiple specificities in</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(downsampled to n = 1,237 unique junctions per group). Asterisks, </w:t>
      </w:r>
      <w:proofErr w:type="spellStart"/>
      <w:r w:rsidRPr="00F53962">
        <w:rPr>
          <w:sz w:val="24"/>
          <w:szCs w:val="24"/>
        </w:rPr>
        <w:t>pAdj</w:t>
      </w:r>
      <w:proofErr w:type="spellEnd"/>
      <w:r w:rsidRPr="00F53962">
        <w:rPr>
          <w:sz w:val="24"/>
          <w:szCs w:val="24"/>
        </w:rPr>
        <w:t xml:space="preserve"> (KS test): ****, &lt;1e-4.</w:t>
      </w:r>
    </w:p>
    <w:p w14:paraId="5BD3E495" w14:textId="77777777" w:rsidR="00FE51FC" w:rsidRPr="00F53962" w:rsidRDefault="00FE51FC" w:rsidP="00FE51FC">
      <w:pPr>
        <w:spacing w:after="120" w:line="360" w:lineRule="auto"/>
        <w:rPr>
          <w:sz w:val="24"/>
          <w:szCs w:val="24"/>
          <w:lang w:val="en-US"/>
        </w:rPr>
      </w:pPr>
      <w:r w:rsidRPr="00F53962">
        <w:rPr>
          <w:b/>
          <w:bCs/>
          <w:sz w:val="24"/>
          <w:szCs w:val="24"/>
          <w:lang w:val="en-US"/>
        </w:rPr>
        <w:t xml:space="preserve">Figure 3. TCR </w:t>
      </w:r>
      <w:proofErr w:type="spellStart"/>
      <w:r w:rsidRPr="00F53962">
        <w:rPr>
          <w:b/>
          <w:bCs/>
          <w:sz w:val="24"/>
          <w:szCs w:val="24"/>
          <w:lang w:val="en-US"/>
        </w:rPr>
        <w:t>metaclones</w:t>
      </w:r>
      <w:proofErr w:type="spellEnd"/>
      <w:r w:rsidRPr="00F53962">
        <w:rPr>
          <w:b/>
          <w:bCs/>
          <w:sz w:val="24"/>
          <w:szCs w:val="24"/>
          <w:lang w:val="en-US"/>
        </w:rPr>
        <w:t xml:space="preserve"> in COVID-19</w:t>
      </w:r>
      <w:r w:rsidRPr="00F53962">
        <w:rPr>
          <w:sz w:val="24"/>
          <w:szCs w:val="24"/>
          <w:lang w:val="en-US"/>
        </w:rPr>
        <w:t xml:space="preserve">. </w:t>
      </w:r>
      <w:r w:rsidRPr="00F53962">
        <w:rPr>
          <w:b/>
          <w:bCs/>
          <w:sz w:val="24"/>
          <w:szCs w:val="24"/>
          <w:lang w:val="en-US"/>
        </w:rPr>
        <w:t>A</w:t>
      </w:r>
      <w:r w:rsidRPr="00F53962">
        <w:rPr>
          <w:sz w:val="24"/>
          <w:szCs w:val="24"/>
          <w:lang w:val="en-US"/>
        </w:rPr>
        <w:t>) Numbers of public and private TCRs in</w:t>
      </w:r>
      <w:r w:rsidRPr="00F53962">
        <w:rPr>
          <w:sz w:val="24"/>
          <w:szCs w:val="24"/>
          <w:highlight w:val="yellow"/>
          <w:lang w:val="en-US"/>
        </w:rPr>
        <w:t xml:space="preserve"> </w:t>
      </w:r>
      <w:r w:rsidRPr="00F53962">
        <w:rPr>
          <w:sz w:val="24"/>
          <w:szCs w:val="24"/>
          <w:lang w:val="en-US"/>
        </w:rPr>
        <w:t xml:space="preserve">Set 4, stratified by chain type. </w:t>
      </w:r>
      <w:r w:rsidRPr="00F53962">
        <w:rPr>
          <w:b/>
          <w:bCs/>
          <w:sz w:val="24"/>
          <w:szCs w:val="24"/>
          <w:lang w:val="en-US"/>
        </w:rPr>
        <w:t>B</w:t>
      </w:r>
      <w:r w:rsidRPr="00F53962">
        <w:rPr>
          <w:sz w:val="24"/>
          <w:szCs w:val="24"/>
          <w:lang w:val="en-US"/>
        </w:rPr>
        <w:t xml:space="preserve">) Proportions of public and private TCRs in Set 4, </w:t>
      </w:r>
      <w:r w:rsidRPr="00F53962">
        <w:rPr>
          <w:sz w:val="24"/>
          <w:szCs w:val="24"/>
          <w:lang w:val="en-US"/>
        </w:rPr>
        <w:lastRenderedPageBreak/>
        <w:t xml:space="preserve">faceted by infection status and chain type. </w:t>
      </w:r>
      <w:r w:rsidRPr="00F53962">
        <w:rPr>
          <w:b/>
          <w:bCs/>
          <w:sz w:val="24"/>
          <w:szCs w:val="24"/>
          <w:lang w:val="en-US"/>
        </w:rPr>
        <w:t>C</w:t>
      </w:r>
      <w:r w:rsidRPr="00F53962">
        <w:rPr>
          <w:sz w:val="24"/>
          <w:szCs w:val="24"/>
          <w:lang w:val="en-US"/>
        </w:rPr>
        <w:t xml:space="preserve">) Publicity changes between healthy and COVID-19 donors. Asterisks, *, </w:t>
      </w:r>
      <w:proofErr w:type="spellStart"/>
      <w:r w:rsidRPr="00F53962">
        <w:rPr>
          <w:sz w:val="24"/>
          <w:szCs w:val="24"/>
          <w:lang w:val="en-US"/>
        </w:rPr>
        <w:t>pAdj</w:t>
      </w:r>
      <w:proofErr w:type="spellEnd"/>
      <w:r w:rsidRPr="00F53962">
        <w:rPr>
          <w:sz w:val="24"/>
          <w:szCs w:val="24"/>
          <w:lang w:val="en-US"/>
        </w:rPr>
        <w:t xml:space="preserve"> (t test) &lt;0.05; ***, </w:t>
      </w:r>
      <w:proofErr w:type="spellStart"/>
      <w:r w:rsidRPr="00F53962">
        <w:rPr>
          <w:sz w:val="24"/>
          <w:szCs w:val="24"/>
          <w:lang w:val="en-US"/>
        </w:rPr>
        <w:t>pAdj</w:t>
      </w:r>
      <w:proofErr w:type="spellEnd"/>
      <w:r w:rsidRPr="00F53962">
        <w:rPr>
          <w:sz w:val="24"/>
          <w:szCs w:val="24"/>
          <w:lang w:val="en-US"/>
        </w:rPr>
        <w:t xml:space="preserve"> &lt;1e-3; NS, not significant. </w:t>
      </w:r>
      <w:r w:rsidRPr="00F53962">
        <w:rPr>
          <w:b/>
          <w:bCs/>
          <w:sz w:val="24"/>
          <w:szCs w:val="24"/>
          <w:lang w:val="en-US"/>
        </w:rPr>
        <w:t>D</w:t>
      </w:r>
      <w:r w:rsidRPr="00F53962">
        <w:rPr>
          <w:sz w:val="24"/>
          <w:szCs w:val="24"/>
          <w:lang w:val="en-US"/>
        </w:rPr>
        <w:t xml:space="preserve">) Publicity changes with COVID-19 stage in sequences from COVID-19 Set 1. Asterisks, </w:t>
      </w:r>
      <w:proofErr w:type="spellStart"/>
      <w:r w:rsidRPr="00F53962">
        <w:rPr>
          <w:sz w:val="24"/>
          <w:szCs w:val="24"/>
          <w:lang w:val="en-US"/>
        </w:rPr>
        <w:t>pAdj</w:t>
      </w:r>
      <w:proofErr w:type="spellEnd"/>
      <w:r w:rsidRPr="00F53962">
        <w:rPr>
          <w:sz w:val="24"/>
          <w:szCs w:val="24"/>
          <w:lang w:val="en-US"/>
        </w:rPr>
        <w:t xml:space="preserve"> (t-test) &lt;0.05; ***, </w:t>
      </w:r>
      <w:proofErr w:type="spellStart"/>
      <w:r w:rsidRPr="00F53962">
        <w:rPr>
          <w:sz w:val="24"/>
          <w:szCs w:val="24"/>
          <w:lang w:val="en-US"/>
        </w:rPr>
        <w:t>pAdj</w:t>
      </w:r>
      <w:proofErr w:type="spellEnd"/>
      <w:r w:rsidRPr="00F53962">
        <w:rPr>
          <w:sz w:val="24"/>
          <w:szCs w:val="24"/>
          <w:lang w:val="en-US"/>
        </w:rPr>
        <w:t xml:space="preserve"> &lt;1e-3. </w:t>
      </w:r>
      <w:r w:rsidRPr="00F53962">
        <w:rPr>
          <w:b/>
          <w:bCs/>
          <w:sz w:val="24"/>
          <w:szCs w:val="24"/>
          <w:lang w:val="en-US"/>
        </w:rPr>
        <w:t>E</w:t>
      </w:r>
      <w:r w:rsidRPr="00F53962">
        <w:rPr>
          <w:sz w:val="24"/>
          <w:szCs w:val="24"/>
          <w:lang w:val="en-US"/>
        </w:rPr>
        <w:t xml:space="preserve">) Changes in </w:t>
      </w:r>
      <w:proofErr w:type="spellStart"/>
      <w:r w:rsidRPr="00F53962">
        <w:rPr>
          <w:sz w:val="24"/>
          <w:szCs w:val="24"/>
          <w:lang w:val="en-US"/>
        </w:rPr>
        <w:t>metaclone</w:t>
      </w:r>
      <w:proofErr w:type="spellEnd"/>
      <w:r w:rsidRPr="00F53962">
        <w:rPr>
          <w:sz w:val="24"/>
          <w:szCs w:val="24"/>
          <w:lang w:val="en-US"/>
        </w:rPr>
        <w:t xml:space="preserve"> frequencies with COVID-19 stage. A total of n = 16 HC and n= 129 individuals with COVID-19 were analyzed (Set 4) (n = 96, 108 and 54 for mild, moderate and severe COVID-19, respectively). Asterisks, </w:t>
      </w:r>
      <w:r w:rsidRPr="00F53962">
        <w:rPr>
          <w:i/>
          <w:iCs/>
          <w:sz w:val="24"/>
          <w:szCs w:val="24"/>
          <w:lang w:val="en-US"/>
        </w:rPr>
        <w:t>p</w:t>
      </w:r>
      <w:r w:rsidRPr="00F53962">
        <w:rPr>
          <w:sz w:val="24"/>
          <w:szCs w:val="24"/>
          <w:lang w:val="en-US"/>
        </w:rPr>
        <w:t xml:space="preserve">, unadjusted (to emphasize weak differences), </w:t>
      </w:r>
      <w:r w:rsidRPr="00F53962">
        <w:rPr>
          <w:sz w:val="24"/>
          <w:szCs w:val="24"/>
        </w:rPr>
        <w:t>Wilcoxon tests</w:t>
      </w:r>
      <w:r w:rsidRPr="00F53962">
        <w:rPr>
          <w:sz w:val="24"/>
          <w:szCs w:val="24"/>
          <w:lang w:val="en-US"/>
        </w:rPr>
        <w:t xml:space="preserve">): *; &lt; 0.05; none, NS. </w:t>
      </w:r>
      <w:r w:rsidRPr="00F53962">
        <w:rPr>
          <w:b/>
          <w:bCs/>
          <w:sz w:val="24"/>
          <w:szCs w:val="24"/>
          <w:lang w:val="en-US"/>
        </w:rPr>
        <w:t>F</w:t>
      </w:r>
      <w:r w:rsidRPr="00F53962">
        <w:rPr>
          <w:sz w:val="24"/>
          <w:szCs w:val="24"/>
          <w:lang w:val="en-US"/>
        </w:rPr>
        <w:t xml:space="preserve">) Junction sequence motif plots illustrating the consensus amino-acid sequences and properties of CDR3 junction sequences of the most common length in each antigen-specificity group (Set 5 TCRs). </w:t>
      </w:r>
    </w:p>
    <w:p w14:paraId="6AF520B0" w14:textId="2F1D80A9" w:rsidR="00FE51FC" w:rsidRPr="00F53962" w:rsidRDefault="00FE51FC" w:rsidP="00FE51FC">
      <w:pPr>
        <w:spacing w:after="120" w:line="360" w:lineRule="auto"/>
        <w:rPr>
          <w:sz w:val="24"/>
          <w:szCs w:val="24"/>
          <w:lang w:val="en-US"/>
        </w:rPr>
      </w:pPr>
      <w:r w:rsidRPr="00F53962">
        <w:rPr>
          <w:b/>
          <w:bCs/>
          <w:sz w:val="24"/>
          <w:szCs w:val="24"/>
          <w:lang w:val="en-US"/>
        </w:rPr>
        <w:t xml:space="preserve">Figure 4. </w:t>
      </w:r>
      <w:r w:rsidRPr="00F53962">
        <w:rPr>
          <w:b/>
          <w:bCs/>
          <w:color w:val="212121"/>
          <w:sz w:val="24"/>
          <w:szCs w:val="24"/>
          <w:lang w:val="en-US"/>
        </w:rPr>
        <w:t xml:space="preserve">T cell subsets expressing TCR </w:t>
      </w:r>
      <w:proofErr w:type="spellStart"/>
      <w:r w:rsidRPr="00F53962">
        <w:rPr>
          <w:b/>
          <w:bCs/>
          <w:color w:val="212121"/>
          <w:sz w:val="24"/>
          <w:szCs w:val="24"/>
          <w:lang w:val="en-US"/>
        </w:rPr>
        <w:t>metaclones</w:t>
      </w:r>
      <w:proofErr w:type="spellEnd"/>
      <w:r w:rsidRPr="00F53962">
        <w:rPr>
          <w:b/>
          <w:bCs/>
          <w:color w:val="212121"/>
          <w:sz w:val="24"/>
          <w:szCs w:val="24"/>
          <w:lang w:val="en-US"/>
        </w:rPr>
        <w:t xml:space="preserve"> in COVID-19.</w:t>
      </w:r>
      <w:r w:rsidRPr="00F53962">
        <w:rPr>
          <w:b/>
          <w:bCs/>
          <w:sz w:val="24"/>
          <w:szCs w:val="24"/>
          <w:lang w:val="en-US"/>
        </w:rPr>
        <w:t xml:space="preserve"> </w:t>
      </w:r>
      <w:r w:rsidRPr="00F53962">
        <w:rPr>
          <w:sz w:val="24"/>
          <w:szCs w:val="24"/>
          <w:lang w:val="en-US"/>
        </w:rPr>
        <w:t xml:space="preserve">Graphs shown were made using Set 2 TCRs. </w:t>
      </w:r>
      <w:r w:rsidRPr="00F53962">
        <w:rPr>
          <w:b/>
          <w:bCs/>
          <w:sz w:val="24"/>
          <w:szCs w:val="24"/>
          <w:lang w:val="en-US"/>
        </w:rPr>
        <w:t>A</w:t>
      </w:r>
      <w:r w:rsidRPr="00F53962">
        <w:rPr>
          <w:sz w:val="24"/>
          <w:szCs w:val="24"/>
          <w:lang w:val="en-US"/>
        </w:rPr>
        <w:t xml:space="preserve">) Schematic of analysis to identify T cell subsets expressing TCR </w:t>
      </w:r>
      <w:proofErr w:type="spellStart"/>
      <w:r w:rsidRPr="00F53962">
        <w:rPr>
          <w:sz w:val="24"/>
          <w:szCs w:val="24"/>
          <w:lang w:val="en-US"/>
        </w:rPr>
        <w:t>metaclones</w:t>
      </w:r>
      <w:proofErr w:type="spellEnd"/>
      <w:r w:rsidRPr="00F53962">
        <w:rPr>
          <w:sz w:val="24"/>
          <w:szCs w:val="24"/>
          <w:lang w:val="en-US"/>
        </w:rPr>
        <w:t xml:space="preserve">. </w:t>
      </w:r>
      <w:r w:rsidRPr="00F53962">
        <w:rPr>
          <w:b/>
          <w:bCs/>
          <w:sz w:val="24"/>
          <w:szCs w:val="24"/>
          <w:lang w:val="en-US"/>
        </w:rPr>
        <w:t>B</w:t>
      </w:r>
      <w:r w:rsidRPr="00F53962">
        <w:rPr>
          <w:sz w:val="24"/>
          <w:szCs w:val="24"/>
          <w:lang w:val="en-US"/>
        </w:rPr>
        <w:t>) Cell type clustering colored by the cell type annotations described previously</w:t>
      </w:r>
      <w:r w:rsidRPr="00F53962">
        <w:rPr>
          <w:sz w:val="24"/>
          <w:szCs w:val="24"/>
        </w:rPr>
        <w:fldChar w:fldCharType="begin"/>
      </w:r>
      <w:r w:rsidRPr="00F53962">
        <w:rPr>
          <w:sz w:val="24"/>
          <w:szCs w:val="24"/>
        </w:rPr>
        <w:instrText xml:space="preserve"> ADDIN ZOTERO_ITEM CSL_CITATION {"citationID":"a1npdnfr54m","properties":{"formattedCitation":"\\super 28\\nosupersub{}","plainCitation":"28","noteIndex":0},"citationItems":[{"id":"FhMkDa3B/e5dlE07J","uris":["http://zotero.org/users/17043568/items/NLFLGQXU"],"itemData":{"id":"ytGgzPVN/9cXvPoqK","type":"article-journal","abstract":"CD4+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sz w:val="24"/>
          <w:szCs w:val="24"/>
        </w:rPr>
        <w:fldChar w:fldCharType="separate"/>
      </w:r>
      <w:r w:rsidRPr="00F53962">
        <w:rPr>
          <w:rFonts w:eastAsiaTheme="minorHAnsi"/>
          <w:sz w:val="24"/>
          <w:szCs w:val="24"/>
          <w:vertAlign w:val="superscript"/>
          <w:lang w:val="en-US"/>
          <w14:ligatures w14:val="standardContextual"/>
        </w:rPr>
        <w:t>28</w:t>
      </w:r>
      <w:r w:rsidRPr="00F53962">
        <w:rPr>
          <w:sz w:val="24"/>
          <w:szCs w:val="24"/>
        </w:rPr>
        <w:fldChar w:fldCharType="end"/>
      </w:r>
      <w:r w:rsidRPr="00F53962">
        <w:rPr>
          <w:sz w:val="24"/>
          <w:szCs w:val="24"/>
          <w:lang w:val="en-US"/>
        </w:rPr>
        <w:t xml:space="preserve">. </w:t>
      </w:r>
      <w:r w:rsidRPr="00F53962">
        <w:rPr>
          <w:b/>
          <w:bCs/>
          <w:sz w:val="24"/>
          <w:szCs w:val="24"/>
          <w:lang w:val="en-US"/>
        </w:rPr>
        <w:t>C</w:t>
      </w:r>
      <w:r w:rsidRPr="00F53962">
        <w:rPr>
          <w:sz w:val="24"/>
          <w:szCs w:val="24"/>
          <w:lang w:val="en-US"/>
        </w:rPr>
        <w:t xml:space="preserve">) Feature plots showing the expression of selected marker genes. </w:t>
      </w:r>
      <w:r w:rsidRPr="00F53962">
        <w:rPr>
          <w:b/>
          <w:bCs/>
          <w:sz w:val="24"/>
          <w:szCs w:val="24"/>
          <w:lang w:val="en-US"/>
        </w:rPr>
        <w:t>D</w:t>
      </w:r>
      <w:r w:rsidRPr="00F53962">
        <w:rPr>
          <w:sz w:val="24"/>
          <w:szCs w:val="24"/>
          <w:lang w:val="en-US"/>
        </w:rPr>
        <w:t xml:space="preserve">) UMAP plots with 500 representative cells highlighted for each antigen specificity group. The red overlay in the plots represents the outline of cluster 2 (Naïve cells). </w:t>
      </w:r>
      <w:r w:rsidRPr="00F53962">
        <w:rPr>
          <w:b/>
          <w:bCs/>
          <w:sz w:val="24"/>
          <w:szCs w:val="24"/>
          <w:lang w:val="en-US"/>
        </w:rPr>
        <w:t>D</w:t>
      </w:r>
      <w:r w:rsidRPr="00F53962">
        <w:rPr>
          <w:sz w:val="24"/>
          <w:szCs w:val="24"/>
          <w:lang w:val="en-US"/>
        </w:rPr>
        <w:t xml:space="preserve">) KDE distribution of 500 representative cells of different antigen specificity groups. </w:t>
      </w:r>
      <w:r w:rsidRPr="00F53962">
        <w:rPr>
          <w:b/>
          <w:bCs/>
          <w:sz w:val="24"/>
          <w:szCs w:val="24"/>
          <w:lang w:val="en-US"/>
        </w:rPr>
        <w:t>E</w:t>
      </w:r>
      <w:r w:rsidRPr="00F53962">
        <w:rPr>
          <w:sz w:val="24"/>
          <w:szCs w:val="24"/>
          <w:lang w:val="en-US"/>
        </w:rPr>
        <w:t xml:space="preserve">) Percentage of cells of spike antigen specificity groups across different T-cell clusters. Asterisks, </w:t>
      </w:r>
      <w:proofErr w:type="spellStart"/>
      <w:r w:rsidRPr="00F53962">
        <w:rPr>
          <w:sz w:val="24"/>
          <w:szCs w:val="24"/>
          <w:lang w:val="en-US"/>
        </w:rPr>
        <w:t>pAdj</w:t>
      </w:r>
      <w:proofErr w:type="spellEnd"/>
      <w:r w:rsidRPr="00F53962">
        <w:rPr>
          <w:sz w:val="24"/>
          <w:szCs w:val="24"/>
          <w:lang w:val="en-US"/>
        </w:rPr>
        <w:t xml:space="preserve"> (Pearson chi-square): ***, &lt; 1E-03; *, &lt;0.05.</w:t>
      </w:r>
    </w:p>
    <w:p w14:paraId="58F3E3BE" w14:textId="77777777" w:rsidR="00FE51FC" w:rsidRPr="00F53962" w:rsidRDefault="00FE51FC" w:rsidP="00FE51FC">
      <w:pPr>
        <w:spacing w:after="120" w:line="360" w:lineRule="auto"/>
        <w:rPr>
          <w:sz w:val="24"/>
          <w:szCs w:val="24"/>
        </w:rPr>
      </w:pPr>
      <w:r w:rsidRPr="00F53962">
        <w:rPr>
          <w:b/>
          <w:bCs/>
          <w:sz w:val="24"/>
          <w:szCs w:val="24"/>
        </w:rPr>
        <w:t xml:space="preserve">Figure 5. Amino acid sequences of </w:t>
      </w:r>
      <w:r w:rsidRPr="00F53962">
        <w:rPr>
          <w:b/>
          <w:bCs/>
          <w:i/>
          <w:iCs/>
          <w:sz w:val="24"/>
          <w:szCs w:val="24"/>
        </w:rPr>
        <w:t>TRA</w:t>
      </w:r>
      <w:r w:rsidRPr="00F53962">
        <w:rPr>
          <w:b/>
          <w:bCs/>
          <w:sz w:val="24"/>
          <w:szCs w:val="24"/>
        </w:rPr>
        <w:t xml:space="preserve"> junctions determine T-cell activation state.</w:t>
      </w:r>
      <w:r w:rsidRPr="00F53962">
        <w:rPr>
          <w:sz w:val="24"/>
          <w:szCs w:val="24"/>
        </w:rPr>
        <w:t xml:space="preserve"> Graphs shown were made using Set 2 TCRs. </w:t>
      </w:r>
      <w:r w:rsidRPr="00F53962">
        <w:rPr>
          <w:b/>
          <w:bCs/>
          <w:sz w:val="24"/>
          <w:szCs w:val="24"/>
        </w:rPr>
        <w:t>A</w:t>
      </w:r>
      <w:r w:rsidRPr="00F53962">
        <w:rPr>
          <w:sz w:val="24"/>
          <w:szCs w:val="24"/>
        </w:rPr>
        <w:t xml:space="preserve">) </w:t>
      </w:r>
      <w:r w:rsidRPr="00F53962">
        <w:rPr>
          <w:sz w:val="24"/>
          <w:szCs w:val="24"/>
          <w:lang w:val="en-US"/>
        </w:rPr>
        <w:t xml:space="preserve">Schematic of analysis to examine effect of motif mismatches on T cell activation/differentiation. T cell subsets expressing TCR </w:t>
      </w:r>
      <w:proofErr w:type="spellStart"/>
      <w:r w:rsidRPr="00F53962">
        <w:rPr>
          <w:sz w:val="24"/>
          <w:szCs w:val="24"/>
          <w:lang w:val="en-US"/>
        </w:rPr>
        <w:t>metaclones</w:t>
      </w:r>
      <w:proofErr w:type="spellEnd"/>
      <w:r w:rsidRPr="00F53962">
        <w:rPr>
          <w:sz w:val="24"/>
          <w:szCs w:val="24"/>
          <w:lang w:val="en-US"/>
        </w:rPr>
        <w:t xml:space="preserve">. </w:t>
      </w:r>
      <w:r w:rsidRPr="00F53962">
        <w:rPr>
          <w:b/>
          <w:bCs/>
          <w:sz w:val="24"/>
          <w:szCs w:val="24"/>
        </w:rPr>
        <w:t>B)</w:t>
      </w:r>
      <w:r w:rsidRPr="00F53962">
        <w:rPr>
          <w:sz w:val="24"/>
          <w:szCs w:val="24"/>
        </w:rPr>
        <w:t xml:space="preserve"> Mean expression of activation/Naïve markers across </w:t>
      </w:r>
      <w:r w:rsidRPr="00F53962">
        <w:rPr>
          <w:i/>
          <w:sz w:val="24"/>
          <w:szCs w:val="24"/>
        </w:rPr>
        <w:t>TRA</w:t>
      </w:r>
      <w:r w:rsidRPr="00F53962">
        <w:rPr>
          <w:sz w:val="24"/>
          <w:szCs w:val="24"/>
        </w:rPr>
        <w:t xml:space="preserve">-junction mismatch categories </w:t>
      </w:r>
      <w:r w:rsidRPr="00F53962">
        <w:rPr>
          <w:b/>
          <w:bCs/>
          <w:sz w:val="24"/>
          <w:szCs w:val="24"/>
        </w:rPr>
        <w:t xml:space="preserve">C) </w:t>
      </w:r>
      <w:r w:rsidRPr="00F53962">
        <w:rPr>
          <w:sz w:val="24"/>
          <w:szCs w:val="24"/>
        </w:rPr>
        <w:t xml:space="preserve">2D KDE plots showing the distribution of 500-cell subsets along </w:t>
      </w:r>
      <w:proofErr w:type="spellStart"/>
      <w:r w:rsidRPr="00F53962">
        <w:rPr>
          <w:sz w:val="24"/>
          <w:szCs w:val="24"/>
        </w:rPr>
        <w:t>pseudotime</w:t>
      </w:r>
      <w:proofErr w:type="spellEnd"/>
      <w:r w:rsidRPr="00F53962">
        <w:rPr>
          <w:sz w:val="24"/>
          <w:szCs w:val="24"/>
        </w:rPr>
        <w:t xml:space="preserve"> for each mismatch category. </w:t>
      </w:r>
      <w:r w:rsidRPr="00F53962">
        <w:rPr>
          <w:b/>
          <w:bCs/>
          <w:sz w:val="24"/>
          <w:szCs w:val="24"/>
        </w:rPr>
        <w:t>D)</w:t>
      </w:r>
      <w:r w:rsidRPr="00F53962">
        <w:rPr>
          <w:sz w:val="24"/>
          <w:szCs w:val="24"/>
        </w:rPr>
        <w:t xml:space="preserve"> UMAP colored by </w:t>
      </w:r>
      <w:proofErr w:type="spellStart"/>
      <w:r w:rsidRPr="00F53962">
        <w:rPr>
          <w:sz w:val="24"/>
          <w:szCs w:val="24"/>
        </w:rPr>
        <w:t>pseudotime</w:t>
      </w:r>
      <w:proofErr w:type="spellEnd"/>
      <w:r w:rsidRPr="00F53962">
        <w:rPr>
          <w:sz w:val="24"/>
          <w:szCs w:val="24"/>
        </w:rPr>
        <w:t xml:space="preserve"> (Naïve cells set as the root). </w:t>
      </w:r>
      <w:r w:rsidRPr="00F53962">
        <w:rPr>
          <w:b/>
          <w:bCs/>
          <w:sz w:val="24"/>
          <w:szCs w:val="24"/>
        </w:rPr>
        <w:t>E</w:t>
      </w:r>
      <w:r w:rsidRPr="00F53962">
        <w:rPr>
          <w:sz w:val="24"/>
          <w:szCs w:val="24"/>
        </w:rPr>
        <w:t xml:space="preserve">) Gene-expression trajectories vs. </w:t>
      </w:r>
      <w:proofErr w:type="spellStart"/>
      <w:r w:rsidRPr="00F53962">
        <w:rPr>
          <w:sz w:val="24"/>
          <w:szCs w:val="24"/>
        </w:rPr>
        <w:t>pseudotime</w:t>
      </w:r>
      <w:proofErr w:type="spellEnd"/>
      <w:r w:rsidRPr="00F53962">
        <w:rPr>
          <w:sz w:val="24"/>
          <w:szCs w:val="24"/>
        </w:rPr>
        <w:t xml:space="preserve">; vertical red line marks the approximate peak for cells with the consensus Spike-motif </w:t>
      </w:r>
      <w:r w:rsidRPr="00F53962">
        <w:rPr>
          <w:i/>
          <w:iCs/>
          <w:sz w:val="24"/>
          <w:szCs w:val="24"/>
        </w:rPr>
        <w:t>TRA</w:t>
      </w:r>
      <w:r w:rsidRPr="00F53962">
        <w:rPr>
          <w:sz w:val="24"/>
          <w:szCs w:val="24"/>
        </w:rPr>
        <w:t xml:space="preserve"> junction. </w:t>
      </w:r>
      <w:r w:rsidRPr="00F53962">
        <w:rPr>
          <w:b/>
          <w:bCs/>
          <w:sz w:val="24"/>
          <w:szCs w:val="24"/>
        </w:rPr>
        <w:t xml:space="preserve">F) </w:t>
      </w:r>
      <w:proofErr w:type="spellStart"/>
      <w:r w:rsidRPr="00F53962">
        <w:rPr>
          <w:sz w:val="24"/>
          <w:szCs w:val="24"/>
        </w:rPr>
        <w:t>Pseudotime</w:t>
      </w:r>
      <w:proofErr w:type="spellEnd"/>
      <w:r w:rsidRPr="00F53962">
        <w:rPr>
          <w:sz w:val="24"/>
          <w:szCs w:val="24"/>
        </w:rPr>
        <w:t xml:space="preserve"> distribution of cells with consensus and mismatched Spike-motif </w:t>
      </w:r>
      <w:r w:rsidRPr="00F53962">
        <w:rPr>
          <w:i/>
          <w:iCs/>
          <w:sz w:val="24"/>
          <w:szCs w:val="24"/>
        </w:rPr>
        <w:t>TRA</w:t>
      </w:r>
      <w:r w:rsidRPr="00F53962">
        <w:rPr>
          <w:sz w:val="24"/>
          <w:szCs w:val="24"/>
        </w:rPr>
        <w:t xml:space="preserve"> junctions. Blue, consensus and mismatched Spike-motif </w:t>
      </w:r>
      <w:r w:rsidRPr="00F53962">
        <w:rPr>
          <w:i/>
          <w:iCs/>
          <w:sz w:val="24"/>
          <w:szCs w:val="24"/>
        </w:rPr>
        <w:t>TRA</w:t>
      </w:r>
      <w:r w:rsidRPr="00F53962">
        <w:rPr>
          <w:sz w:val="24"/>
          <w:szCs w:val="24"/>
        </w:rPr>
        <w:t xml:space="preserve"> junctions (n = 500 each); Gray, randomly selected cells (n = 500). Asterisks, </w:t>
      </w:r>
      <w:proofErr w:type="spellStart"/>
      <w:r w:rsidRPr="00F53962">
        <w:rPr>
          <w:sz w:val="24"/>
          <w:szCs w:val="24"/>
        </w:rPr>
        <w:t>pAdj</w:t>
      </w:r>
      <w:proofErr w:type="spellEnd"/>
      <w:r w:rsidRPr="00F53962">
        <w:rPr>
          <w:sz w:val="24"/>
          <w:szCs w:val="24"/>
        </w:rPr>
        <w:t xml:space="preserve"> (two-sided KS test): ***, &lt;1e-03; none, NS.</w:t>
      </w:r>
    </w:p>
    <w:p w14:paraId="1F74C7C4" w14:textId="77777777" w:rsidR="00FE51FC" w:rsidRPr="00F53962" w:rsidRDefault="00FE51FC" w:rsidP="00FE51FC">
      <w:pPr>
        <w:spacing w:after="120" w:line="360" w:lineRule="auto"/>
        <w:rPr>
          <w:b/>
          <w:bCs/>
          <w:sz w:val="24"/>
          <w:szCs w:val="24"/>
        </w:rPr>
      </w:pPr>
      <w:r w:rsidRPr="00F53962">
        <w:rPr>
          <w:rStyle w:val="Strong"/>
          <w:sz w:val="24"/>
          <w:szCs w:val="24"/>
        </w:rPr>
        <w:lastRenderedPageBreak/>
        <w:t>Supplemental Figure legends</w:t>
      </w:r>
    </w:p>
    <w:p w14:paraId="5E207894" w14:textId="77777777" w:rsidR="00FE51FC" w:rsidRPr="00F53962" w:rsidRDefault="00FE51FC" w:rsidP="00FE51FC">
      <w:pPr>
        <w:spacing w:after="120" w:line="360" w:lineRule="auto"/>
        <w:rPr>
          <w:b/>
          <w:bCs/>
          <w:sz w:val="24"/>
          <w:szCs w:val="24"/>
        </w:rPr>
      </w:pPr>
      <w:r w:rsidRPr="00F53962">
        <w:rPr>
          <w:rStyle w:val="Strong"/>
          <w:sz w:val="24"/>
          <w:szCs w:val="24"/>
        </w:rPr>
        <w:t>Fig. S1. Community structures of antigen-specific TCRs (</w:t>
      </w:r>
      <w:proofErr w:type="spellStart"/>
      <w:r w:rsidRPr="00F53962">
        <w:rPr>
          <w:rStyle w:val="Strong"/>
          <w:sz w:val="24"/>
          <w:szCs w:val="24"/>
        </w:rPr>
        <w:t>VDJdb</w:t>
      </w:r>
      <w:proofErr w:type="spellEnd"/>
      <w:r w:rsidRPr="00F53962">
        <w:rPr>
          <w:rStyle w:val="Strong"/>
          <w:sz w:val="24"/>
          <w:szCs w:val="24"/>
        </w:rPr>
        <w:t>).</w:t>
      </w:r>
      <w:r w:rsidRPr="00F53962">
        <w:rPr>
          <w:sz w:val="24"/>
          <w:szCs w:val="24"/>
        </w:rPr>
        <w:t xml:space="preserve"> </w:t>
      </w:r>
      <w:proofErr w:type="spellStart"/>
      <w:r w:rsidRPr="00F53962">
        <w:rPr>
          <w:i/>
          <w:iCs/>
          <w:sz w:val="24"/>
          <w:szCs w:val="24"/>
        </w:rPr>
        <w:t>TCRgraph</w:t>
      </w:r>
      <w:proofErr w:type="spellEnd"/>
      <w:r w:rsidRPr="00F53962">
        <w:rPr>
          <w:sz w:val="24"/>
          <w:szCs w:val="24"/>
        </w:rPr>
        <w:t xml:space="preserve"> layouts for 350 TCRs each with indicated specificities (Set 1). Dotted arrows, </w:t>
      </w:r>
      <w:proofErr w:type="spellStart"/>
      <w:r w:rsidRPr="00F53962">
        <w:rPr>
          <w:sz w:val="24"/>
          <w:szCs w:val="24"/>
        </w:rPr>
        <w:t>alphaCentric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solid arrows,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dotted ovals highlight cases where both </w:t>
      </w:r>
      <w:r w:rsidRPr="00F53962">
        <w:rPr>
          <w:i/>
          <w:iCs/>
          <w:sz w:val="24"/>
          <w:szCs w:val="24"/>
        </w:rPr>
        <w:t>TRA</w:t>
      </w:r>
      <w:r w:rsidRPr="00F53962">
        <w:rPr>
          <w:sz w:val="24"/>
          <w:szCs w:val="24"/>
        </w:rPr>
        <w:t xml:space="preserve"> and </w:t>
      </w:r>
      <w:r w:rsidRPr="00F53962">
        <w:rPr>
          <w:i/>
          <w:iCs/>
          <w:sz w:val="24"/>
          <w:szCs w:val="24"/>
        </w:rPr>
        <w:t>TRB</w:t>
      </w:r>
      <w:r w:rsidRPr="00F53962">
        <w:rPr>
          <w:sz w:val="24"/>
          <w:szCs w:val="24"/>
        </w:rPr>
        <w:t xml:space="preserve"> chains form </w:t>
      </w:r>
      <w:proofErr w:type="spellStart"/>
      <w:r w:rsidRPr="00F53962">
        <w:rPr>
          <w:sz w:val="24"/>
          <w:szCs w:val="24"/>
        </w:rPr>
        <w:t>metaclones</w:t>
      </w:r>
      <w:proofErr w:type="spellEnd"/>
      <w:r w:rsidRPr="00F53962">
        <w:rPr>
          <w:sz w:val="24"/>
          <w:szCs w:val="24"/>
        </w:rPr>
        <w:t>.</w:t>
      </w:r>
    </w:p>
    <w:p w14:paraId="1EBE9F75" w14:textId="77777777" w:rsidR="00FE51FC" w:rsidRPr="00F53962" w:rsidRDefault="00FE51FC" w:rsidP="00FE51FC">
      <w:pPr>
        <w:spacing w:after="120" w:line="360" w:lineRule="auto"/>
        <w:rPr>
          <w:sz w:val="24"/>
          <w:szCs w:val="24"/>
        </w:rPr>
      </w:pPr>
      <w:r w:rsidRPr="00F53962">
        <w:rPr>
          <w:rStyle w:val="Strong"/>
          <w:sz w:val="24"/>
          <w:szCs w:val="24"/>
        </w:rPr>
        <w:t xml:space="preserve">Fig. S2. </w:t>
      </w:r>
      <w:proofErr w:type="spellStart"/>
      <w:r w:rsidRPr="00F53962">
        <w:rPr>
          <w:rStyle w:val="Strong"/>
          <w:sz w:val="24"/>
          <w:szCs w:val="24"/>
        </w:rPr>
        <w:t>Metaclone</w:t>
      </w:r>
      <w:proofErr w:type="spellEnd"/>
      <w:r w:rsidRPr="00F53962">
        <w:rPr>
          <w:rStyle w:val="Strong"/>
          <w:sz w:val="24"/>
          <w:szCs w:val="24"/>
        </w:rPr>
        <w:t xml:space="preserve"> frequencies by T-cell subset.</w:t>
      </w:r>
      <w:r w:rsidRPr="00F53962">
        <w:rPr>
          <w:sz w:val="24"/>
          <w:szCs w:val="24"/>
        </w:rPr>
        <w:t xml:space="preserve"> Fraction of </w:t>
      </w:r>
      <w:proofErr w:type="spellStart"/>
      <w:r w:rsidRPr="00F53962">
        <w:rPr>
          <w:sz w:val="24"/>
          <w:szCs w:val="24"/>
        </w:rPr>
        <w:t>alphaCentric</w:t>
      </w:r>
      <w:proofErr w:type="spellEnd"/>
      <w:r w:rsidRPr="00F53962">
        <w:rPr>
          <w:sz w:val="24"/>
          <w:szCs w:val="24"/>
        </w:rPr>
        <w:t xml:space="preserve"> and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among CD4 and CD8 TCRs from HC (Set 3). Asterisks, </w:t>
      </w:r>
      <w:proofErr w:type="spellStart"/>
      <w:r w:rsidRPr="00F53962">
        <w:rPr>
          <w:sz w:val="24"/>
          <w:szCs w:val="24"/>
        </w:rPr>
        <w:t>pAdj</w:t>
      </w:r>
      <w:proofErr w:type="spellEnd"/>
      <w:r w:rsidRPr="00F53962">
        <w:rPr>
          <w:sz w:val="24"/>
          <w:szCs w:val="24"/>
        </w:rPr>
        <w:t xml:space="preserve"> (Wilcoxon test). ****, &lt;1e-4; *, &lt;5e-2.</w:t>
      </w:r>
    </w:p>
    <w:p w14:paraId="11F80F3E" w14:textId="67C1AEAD" w:rsidR="00FE51FC" w:rsidRPr="00F53962" w:rsidRDefault="00FE51FC" w:rsidP="00FE51FC">
      <w:pPr>
        <w:spacing w:after="120" w:line="360" w:lineRule="auto"/>
        <w:rPr>
          <w:sz w:val="24"/>
          <w:szCs w:val="24"/>
        </w:rPr>
      </w:pPr>
      <w:r w:rsidRPr="00F53962">
        <w:rPr>
          <w:rStyle w:val="Strong"/>
          <w:sz w:val="24"/>
          <w:szCs w:val="24"/>
        </w:rPr>
        <w:t xml:space="preserve">Fig. S3. MHC restriction of chain-centric </w:t>
      </w:r>
      <w:proofErr w:type="spellStart"/>
      <w:r w:rsidRPr="00F53962">
        <w:rPr>
          <w:rStyle w:val="Strong"/>
          <w:sz w:val="24"/>
          <w:szCs w:val="24"/>
        </w:rPr>
        <w:t>metaclones</w:t>
      </w:r>
      <w:proofErr w:type="spellEnd"/>
      <w:r w:rsidRPr="00F53962">
        <w:rPr>
          <w:rStyle w:val="Strong"/>
          <w:sz w:val="24"/>
          <w:szCs w:val="24"/>
        </w:rPr>
        <w:t>.</w:t>
      </w:r>
      <w:r w:rsidRPr="00F53962">
        <w:rPr>
          <w:sz w:val="24"/>
          <w:szCs w:val="24"/>
        </w:rPr>
        <w:t xml:space="preserve"> </w:t>
      </w:r>
      <w:r w:rsidRPr="00F53962">
        <w:rPr>
          <w:b/>
          <w:bCs/>
          <w:sz w:val="24"/>
          <w:szCs w:val="24"/>
        </w:rPr>
        <w:t>A</w:t>
      </w:r>
      <w:r w:rsidRPr="00F53962">
        <w:rPr>
          <w:sz w:val="24"/>
          <w:szCs w:val="24"/>
        </w:rPr>
        <w:t xml:space="preserve">) MHCI vs MHCII restriction in chain-centric </w:t>
      </w:r>
      <w:proofErr w:type="spellStart"/>
      <w:r w:rsidRPr="00F53962">
        <w:rPr>
          <w:sz w:val="24"/>
          <w:szCs w:val="24"/>
        </w:rPr>
        <w:t>metaclones</w:t>
      </w:r>
      <w:proofErr w:type="spellEnd"/>
      <w:r w:rsidRPr="00F53962">
        <w:rPr>
          <w:sz w:val="24"/>
          <w:szCs w:val="24"/>
        </w:rPr>
        <w:t xml:space="preserve"> from</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(Set 1) downsampled to the smallest group (n = 3,235 TCRs/group). Before </w:t>
      </w:r>
      <w:proofErr w:type="spellStart"/>
      <w:r w:rsidRPr="00F53962">
        <w:rPr>
          <w:sz w:val="24"/>
          <w:szCs w:val="24"/>
        </w:rPr>
        <w:t>downsampling</w:t>
      </w:r>
      <w:proofErr w:type="spellEnd"/>
      <w:r w:rsidRPr="00F53962">
        <w:rPr>
          <w:sz w:val="24"/>
          <w:szCs w:val="24"/>
        </w:rPr>
        <w:t xml:space="preserve">, there were 6,325 </w:t>
      </w:r>
      <w:proofErr w:type="spellStart"/>
      <w:r w:rsidRPr="00F53962">
        <w:rPr>
          <w:sz w:val="24"/>
          <w:szCs w:val="24"/>
        </w:rPr>
        <w:t>alphaCentric</w:t>
      </w:r>
      <w:proofErr w:type="spellEnd"/>
      <w:r w:rsidRPr="00F53962">
        <w:rPr>
          <w:sz w:val="24"/>
          <w:szCs w:val="24"/>
        </w:rPr>
        <w:t xml:space="preserve">, 3,235 </w:t>
      </w:r>
      <w:proofErr w:type="spellStart"/>
      <w:r w:rsidRPr="00F53962">
        <w:rPr>
          <w:sz w:val="24"/>
          <w:szCs w:val="24"/>
        </w:rPr>
        <w:t>betaCentric</w:t>
      </w:r>
      <w:proofErr w:type="spellEnd"/>
      <w:r w:rsidRPr="00F53962">
        <w:rPr>
          <w:sz w:val="24"/>
          <w:szCs w:val="24"/>
        </w:rPr>
        <w:t xml:space="preserve">, 6,266 </w:t>
      </w:r>
      <w:proofErr w:type="spellStart"/>
      <w:r w:rsidRPr="00F53962">
        <w:rPr>
          <w:sz w:val="24"/>
          <w:szCs w:val="24"/>
        </w:rPr>
        <w:t>bothCentric</w:t>
      </w:r>
      <w:proofErr w:type="spellEnd"/>
      <w:r w:rsidRPr="00F53962">
        <w:rPr>
          <w:sz w:val="24"/>
          <w:szCs w:val="24"/>
        </w:rPr>
        <w:t xml:space="preserve"> TCRs and 19,291 </w:t>
      </w:r>
      <w:proofErr w:type="spellStart"/>
      <w:r w:rsidRPr="00F53962">
        <w:rPr>
          <w:sz w:val="24"/>
          <w:szCs w:val="24"/>
        </w:rPr>
        <w:t>neitherCentric</w:t>
      </w:r>
      <w:proofErr w:type="spellEnd"/>
      <w:r w:rsidRPr="00F53962">
        <w:rPr>
          <w:sz w:val="24"/>
          <w:szCs w:val="24"/>
        </w:rPr>
        <w:t xml:space="preserve"> TCRs (neither chain comprises </w:t>
      </w:r>
      <w:proofErr w:type="spellStart"/>
      <w:r w:rsidRPr="00F53962">
        <w:rPr>
          <w:sz w:val="24"/>
          <w:szCs w:val="24"/>
        </w:rPr>
        <w:t>metaclones</w:t>
      </w:r>
      <w:proofErr w:type="spellEnd"/>
      <w:r w:rsidRPr="00F53962">
        <w:rPr>
          <w:sz w:val="24"/>
          <w:szCs w:val="24"/>
        </w:rPr>
        <w:t xml:space="preserve">). Green, MHCI; orange, MHCII. Numbers, percentages. Green, up in </w:t>
      </w:r>
      <w:proofErr w:type="spellStart"/>
      <w:r w:rsidRPr="00F53962">
        <w:rPr>
          <w:sz w:val="24"/>
          <w:szCs w:val="24"/>
        </w:rPr>
        <w:t>alphaCentric</w:t>
      </w:r>
      <w:proofErr w:type="spellEnd"/>
      <w:r w:rsidRPr="00F53962">
        <w:rPr>
          <w:sz w:val="24"/>
          <w:szCs w:val="24"/>
        </w:rPr>
        <w:t xml:space="preserve">; orange, up in </w:t>
      </w:r>
      <w:proofErr w:type="spellStart"/>
      <w:r w:rsidRPr="00F53962">
        <w:rPr>
          <w:sz w:val="24"/>
          <w:szCs w:val="24"/>
        </w:rPr>
        <w:t>betaCentric</w:t>
      </w:r>
      <w:proofErr w:type="spellEnd"/>
      <w:r w:rsidRPr="00F53962">
        <w:rPr>
          <w:sz w:val="24"/>
          <w:szCs w:val="24"/>
        </w:rPr>
        <w:t xml:space="preserve">; gray, not significant (NS); only five NS alleles were retained to improve visibility. </w:t>
      </w:r>
      <w:r w:rsidRPr="00F53962">
        <w:rPr>
          <w:b/>
          <w:bCs/>
          <w:sz w:val="24"/>
          <w:szCs w:val="24"/>
        </w:rPr>
        <w:t>B</w:t>
      </w:r>
      <w:r w:rsidRPr="00F53962">
        <w:rPr>
          <w:sz w:val="24"/>
          <w:szCs w:val="24"/>
        </w:rPr>
        <w:t xml:space="preserve">) MHCI and </w:t>
      </w:r>
      <w:r w:rsidRPr="00F53962">
        <w:rPr>
          <w:b/>
          <w:bCs/>
          <w:sz w:val="24"/>
          <w:szCs w:val="24"/>
        </w:rPr>
        <w:t>C</w:t>
      </w:r>
      <w:r w:rsidRPr="00F53962">
        <w:rPr>
          <w:sz w:val="24"/>
          <w:szCs w:val="24"/>
        </w:rPr>
        <w:t xml:space="preserve">) MHCII allele enrichment comparing </w:t>
      </w:r>
      <w:proofErr w:type="spellStart"/>
      <w:r w:rsidRPr="00F53962">
        <w:rPr>
          <w:sz w:val="24"/>
          <w:szCs w:val="24"/>
        </w:rPr>
        <w:t>alphaCentric</w:t>
      </w:r>
      <w:proofErr w:type="spellEnd"/>
      <w:r w:rsidRPr="00F53962">
        <w:rPr>
          <w:sz w:val="24"/>
          <w:szCs w:val="24"/>
        </w:rPr>
        <w:t xml:space="preserve"> versus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alleles shown occur in ≥10 </w:t>
      </w:r>
      <w:proofErr w:type="spellStart"/>
      <w:r w:rsidRPr="00F53962">
        <w:rPr>
          <w:sz w:val="24"/>
          <w:szCs w:val="24"/>
        </w:rPr>
        <w:t>metaclones</w:t>
      </w:r>
      <w:proofErr w:type="spellEnd"/>
      <w:r w:rsidRPr="00F53962">
        <w:rPr>
          <w:sz w:val="24"/>
          <w:szCs w:val="24"/>
        </w:rPr>
        <w:t xml:space="preserve">. Green, up in </w:t>
      </w:r>
      <w:proofErr w:type="spellStart"/>
      <w:r w:rsidRPr="00F53962">
        <w:rPr>
          <w:sz w:val="24"/>
          <w:szCs w:val="24"/>
        </w:rPr>
        <w:t>alphaCentric</w:t>
      </w:r>
      <w:proofErr w:type="spellEnd"/>
      <w:r w:rsidRPr="00F53962">
        <w:rPr>
          <w:sz w:val="24"/>
          <w:szCs w:val="24"/>
        </w:rPr>
        <w:t xml:space="preserve">; orange, up in </w:t>
      </w:r>
      <w:proofErr w:type="spellStart"/>
      <w:r w:rsidRPr="00F53962">
        <w:rPr>
          <w:sz w:val="24"/>
          <w:szCs w:val="24"/>
        </w:rPr>
        <w:t>betaCentric</w:t>
      </w:r>
      <w:proofErr w:type="spellEnd"/>
      <w:r w:rsidRPr="00F53962">
        <w:rPr>
          <w:sz w:val="24"/>
          <w:szCs w:val="24"/>
        </w:rPr>
        <w:t xml:space="preserve">; gray, not significant (NS); only five NS alleles were retained to improve visibility. Dotted line, </w:t>
      </w:r>
      <w:proofErr w:type="spellStart"/>
      <w:r w:rsidRPr="00F53962">
        <w:rPr>
          <w:sz w:val="24"/>
          <w:szCs w:val="24"/>
        </w:rPr>
        <w:t>pAdj</w:t>
      </w:r>
      <w:proofErr w:type="spellEnd"/>
      <w:r w:rsidRPr="00F53962">
        <w:rPr>
          <w:sz w:val="24"/>
          <w:szCs w:val="24"/>
        </w:rPr>
        <w:t xml:space="preserve"> (Fisher’s exact test) = 0.05. </w:t>
      </w:r>
    </w:p>
    <w:p w14:paraId="746D78CA" w14:textId="00FD740B" w:rsidR="00FE51FC" w:rsidRPr="00F53962" w:rsidRDefault="00FE51FC" w:rsidP="00FE51FC">
      <w:pPr>
        <w:spacing w:after="120" w:line="360" w:lineRule="auto"/>
        <w:rPr>
          <w:sz w:val="24"/>
          <w:szCs w:val="24"/>
        </w:rPr>
      </w:pPr>
      <w:r w:rsidRPr="00F53962">
        <w:rPr>
          <w:rStyle w:val="Strong"/>
          <w:sz w:val="24"/>
          <w:szCs w:val="24"/>
        </w:rPr>
        <w:t xml:space="preserve">Fig. S4. V/J gene-segment enrichment in chain-centric </w:t>
      </w:r>
      <w:proofErr w:type="spellStart"/>
      <w:r w:rsidRPr="00F53962">
        <w:rPr>
          <w:rStyle w:val="Strong"/>
          <w:sz w:val="24"/>
          <w:szCs w:val="24"/>
        </w:rPr>
        <w:t>metaclones</w:t>
      </w:r>
      <w:proofErr w:type="spellEnd"/>
      <w:r w:rsidRPr="00F53962">
        <w:rPr>
          <w:rStyle w:val="Strong"/>
          <w:sz w:val="24"/>
          <w:szCs w:val="24"/>
        </w:rPr>
        <w:t xml:space="preserve">. </w:t>
      </w:r>
      <w:r w:rsidRPr="00F53962">
        <w:rPr>
          <w:sz w:val="24"/>
          <w:szCs w:val="24"/>
        </w:rPr>
        <w:t xml:space="preserve">Enrichment of </w:t>
      </w:r>
      <w:r w:rsidRPr="00F53962">
        <w:rPr>
          <w:i/>
          <w:iCs/>
          <w:sz w:val="24"/>
          <w:szCs w:val="24"/>
        </w:rPr>
        <w:t>TRAV</w:t>
      </w:r>
      <w:r w:rsidRPr="00F53962">
        <w:rPr>
          <w:sz w:val="24"/>
          <w:szCs w:val="24"/>
        </w:rPr>
        <w:t xml:space="preserve"> (</w:t>
      </w:r>
      <w:r w:rsidRPr="00F53962">
        <w:rPr>
          <w:b/>
          <w:bCs/>
          <w:sz w:val="24"/>
          <w:szCs w:val="24"/>
        </w:rPr>
        <w:t>A</w:t>
      </w:r>
      <w:r w:rsidRPr="00F53962">
        <w:rPr>
          <w:sz w:val="24"/>
          <w:szCs w:val="24"/>
        </w:rPr>
        <w:t xml:space="preserve">), </w:t>
      </w:r>
      <w:r w:rsidRPr="00F53962">
        <w:rPr>
          <w:i/>
          <w:iCs/>
          <w:sz w:val="24"/>
          <w:szCs w:val="24"/>
        </w:rPr>
        <w:t>TRAJ</w:t>
      </w:r>
      <w:r w:rsidRPr="00F53962">
        <w:rPr>
          <w:sz w:val="24"/>
          <w:szCs w:val="24"/>
        </w:rPr>
        <w:t xml:space="preserve"> (</w:t>
      </w:r>
      <w:r w:rsidRPr="00F53962">
        <w:rPr>
          <w:b/>
          <w:bCs/>
          <w:sz w:val="24"/>
          <w:szCs w:val="24"/>
        </w:rPr>
        <w:t>B</w:t>
      </w:r>
      <w:r w:rsidRPr="00F53962">
        <w:rPr>
          <w:sz w:val="24"/>
          <w:szCs w:val="24"/>
        </w:rPr>
        <w:t xml:space="preserve">), </w:t>
      </w:r>
      <w:r w:rsidRPr="00F53962">
        <w:rPr>
          <w:i/>
          <w:iCs/>
          <w:sz w:val="24"/>
          <w:szCs w:val="24"/>
        </w:rPr>
        <w:t>TRBV</w:t>
      </w:r>
      <w:r w:rsidRPr="00F53962">
        <w:rPr>
          <w:sz w:val="24"/>
          <w:szCs w:val="24"/>
        </w:rPr>
        <w:t xml:space="preserve"> (</w:t>
      </w:r>
      <w:r w:rsidRPr="00F53962">
        <w:rPr>
          <w:b/>
          <w:bCs/>
          <w:sz w:val="24"/>
          <w:szCs w:val="24"/>
        </w:rPr>
        <w:t>C</w:t>
      </w:r>
      <w:r w:rsidRPr="00F53962">
        <w:rPr>
          <w:sz w:val="24"/>
          <w:szCs w:val="24"/>
        </w:rPr>
        <w:t xml:space="preserve">), </w:t>
      </w:r>
      <w:r w:rsidRPr="00F53962">
        <w:rPr>
          <w:i/>
          <w:iCs/>
          <w:sz w:val="24"/>
          <w:szCs w:val="24"/>
        </w:rPr>
        <w:t>TRBJ</w:t>
      </w:r>
      <w:r w:rsidRPr="00F53962">
        <w:rPr>
          <w:sz w:val="24"/>
          <w:szCs w:val="24"/>
        </w:rPr>
        <w:t xml:space="preserve"> (</w:t>
      </w:r>
      <w:r w:rsidRPr="00F53962">
        <w:rPr>
          <w:b/>
          <w:bCs/>
          <w:sz w:val="24"/>
          <w:szCs w:val="24"/>
        </w:rPr>
        <w:t>D</w:t>
      </w:r>
      <w:r w:rsidRPr="00F53962">
        <w:rPr>
          <w:sz w:val="24"/>
          <w:szCs w:val="24"/>
        </w:rPr>
        <w:t xml:space="preserve">) gene segments in </w:t>
      </w:r>
      <w:proofErr w:type="spellStart"/>
      <w:r w:rsidRPr="00F53962">
        <w:rPr>
          <w:sz w:val="24"/>
          <w:szCs w:val="24"/>
        </w:rPr>
        <w:t>alphaCentric</w:t>
      </w:r>
      <w:proofErr w:type="spellEnd"/>
      <w:r w:rsidRPr="00F53962">
        <w:rPr>
          <w:sz w:val="24"/>
          <w:szCs w:val="24"/>
        </w:rPr>
        <w:t xml:space="preserve"> versus </w:t>
      </w:r>
      <w:proofErr w:type="spellStart"/>
      <w:r w:rsidRPr="00F53962">
        <w:rPr>
          <w:sz w:val="24"/>
          <w:szCs w:val="24"/>
        </w:rPr>
        <w:t>betaCentric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in</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(Set 1). Green, up in </w:t>
      </w:r>
      <w:proofErr w:type="spellStart"/>
      <w:r w:rsidRPr="00F53962">
        <w:rPr>
          <w:sz w:val="24"/>
          <w:szCs w:val="24"/>
        </w:rPr>
        <w:t>alphaCentric</w:t>
      </w:r>
      <w:proofErr w:type="spellEnd"/>
      <w:r w:rsidRPr="00F53962">
        <w:rPr>
          <w:sz w:val="24"/>
          <w:szCs w:val="24"/>
        </w:rPr>
        <w:t xml:space="preserve">; orange, up in </w:t>
      </w:r>
      <w:proofErr w:type="spellStart"/>
      <w:r w:rsidRPr="00F53962">
        <w:rPr>
          <w:sz w:val="24"/>
          <w:szCs w:val="24"/>
        </w:rPr>
        <w:t>betaCentric</w:t>
      </w:r>
      <w:proofErr w:type="spellEnd"/>
      <w:r w:rsidRPr="00F53962">
        <w:rPr>
          <w:sz w:val="24"/>
          <w:szCs w:val="24"/>
        </w:rPr>
        <w:t xml:space="preserve">; gray, not significant (NS); only five NS alleles were retained to improve visibility. Dotted line, </w:t>
      </w:r>
      <w:proofErr w:type="spellStart"/>
      <w:r w:rsidRPr="00F53962">
        <w:rPr>
          <w:sz w:val="24"/>
          <w:szCs w:val="24"/>
        </w:rPr>
        <w:t>pAdj</w:t>
      </w:r>
      <w:proofErr w:type="spellEnd"/>
      <w:r w:rsidRPr="00F53962">
        <w:rPr>
          <w:sz w:val="24"/>
          <w:szCs w:val="24"/>
        </w:rPr>
        <w:t xml:space="preserve"> (Fisher’s exact test) = 0.05.</w:t>
      </w:r>
    </w:p>
    <w:p w14:paraId="26BFD139" w14:textId="16597EF9" w:rsidR="00FE51FC" w:rsidRPr="00F53962" w:rsidRDefault="00FE51FC" w:rsidP="00FE51FC">
      <w:pPr>
        <w:spacing w:before="240" w:after="120" w:line="360" w:lineRule="auto"/>
        <w:rPr>
          <w:rStyle w:val="Strong"/>
          <w:rFonts w:eastAsia="Times New Roman"/>
          <w:b w:val="0"/>
          <w:bCs w:val="0"/>
          <w:color w:val="000000"/>
          <w:sz w:val="24"/>
          <w:szCs w:val="24"/>
        </w:rPr>
      </w:pPr>
      <w:r w:rsidRPr="00F53962">
        <w:rPr>
          <w:rStyle w:val="Strong"/>
          <w:sz w:val="24"/>
          <w:szCs w:val="24"/>
        </w:rPr>
        <w:t xml:space="preserve">Fig. S5. </w:t>
      </w:r>
      <w:r w:rsidRPr="00F53962">
        <w:rPr>
          <w:b/>
          <w:bCs/>
          <w:sz w:val="24"/>
          <w:szCs w:val="24"/>
        </w:rPr>
        <w:t xml:space="preserve">Junction properties of </w:t>
      </w:r>
      <w:proofErr w:type="spellStart"/>
      <w:r w:rsidRPr="00F53962">
        <w:rPr>
          <w:b/>
          <w:bCs/>
          <w:sz w:val="24"/>
          <w:szCs w:val="24"/>
        </w:rPr>
        <w:t>alphaCentric</w:t>
      </w:r>
      <w:proofErr w:type="spellEnd"/>
      <w:r w:rsidRPr="00F53962">
        <w:rPr>
          <w:b/>
          <w:bCs/>
          <w:sz w:val="24"/>
          <w:szCs w:val="24"/>
        </w:rPr>
        <w:t xml:space="preserve"> TCRs.</w:t>
      </w:r>
      <w:r w:rsidRPr="00F53962">
        <w:rPr>
          <w:sz w:val="24"/>
          <w:szCs w:val="24"/>
        </w:rPr>
        <w:t xml:space="preserve"> TCR amino acid junction lengths were determined from amino acid sequences. Mean per residue hydrophobicity and flexibility were calculated using the Eisenberg and </w:t>
      </w:r>
      <w:commentRangeStart w:id="230"/>
      <w:proofErr w:type="spellStart"/>
      <w:r w:rsidRPr="00F53962">
        <w:rPr>
          <w:sz w:val="24"/>
          <w:szCs w:val="24"/>
        </w:rPr>
        <w:t>Vihinen</w:t>
      </w:r>
      <w:proofErr w:type="spellEnd"/>
      <w:r w:rsidRPr="00F53962">
        <w:rPr>
          <w:sz w:val="24"/>
          <w:szCs w:val="24"/>
        </w:rPr>
        <w:t xml:space="preserve"> </w:t>
      </w:r>
      <w:commentRangeEnd w:id="230"/>
      <w:r w:rsidR="00712211">
        <w:rPr>
          <w:rStyle w:val="CommentReference"/>
        </w:rPr>
        <w:commentReference w:id="230"/>
      </w:r>
      <w:r w:rsidRPr="00F53962">
        <w:rPr>
          <w:sz w:val="24"/>
          <w:szCs w:val="24"/>
        </w:rPr>
        <w:t xml:space="preserve">scales, respectively, and compared. </w:t>
      </w:r>
      <w:proofErr w:type="spellStart"/>
      <w:r w:rsidRPr="00F53962">
        <w:rPr>
          <w:rStyle w:val="Strong"/>
          <w:b w:val="0"/>
          <w:bCs w:val="0"/>
          <w:sz w:val="24"/>
          <w:szCs w:val="24"/>
        </w:rPr>
        <w:t>AlphaCentric</w:t>
      </w:r>
      <w:proofErr w:type="spellEnd"/>
      <w:r w:rsidRPr="00F53962">
        <w:rPr>
          <w:rStyle w:val="Strong"/>
          <w:b w:val="0"/>
          <w:bCs w:val="0"/>
          <w:sz w:val="24"/>
          <w:szCs w:val="24"/>
        </w:rPr>
        <w:t xml:space="preserve"> and non-centric groups were size-matched by down-sampling (23,020 junctions per group). Vertical lines indicate medians. Asterisks, </w:t>
      </w:r>
      <w:proofErr w:type="spellStart"/>
      <w:r w:rsidRPr="00F53962">
        <w:rPr>
          <w:rStyle w:val="Strong"/>
          <w:b w:val="0"/>
          <w:bCs w:val="0"/>
          <w:sz w:val="24"/>
          <w:szCs w:val="24"/>
        </w:rPr>
        <w:t>pAdj</w:t>
      </w:r>
      <w:proofErr w:type="spellEnd"/>
      <w:r w:rsidRPr="00F53962">
        <w:rPr>
          <w:rStyle w:val="Strong"/>
          <w:b w:val="0"/>
          <w:bCs w:val="0"/>
          <w:sz w:val="24"/>
          <w:szCs w:val="24"/>
        </w:rPr>
        <w:t xml:space="preserve"> (KS tests): </w:t>
      </w:r>
      <w:r w:rsidRPr="00F53962">
        <w:rPr>
          <w:rStyle w:val="Strong"/>
          <w:b w:val="0"/>
          <w:bCs w:val="0"/>
          <w:sz w:val="24"/>
          <w:szCs w:val="24"/>
        </w:rPr>
        <w:lastRenderedPageBreak/>
        <w:t>**** &lt; 1×10</w:t>
      </w:r>
      <w:r w:rsidRPr="00F53962">
        <w:rPr>
          <w:rStyle w:val="Strong"/>
          <w:rFonts w:ascii="Cambria Math" w:hAnsi="Cambria Math" w:cs="Cambria Math"/>
          <w:b w:val="0"/>
          <w:bCs w:val="0"/>
          <w:sz w:val="24"/>
          <w:szCs w:val="24"/>
        </w:rPr>
        <w:t>⁻</w:t>
      </w:r>
      <w:r w:rsidRPr="00F53962">
        <w:rPr>
          <w:rStyle w:val="Strong"/>
          <w:b w:val="0"/>
          <w:bCs w:val="0"/>
          <w:sz w:val="24"/>
          <w:szCs w:val="24"/>
        </w:rPr>
        <w:t xml:space="preserve">⁴ vs. non-centric. D, Cliff’s delta (positive values indicate higher </w:t>
      </w:r>
      <w:proofErr w:type="spellStart"/>
      <w:r w:rsidRPr="00F53962">
        <w:rPr>
          <w:rStyle w:val="Strong"/>
          <w:b w:val="0"/>
          <w:bCs w:val="0"/>
          <w:sz w:val="24"/>
          <w:szCs w:val="24"/>
        </w:rPr>
        <w:t>alphaCentric</w:t>
      </w:r>
      <w:proofErr w:type="spellEnd"/>
      <w:r w:rsidRPr="00F53962">
        <w:rPr>
          <w:rStyle w:val="Strong"/>
          <w:b w:val="0"/>
          <w:bCs w:val="0"/>
          <w:sz w:val="24"/>
          <w:szCs w:val="24"/>
        </w:rPr>
        <w:t xml:space="preserve"> measurements).</w:t>
      </w:r>
    </w:p>
    <w:p w14:paraId="27CA4A81" w14:textId="7B10CB72" w:rsidR="00FE51FC" w:rsidRPr="00F53962" w:rsidRDefault="00FE51FC" w:rsidP="00FE51FC">
      <w:pPr>
        <w:spacing w:after="120" w:line="360" w:lineRule="auto"/>
        <w:rPr>
          <w:rStyle w:val="Strong"/>
          <w:b w:val="0"/>
          <w:bCs w:val="0"/>
          <w:sz w:val="24"/>
          <w:szCs w:val="24"/>
        </w:rPr>
      </w:pPr>
      <w:r w:rsidRPr="00F53962">
        <w:rPr>
          <w:rStyle w:val="Strong"/>
          <w:sz w:val="24"/>
          <w:szCs w:val="24"/>
        </w:rPr>
        <w:t xml:space="preserve">Fig. S6. Sequence features of </w:t>
      </w:r>
      <w:proofErr w:type="spellStart"/>
      <w:r w:rsidRPr="00F53962">
        <w:rPr>
          <w:rStyle w:val="Strong"/>
          <w:sz w:val="24"/>
          <w:szCs w:val="24"/>
        </w:rPr>
        <w:t>alphaCentric</w:t>
      </w:r>
      <w:proofErr w:type="spellEnd"/>
      <w:r w:rsidRPr="00F53962">
        <w:rPr>
          <w:rStyle w:val="Strong"/>
          <w:sz w:val="24"/>
          <w:szCs w:val="24"/>
        </w:rPr>
        <w:t xml:space="preserve"> TCRs.</w:t>
      </w:r>
      <w:r w:rsidRPr="00F53962">
        <w:rPr>
          <w:rStyle w:val="Strong"/>
          <w:b w:val="0"/>
          <w:bCs w:val="0"/>
          <w:sz w:val="24"/>
          <w:szCs w:val="24"/>
        </w:rPr>
        <w:t xml:space="preserve"> </w:t>
      </w:r>
      <w:proofErr w:type="spellStart"/>
      <w:r w:rsidR="00377BAA" w:rsidRPr="00F53962">
        <w:rPr>
          <w:rStyle w:val="Strong"/>
          <w:b w:val="0"/>
          <w:bCs w:val="0"/>
          <w:i/>
          <w:sz w:val="24"/>
          <w:szCs w:val="24"/>
        </w:rPr>
        <w:t>VDJdb</w:t>
      </w:r>
      <w:proofErr w:type="spellEnd"/>
      <w:r w:rsidRPr="00F53962">
        <w:rPr>
          <w:rStyle w:val="Strong"/>
          <w:b w:val="0"/>
          <w:bCs w:val="0"/>
          <w:sz w:val="24"/>
          <w:szCs w:val="24"/>
        </w:rPr>
        <w:t xml:space="preserve"> TCR cDNA sequences were inferred from amino acid sequences, annotated with IMGT/</w:t>
      </w:r>
      <w:proofErr w:type="spellStart"/>
      <w:r w:rsidRPr="00F53962">
        <w:rPr>
          <w:rStyle w:val="Strong"/>
          <w:b w:val="0"/>
          <w:bCs w:val="0"/>
          <w:sz w:val="24"/>
          <w:szCs w:val="24"/>
        </w:rPr>
        <w:t>HighV</w:t>
      </w:r>
      <w:proofErr w:type="spellEnd"/>
      <w:r w:rsidRPr="00F53962">
        <w:rPr>
          <w:rStyle w:val="Strong"/>
          <w:b w:val="0"/>
          <w:bCs w:val="0"/>
          <w:sz w:val="24"/>
          <w:szCs w:val="24"/>
        </w:rPr>
        <w:t xml:space="preserve">-QUEST, and region lengths were extracted. </w:t>
      </w:r>
      <w:proofErr w:type="spellStart"/>
      <w:r w:rsidRPr="00F53962">
        <w:rPr>
          <w:rStyle w:val="Strong"/>
          <w:b w:val="0"/>
          <w:bCs w:val="0"/>
          <w:sz w:val="24"/>
          <w:szCs w:val="24"/>
        </w:rPr>
        <w:t>AlphaCentric</w:t>
      </w:r>
      <w:proofErr w:type="spellEnd"/>
      <w:r w:rsidRPr="00F53962">
        <w:rPr>
          <w:rStyle w:val="Strong"/>
          <w:b w:val="0"/>
          <w:bCs w:val="0"/>
          <w:sz w:val="24"/>
          <w:szCs w:val="24"/>
        </w:rPr>
        <w:t xml:space="preserve"> and non-centric groups were size-matched by down-sampling (23,020 junctions per group). Vertical lines indicate medians. Asterisks, </w:t>
      </w:r>
      <w:proofErr w:type="spellStart"/>
      <w:r w:rsidRPr="00F53962">
        <w:rPr>
          <w:rStyle w:val="Strong"/>
          <w:b w:val="0"/>
          <w:bCs w:val="0"/>
          <w:sz w:val="24"/>
          <w:szCs w:val="24"/>
        </w:rPr>
        <w:t>pAdj</w:t>
      </w:r>
      <w:proofErr w:type="spellEnd"/>
      <w:r w:rsidRPr="00F53962">
        <w:rPr>
          <w:rStyle w:val="Strong"/>
          <w:b w:val="0"/>
          <w:bCs w:val="0"/>
          <w:sz w:val="24"/>
          <w:szCs w:val="24"/>
        </w:rPr>
        <w:t xml:space="preserve"> (KS tests): **** &lt; 1×10</w:t>
      </w:r>
      <w:r w:rsidRPr="00F53962">
        <w:rPr>
          <w:rStyle w:val="Strong"/>
          <w:rFonts w:ascii="Cambria Math" w:hAnsi="Cambria Math" w:cs="Cambria Math"/>
          <w:b w:val="0"/>
          <w:bCs w:val="0"/>
          <w:sz w:val="24"/>
          <w:szCs w:val="24"/>
        </w:rPr>
        <w:t>⁻</w:t>
      </w:r>
      <w:r w:rsidRPr="00F53962">
        <w:rPr>
          <w:rStyle w:val="Strong"/>
          <w:b w:val="0"/>
          <w:bCs w:val="0"/>
          <w:sz w:val="24"/>
          <w:szCs w:val="24"/>
        </w:rPr>
        <w:t>⁴ vs. non-centric. D, Cliff’s delta.</w:t>
      </w:r>
    </w:p>
    <w:p w14:paraId="169905B1" w14:textId="2A1A6D6C" w:rsidR="00FE51FC" w:rsidRPr="00F53962" w:rsidRDefault="00FE51FC" w:rsidP="00FE51FC">
      <w:pPr>
        <w:spacing w:after="120" w:line="360" w:lineRule="auto"/>
        <w:rPr>
          <w:sz w:val="24"/>
          <w:szCs w:val="24"/>
        </w:rPr>
      </w:pPr>
      <w:r w:rsidRPr="00F53962">
        <w:rPr>
          <w:rStyle w:val="Strong"/>
          <w:sz w:val="24"/>
          <w:szCs w:val="24"/>
        </w:rPr>
        <w:t>Fig. S7. Jaccard index overlap of TRA/TRB junctions</w:t>
      </w:r>
      <w:r w:rsidRPr="00F53962">
        <w:rPr>
          <w:b/>
          <w:bCs/>
          <w:sz w:val="24"/>
          <w:szCs w:val="24"/>
        </w:rPr>
        <w:t xml:space="preserve"> </w:t>
      </w:r>
      <w:proofErr w:type="gramStart"/>
      <w:r w:rsidRPr="00F53962">
        <w:rPr>
          <w:b/>
          <w:bCs/>
          <w:sz w:val="24"/>
          <w:szCs w:val="24"/>
        </w:rPr>
        <w:t xml:space="preserve">in </w:t>
      </w:r>
      <w:r w:rsidRPr="00F53962">
        <w:rPr>
          <w:sz w:val="24"/>
          <w:szCs w:val="24"/>
        </w:rPr>
        <w:t>.</w:t>
      </w:r>
      <w:proofErr w:type="gramEnd"/>
      <w:r w:rsidRPr="00F53962">
        <w:rPr>
          <w:sz w:val="24"/>
          <w:szCs w:val="24"/>
        </w:rPr>
        <w:t xml:space="preserve"> TCR chain overlaps between SARS-Co-V2 and selected species that frequently shared junctions with SARS-CoV-2 </w:t>
      </w:r>
      <w:proofErr w:type="gramStart"/>
      <w:r w:rsidRPr="00F53962">
        <w:rPr>
          <w:sz w:val="24"/>
          <w:szCs w:val="24"/>
        </w:rPr>
        <w:t>in ,</w:t>
      </w:r>
      <w:proofErr w:type="gramEnd"/>
      <w:r w:rsidRPr="00F53962">
        <w:rPr>
          <w:sz w:val="24"/>
          <w:szCs w:val="24"/>
        </w:rPr>
        <w:t xml:space="preserve"> including EBV, CMV, </w:t>
      </w:r>
      <w:proofErr w:type="spellStart"/>
      <w:r w:rsidRPr="00F53962">
        <w:rPr>
          <w:sz w:val="24"/>
          <w:szCs w:val="24"/>
        </w:rPr>
        <w:t>InfluenzaA</w:t>
      </w:r>
      <w:proofErr w:type="spellEnd"/>
      <w:r w:rsidRPr="00F53962">
        <w:rPr>
          <w:sz w:val="24"/>
          <w:szCs w:val="24"/>
        </w:rPr>
        <w:t xml:space="preserve"> and </w:t>
      </w:r>
      <w:proofErr w:type="spellStart"/>
      <w:r w:rsidRPr="00F53962">
        <w:rPr>
          <w:sz w:val="24"/>
          <w:szCs w:val="24"/>
        </w:rPr>
        <w:t>HomoSapiens</w:t>
      </w:r>
      <w:proofErr w:type="spellEnd"/>
      <w:r w:rsidRPr="00F53962">
        <w:rPr>
          <w:sz w:val="24"/>
          <w:szCs w:val="24"/>
        </w:rPr>
        <w:t xml:space="preserve">. Junctions were downsampled to the numbers of chains indicated in the diagonal boxes for each row. Rows, different overlap keys (junction only, </w:t>
      </w:r>
      <w:r w:rsidRPr="00F53962">
        <w:rPr>
          <w:i/>
          <w:iCs/>
          <w:sz w:val="24"/>
          <w:szCs w:val="24"/>
        </w:rPr>
        <w:t>V</w:t>
      </w:r>
      <w:r w:rsidRPr="00F53962">
        <w:rPr>
          <w:sz w:val="24"/>
          <w:szCs w:val="24"/>
        </w:rPr>
        <w:t xml:space="preserve"> gene only, </w:t>
      </w:r>
      <w:r w:rsidRPr="00F53962">
        <w:rPr>
          <w:i/>
          <w:iCs/>
          <w:sz w:val="24"/>
          <w:szCs w:val="24"/>
        </w:rPr>
        <w:t>J</w:t>
      </w:r>
      <w:r w:rsidRPr="00F53962">
        <w:rPr>
          <w:sz w:val="24"/>
          <w:szCs w:val="24"/>
        </w:rPr>
        <w:t xml:space="preserve"> gene only or </w:t>
      </w:r>
      <w:r w:rsidRPr="00F53962">
        <w:rPr>
          <w:i/>
          <w:iCs/>
          <w:sz w:val="24"/>
          <w:szCs w:val="24"/>
        </w:rPr>
        <w:t>V</w:t>
      </w:r>
      <w:r w:rsidRPr="00F53962">
        <w:rPr>
          <w:sz w:val="24"/>
          <w:szCs w:val="24"/>
        </w:rPr>
        <w:t xml:space="preserve"> gene + junction + </w:t>
      </w:r>
      <w:r w:rsidRPr="00F53962">
        <w:rPr>
          <w:i/>
          <w:iCs/>
          <w:sz w:val="24"/>
          <w:szCs w:val="24"/>
        </w:rPr>
        <w:t>J</w:t>
      </w:r>
      <w:r w:rsidRPr="00F53962">
        <w:rPr>
          <w:sz w:val="24"/>
          <w:szCs w:val="24"/>
        </w:rPr>
        <w:t xml:space="preserve"> gene); columns, </w:t>
      </w:r>
      <w:proofErr w:type="spellStart"/>
      <w:r w:rsidRPr="00F53962">
        <w:rPr>
          <w:sz w:val="24"/>
          <w:szCs w:val="24"/>
        </w:rPr>
        <w:t>alphaCentric</w:t>
      </w:r>
      <w:proofErr w:type="spellEnd"/>
      <w:r w:rsidRPr="00F53962">
        <w:rPr>
          <w:sz w:val="24"/>
          <w:szCs w:val="24"/>
        </w:rPr>
        <w:t xml:space="preserve"> or </w:t>
      </w:r>
      <w:proofErr w:type="spellStart"/>
      <w:r w:rsidRPr="00F53962">
        <w:rPr>
          <w:sz w:val="24"/>
          <w:szCs w:val="24"/>
        </w:rPr>
        <w:t>betaCentric</w:t>
      </w:r>
      <w:proofErr w:type="spellEnd"/>
      <w:r w:rsidRPr="00F53962">
        <w:rPr>
          <w:sz w:val="24"/>
          <w:szCs w:val="24"/>
        </w:rPr>
        <w:t xml:space="preserve"> junctions; </w:t>
      </w:r>
      <w:r w:rsidRPr="00F53962">
        <w:rPr>
          <w:b/>
          <w:bCs/>
          <w:sz w:val="24"/>
          <w:szCs w:val="24"/>
        </w:rPr>
        <w:t>n</w:t>
      </w:r>
      <w:r w:rsidRPr="00F53962">
        <w:rPr>
          <w:rStyle w:val="Strong"/>
          <w:b w:val="0"/>
          <w:bCs w:val="0"/>
          <w:sz w:val="24"/>
          <w:szCs w:val="24"/>
        </w:rPr>
        <w:t xml:space="preserve">umbers, identical junctions; darker red, higher Jaccard index; asterisks, </w:t>
      </w:r>
      <w:proofErr w:type="spellStart"/>
      <w:r w:rsidRPr="00F53962">
        <w:rPr>
          <w:rStyle w:val="Strong"/>
          <w:b w:val="0"/>
          <w:bCs w:val="0"/>
          <w:sz w:val="24"/>
          <w:szCs w:val="24"/>
        </w:rPr>
        <w:t>pAdj</w:t>
      </w:r>
      <w:proofErr w:type="spellEnd"/>
      <w:r w:rsidRPr="00F53962">
        <w:rPr>
          <w:rStyle w:val="Strong"/>
          <w:b w:val="0"/>
          <w:bCs w:val="0"/>
          <w:sz w:val="24"/>
          <w:szCs w:val="24"/>
        </w:rPr>
        <w:t xml:space="preserve"> (hypergeometric test):</w:t>
      </w:r>
      <w:r w:rsidRPr="00F53962">
        <w:rPr>
          <w:b/>
          <w:bCs/>
          <w:sz w:val="24"/>
          <w:szCs w:val="24"/>
        </w:rPr>
        <w:t xml:space="preserve"> </w:t>
      </w:r>
      <w:r w:rsidRPr="00F53962">
        <w:rPr>
          <w:sz w:val="24"/>
          <w:szCs w:val="24"/>
        </w:rPr>
        <w:t>****&lt;1e-4, ***&lt;1e-3, **&lt;1e-2, *&lt;0.05; none, NS.</w:t>
      </w:r>
    </w:p>
    <w:p w14:paraId="077C0E14" w14:textId="25E01EF5" w:rsidR="00FE51FC" w:rsidRPr="00F53962" w:rsidRDefault="00FE51FC" w:rsidP="00FE51FC">
      <w:pPr>
        <w:spacing w:after="120" w:line="360" w:lineRule="auto"/>
        <w:rPr>
          <w:sz w:val="24"/>
          <w:szCs w:val="24"/>
        </w:rPr>
      </w:pPr>
      <w:r w:rsidRPr="00F53962">
        <w:rPr>
          <w:rStyle w:val="Strong"/>
          <w:sz w:val="24"/>
          <w:szCs w:val="24"/>
        </w:rPr>
        <w:t>Fig. S8. Motifs of overlapping TCR junction sequences.</w:t>
      </w:r>
      <w:r w:rsidRPr="00F53962">
        <w:rPr>
          <w:sz w:val="24"/>
          <w:szCs w:val="24"/>
        </w:rPr>
        <w:t xml:space="preserve"> Sequence motif plots for overlap between </w:t>
      </w:r>
      <w:r w:rsidRPr="00F53962">
        <w:rPr>
          <w:i/>
          <w:iCs/>
          <w:sz w:val="24"/>
          <w:szCs w:val="24"/>
        </w:rPr>
        <w:t>TRA</w:t>
      </w:r>
      <w:r w:rsidRPr="00F53962">
        <w:rPr>
          <w:sz w:val="24"/>
          <w:szCs w:val="24"/>
        </w:rPr>
        <w:t xml:space="preserve"> junctions from selected species and SARS-CoV-2 </w:t>
      </w:r>
      <w:proofErr w:type="gramStart"/>
      <w:r w:rsidRPr="00F53962">
        <w:rPr>
          <w:sz w:val="24"/>
          <w:szCs w:val="24"/>
        </w:rPr>
        <w:t xml:space="preserve">in </w:t>
      </w:r>
      <w:r w:rsidRPr="00F53962">
        <w:rPr>
          <w:i/>
          <w:iCs/>
          <w:sz w:val="24"/>
          <w:szCs w:val="24"/>
        </w:rPr>
        <w:t>,</w:t>
      </w:r>
      <w:proofErr w:type="gramEnd"/>
      <w:r w:rsidRPr="00F53962">
        <w:rPr>
          <w:i/>
          <w:iCs/>
          <w:sz w:val="24"/>
          <w:szCs w:val="24"/>
        </w:rPr>
        <w:t xml:space="preserve"> </w:t>
      </w:r>
      <w:r w:rsidRPr="00F53962">
        <w:rPr>
          <w:sz w:val="24"/>
          <w:szCs w:val="24"/>
        </w:rPr>
        <w:t xml:space="preserve">including EBV, CMV, </w:t>
      </w:r>
      <w:proofErr w:type="spellStart"/>
      <w:r w:rsidRPr="00F53962">
        <w:rPr>
          <w:sz w:val="24"/>
          <w:szCs w:val="24"/>
        </w:rPr>
        <w:t>InfluenzaA</w:t>
      </w:r>
      <w:proofErr w:type="spellEnd"/>
      <w:r w:rsidRPr="00F53962">
        <w:rPr>
          <w:sz w:val="24"/>
          <w:szCs w:val="24"/>
        </w:rPr>
        <w:t xml:space="preserve"> and </w:t>
      </w:r>
      <w:proofErr w:type="spellStart"/>
      <w:r w:rsidRPr="00F53962">
        <w:rPr>
          <w:sz w:val="24"/>
          <w:szCs w:val="24"/>
        </w:rPr>
        <w:t>HomoSapiens</w:t>
      </w:r>
      <w:proofErr w:type="spellEnd"/>
      <w:r w:rsidRPr="00F53962">
        <w:rPr>
          <w:sz w:val="24"/>
          <w:szCs w:val="24"/>
        </w:rPr>
        <w:t xml:space="preserve">. To avoid alignments with amino acid deletions and insertions, we each motif was calculated with junction lengths restricted to 15 residues. </w:t>
      </w:r>
      <w:r w:rsidRPr="00F53962">
        <w:rPr>
          <w:rFonts w:eastAsia="Times New Roman"/>
          <w:color w:val="000000"/>
          <w:sz w:val="24"/>
          <w:szCs w:val="24"/>
        </w:rPr>
        <w:t xml:space="preserve">To focus on recurrent clonotypes, only sequences observed at least 5 times in that group were analyzed. </w:t>
      </w:r>
      <w:r w:rsidRPr="00F53962">
        <w:rPr>
          <w:sz w:val="24"/>
          <w:szCs w:val="24"/>
        </w:rPr>
        <w:t xml:space="preserve">Shown are selected species that frequently shared junctions with SARS-CoV-2 </w:t>
      </w:r>
      <w:proofErr w:type="gramStart"/>
      <w:r w:rsidRPr="00F53962">
        <w:rPr>
          <w:sz w:val="24"/>
          <w:szCs w:val="24"/>
        </w:rPr>
        <w:t>in :</w:t>
      </w:r>
      <w:proofErr w:type="gramEnd"/>
      <w:r w:rsidRPr="00F53962">
        <w:rPr>
          <w:sz w:val="24"/>
          <w:szCs w:val="24"/>
        </w:rPr>
        <w:t xml:space="preserve"> Influenza, CMV, EBV, Homo sapiens (n = 194,196, 31 and 18, respectively). </w:t>
      </w:r>
    </w:p>
    <w:p w14:paraId="3D34C046" w14:textId="22107319" w:rsidR="00FE51FC" w:rsidRPr="00F53962" w:rsidRDefault="00FE51FC" w:rsidP="00FE51FC">
      <w:pPr>
        <w:spacing w:after="120" w:line="360" w:lineRule="auto"/>
        <w:rPr>
          <w:sz w:val="24"/>
          <w:szCs w:val="24"/>
        </w:rPr>
      </w:pPr>
      <w:r w:rsidRPr="00F53962">
        <w:rPr>
          <w:rStyle w:val="Strong"/>
          <w:sz w:val="24"/>
          <w:szCs w:val="24"/>
        </w:rPr>
        <w:t xml:space="preserve">Fig. </w:t>
      </w:r>
      <w:r w:rsidRPr="00F53962">
        <w:rPr>
          <w:b/>
          <w:bCs/>
          <w:sz w:val="24"/>
          <w:szCs w:val="24"/>
        </w:rPr>
        <w:t>S9.</w:t>
      </w:r>
      <w:r w:rsidRPr="00F53962">
        <w:rPr>
          <w:i/>
          <w:iCs/>
          <w:sz w:val="24"/>
          <w:szCs w:val="24"/>
        </w:rPr>
        <w:t xml:space="preserve"> </w:t>
      </w:r>
      <w:r w:rsidRPr="00F53962">
        <w:rPr>
          <w:b/>
          <w:bCs/>
          <w:i/>
          <w:iCs/>
          <w:sz w:val="24"/>
          <w:szCs w:val="24"/>
        </w:rPr>
        <w:t>TRAV/TRAJ</w:t>
      </w:r>
      <w:r w:rsidRPr="00F53962">
        <w:rPr>
          <w:b/>
          <w:bCs/>
          <w:sz w:val="24"/>
          <w:szCs w:val="24"/>
        </w:rPr>
        <w:t xml:space="preserve"> gene sharing in </w:t>
      </w:r>
      <w:proofErr w:type="spellStart"/>
      <w:r w:rsidRPr="00F53962">
        <w:rPr>
          <w:b/>
          <w:bCs/>
          <w:sz w:val="24"/>
          <w:szCs w:val="24"/>
        </w:rPr>
        <w:t>alphaCentric</w:t>
      </w:r>
      <w:proofErr w:type="spellEnd"/>
      <w:r w:rsidRPr="00F53962">
        <w:rPr>
          <w:b/>
          <w:bCs/>
          <w:sz w:val="24"/>
          <w:szCs w:val="24"/>
        </w:rPr>
        <w:t xml:space="preserve"> </w:t>
      </w:r>
      <w:proofErr w:type="spellStart"/>
      <w:r w:rsidRPr="00F53962">
        <w:rPr>
          <w:b/>
          <w:bCs/>
          <w:sz w:val="24"/>
          <w:szCs w:val="24"/>
        </w:rPr>
        <w:t>metaclones</w:t>
      </w:r>
      <w:proofErr w:type="spellEnd"/>
      <w:r w:rsidRPr="00F53962">
        <w:rPr>
          <w:b/>
          <w:bCs/>
          <w:sz w:val="24"/>
          <w:szCs w:val="24"/>
        </w:rPr>
        <w:t xml:space="preserve"> with </w:t>
      </w:r>
      <w:r w:rsidRPr="00F53962">
        <w:rPr>
          <w:b/>
          <w:bCs/>
          <w:i/>
          <w:iCs/>
          <w:sz w:val="24"/>
          <w:szCs w:val="24"/>
        </w:rPr>
        <w:t>TRA</w:t>
      </w:r>
      <w:r w:rsidRPr="00F53962">
        <w:rPr>
          <w:b/>
          <w:bCs/>
          <w:sz w:val="24"/>
          <w:szCs w:val="24"/>
        </w:rPr>
        <w:t xml:space="preserve"> junctions recognizing SARS-CoV-2 and at least one additional antigen</w:t>
      </w:r>
      <w:r w:rsidRPr="00F53962">
        <w:rPr>
          <w:sz w:val="24"/>
          <w:szCs w:val="24"/>
        </w:rPr>
        <w:t xml:space="preserve">. Shown are selected species that frequently shared junctions with SARS-CoV-2 </w:t>
      </w:r>
      <w:proofErr w:type="gramStart"/>
      <w:r w:rsidRPr="00F53962">
        <w:rPr>
          <w:sz w:val="24"/>
          <w:szCs w:val="24"/>
        </w:rPr>
        <w:t>in :</w:t>
      </w:r>
      <w:proofErr w:type="gramEnd"/>
      <w:r w:rsidRPr="00F53962">
        <w:rPr>
          <w:sz w:val="24"/>
          <w:szCs w:val="24"/>
        </w:rPr>
        <w:t xml:space="preserve"> EBV, CMV, </w:t>
      </w:r>
      <w:proofErr w:type="spellStart"/>
      <w:r w:rsidRPr="00F53962">
        <w:rPr>
          <w:sz w:val="24"/>
          <w:szCs w:val="24"/>
        </w:rPr>
        <w:t>InfluenzaA</w:t>
      </w:r>
      <w:proofErr w:type="spellEnd"/>
      <w:r w:rsidRPr="00F53962">
        <w:rPr>
          <w:sz w:val="24"/>
          <w:szCs w:val="24"/>
        </w:rPr>
        <w:t xml:space="preserve"> and </w:t>
      </w:r>
      <w:proofErr w:type="spellStart"/>
      <w:r w:rsidRPr="00F53962">
        <w:rPr>
          <w:sz w:val="24"/>
          <w:szCs w:val="24"/>
        </w:rPr>
        <w:t>HomoSapiens</w:t>
      </w:r>
      <w:proofErr w:type="spellEnd"/>
      <w:r w:rsidRPr="00F53962">
        <w:rPr>
          <w:sz w:val="24"/>
          <w:szCs w:val="24"/>
        </w:rPr>
        <w:t xml:space="preserve"> (n = 78, 289; 89, and 51 overlapping junctions, respectively).</w:t>
      </w:r>
    </w:p>
    <w:p w14:paraId="2BC12150" w14:textId="5F6A437B" w:rsidR="00FE51FC" w:rsidRPr="00F53962" w:rsidRDefault="00FE51FC" w:rsidP="00FE51FC">
      <w:pPr>
        <w:spacing w:after="120" w:line="360" w:lineRule="auto"/>
        <w:rPr>
          <w:sz w:val="24"/>
          <w:szCs w:val="24"/>
        </w:rPr>
      </w:pPr>
      <w:r w:rsidRPr="00F53962">
        <w:rPr>
          <w:rStyle w:val="Strong"/>
          <w:sz w:val="24"/>
          <w:szCs w:val="24"/>
        </w:rPr>
        <w:t xml:space="preserve">Fig. S10. Accumulation of TRA junctions with a common sequence motif in severe COVID-19. </w:t>
      </w:r>
      <w:r w:rsidRPr="00F53962">
        <w:rPr>
          <w:sz w:val="24"/>
          <w:szCs w:val="24"/>
        </w:rPr>
        <w:t xml:space="preserve">Junction sequence motifs for </w:t>
      </w:r>
      <w:r w:rsidR="00377BAA" w:rsidRPr="00F53962">
        <w:rPr>
          <w:i/>
          <w:sz w:val="24"/>
          <w:szCs w:val="24"/>
        </w:rPr>
        <w:t>TRA</w:t>
      </w:r>
      <w:r w:rsidRPr="00F53962">
        <w:rPr>
          <w:sz w:val="24"/>
          <w:szCs w:val="24"/>
        </w:rPr>
        <w:t xml:space="preserve"> and </w:t>
      </w:r>
      <w:r w:rsidR="00377BAA" w:rsidRPr="00F53962">
        <w:rPr>
          <w:i/>
          <w:sz w:val="24"/>
          <w:szCs w:val="24"/>
        </w:rPr>
        <w:t>TRB</w:t>
      </w:r>
      <w:r w:rsidRPr="00F53962">
        <w:rPr>
          <w:sz w:val="24"/>
          <w:szCs w:val="24"/>
        </w:rPr>
        <w:t xml:space="preserve"> junctions of length 15 amino acids, grouped by disease severity (Set 5 TCRs). We analyzed 896, 1,090, and </w:t>
      </w:r>
      <w:r w:rsidRPr="00F53962">
        <w:rPr>
          <w:sz w:val="24"/>
          <w:szCs w:val="24"/>
        </w:rPr>
        <w:lastRenderedPageBreak/>
        <w:t xml:space="preserve">1,587 </w:t>
      </w:r>
      <w:r w:rsidRPr="00F53962">
        <w:rPr>
          <w:i/>
          <w:iCs/>
          <w:sz w:val="24"/>
          <w:szCs w:val="24"/>
        </w:rPr>
        <w:t>TRA</w:t>
      </w:r>
      <w:r w:rsidRPr="00F53962">
        <w:rPr>
          <w:sz w:val="24"/>
          <w:szCs w:val="24"/>
        </w:rPr>
        <w:t xml:space="preserve"> junctions and 216, 459, and 735 </w:t>
      </w:r>
      <w:r w:rsidRPr="00F53962">
        <w:rPr>
          <w:i/>
          <w:iCs/>
          <w:sz w:val="24"/>
          <w:szCs w:val="24"/>
        </w:rPr>
        <w:t>TRB</w:t>
      </w:r>
      <w:r w:rsidRPr="00F53962">
        <w:rPr>
          <w:sz w:val="24"/>
          <w:szCs w:val="24"/>
        </w:rPr>
        <w:t xml:space="preserve"> junctions from patients with mild, moderate, and severe disease, respectively.</w:t>
      </w:r>
    </w:p>
    <w:p w14:paraId="25D755F8" w14:textId="71067C94" w:rsidR="008B7C39" w:rsidRPr="00F53962" w:rsidRDefault="00FE51FC" w:rsidP="003B0A78">
      <w:pPr>
        <w:spacing w:after="120" w:line="360" w:lineRule="auto"/>
        <w:rPr>
          <w:sz w:val="24"/>
          <w:szCs w:val="24"/>
        </w:rPr>
      </w:pPr>
      <w:r w:rsidRPr="00F53962">
        <w:rPr>
          <w:rStyle w:val="Strong"/>
          <w:sz w:val="24"/>
          <w:szCs w:val="24"/>
        </w:rPr>
        <w:t>Fig. S11. Motifs of mismatched TCR junction sequences.</w:t>
      </w:r>
      <w:r w:rsidRPr="00F53962">
        <w:rPr>
          <w:sz w:val="24"/>
          <w:szCs w:val="24"/>
        </w:rPr>
        <w:t xml:space="preserve"> Sequence motifs for consensus and mismatched </w:t>
      </w:r>
      <w:r w:rsidRPr="00F53962">
        <w:rPr>
          <w:i/>
          <w:iCs/>
          <w:sz w:val="24"/>
          <w:szCs w:val="24"/>
        </w:rPr>
        <w:t>TRA</w:t>
      </w:r>
      <w:r w:rsidRPr="00F53962">
        <w:rPr>
          <w:sz w:val="24"/>
          <w:szCs w:val="24"/>
        </w:rPr>
        <w:t xml:space="preserve"> junctions and their paired </w:t>
      </w:r>
      <w:r w:rsidRPr="00F53962">
        <w:rPr>
          <w:i/>
          <w:iCs/>
          <w:sz w:val="24"/>
          <w:szCs w:val="24"/>
        </w:rPr>
        <w:t>TRB</w:t>
      </w:r>
      <w:r w:rsidRPr="00F53962">
        <w:rPr>
          <w:sz w:val="24"/>
          <w:szCs w:val="24"/>
        </w:rPr>
        <w:t xml:space="preserve"> chains in Spike-specific T cells </w:t>
      </w:r>
      <w:proofErr w:type="gramStart"/>
      <w:r w:rsidRPr="00F53962">
        <w:rPr>
          <w:sz w:val="24"/>
          <w:szCs w:val="24"/>
        </w:rPr>
        <w:t>in  (</w:t>
      </w:r>
      <w:proofErr w:type="gramEnd"/>
      <w:r w:rsidRPr="00F53962">
        <w:rPr>
          <w:sz w:val="24"/>
          <w:szCs w:val="24"/>
        </w:rPr>
        <w:t xml:space="preserve">Set 1). To avoid alignments with amino acid deletions and insertions, we calculated each motif with junctions of the same length. Only the top three </w:t>
      </w:r>
      <w:r w:rsidRPr="00F53962">
        <w:rPr>
          <w:i/>
          <w:iCs/>
          <w:sz w:val="24"/>
          <w:szCs w:val="24"/>
        </w:rPr>
        <w:t>TRB</w:t>
      </w:r>
      <w:r w:rsidRPr="00F53962">
        <w:rPr>
          <w:sz w:val="24"/>
          <w:szCs w:val="24"/>
        </w:rPr>
        <w:t xml:space="preserve"> junction lengths shown.</w:t>
      </w:r>
    </w:p>
    <w:sectPr w:rsidR="008B7C39" w:rsidRPr="00F539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y Bottorff" w:date="2025-12-13T13:02:00Z" w:initials="TB">
    <w:p w14:paraId="7CA17371" w14:textId="77777777" w:rsidR="009C5AFB" w:rsidRDefault="0096172A" w:rsidP="009C5AFB">
      <w:r>
        <w:rPr>
          <w:rStyle w:val="CommentReference"/>
        </w:rPr>
        <w:annotationRef/>
      </w:r>
      <w:r w:rsidR="009C5AFB">
        <w:rPr>
          <w:sz w:val="20"/>
          <w:szCs w:val="20"/>
        </w:rPr>
        <w:t>better word here? or move TCR to after centric?</w:t>
      </w:r>
    </w:p>
  </w:comment>
  <w:comment w:id="1" w:author="Ty Bottorff" w:date="2025-12-13T13:09:00Z" w:initials="TB">
    <w:p w14:paraId="32D30A6B" w14:textId="77777777" w:rsidR="00201E86" w:rsidRDefault="00201E86" w:rsidP="00201E86">
      <w:r>
        <w:rPr>
          <w:rStyle w:val="CommentReference"/>
        </w:rPr>
        <w:annotationRef/>
      </w:r>
      <w:r>
        <w:rPr>
          <w:sz w:val="20"/>
          <w:szCs w:val="20"/>
        </w:rPr>
        <w:t>can say more about the phenotype right?</w:t>
      </w:r>
    </w:p>
  </w:comment>
  <w:comment w:id="6" w:author="Ty Bottorff" w:date="2025-12-11T14:02:00Z" w:initials="TB">
    <w:p w14:paraId="1B8C3FD5" w14:textId="641B8C5D" w:rsidR="008F1D9A" w:rsidRDefault="008F1D9A" w:rsidP="008F1D9A">
      <w:r>
        <w:rPr>
          <w:rStyle w:val="CommentReference"/>
        </w:rPr>
        <w:annotationRef/>
      </w:r>
      <w:r>
        <w:rPr>
          <w:sz w:val="20"/>
          <w:szCs w:val="20"/>
        </w:rPr>
        <w:t>is the conservation meaning evolutionary? or are these 2 things redundant?</w:t>
      </w:r>
    </w:p>
  </w:comment>
  <w:comment w:id="7" w:author="Ty Bottorff" w:date="2025-12-11T14:11:00Z" w:initials="TB">
    <w:p w14:paraId="77B7A2C1" w14:textId="77777777" w:rsidR="00662177" w:rsidRDefault="00662177" w:rsidP="00662177">
      <w:r>
        <w:rPr>
          <w:rStyle w:val="CommentReference"/>
        </w:rPr>
        <w:annotationRef/>
      </w:r>
      <w:r>
        <w:rPr>
          <w:sz w:val="20"/>
          <w:szCs w:val="20"/>
        </w:rPr>
        <w:t>why this word?</w:t>
      </w:r>
    </w:p>
  </w:comment>
  <w:comment w:id="8" w:author="Ty Bottorff" w:date="2025-12-11T14:13:00Z" w:initials="TB">
    <w:p w14:paraId="5CCB2E1C" w14:textId="77777777" w:rsidR="00662177" w:rsidRDefault="00662177" w:rsidP="00662177">
      <w:r>
        <w:rPr>
          <w:rStyle w:val="CommentReference"/>
        </w:rPr>
        <w:annotationRef/>
      </w:r>
      <w:r>
        <w:rPr>
          <w:sz w:val="20"/>
          <w:szCs w:val="20"/>
        </w:rPr>
        <w:t>is this a metaclone? if so, use that term here right?</w:t>
      </w:r>
    </w:p>
  </w:comment>
  <w:comment w:id="10" w:author="Ty Bottorff" w:date="2025-12-11T14:25:00Z" w:initials="TB">
    <w:p w14:paraId="2FC953F2" w14:textId="77777777" w:rsidR="00514ABB" w:rsidRDefault="00514ABB" w:rsidP="00514ABB">
      <w:r>
        <w:rPr>
          <w:rStyle w:val="CommentReference"/>
        </w:rPr>
        <w:annotationRef/>
      </w:r>
      <w:r>
        <w:rPr>
          <w:sz w:val="20"/>
          <w:szCs w:val="20"/>
        </w:rPr>
        <w:t>is this citing the datasets?</w:t>
      </w:r>
    </w:p>
  </w:comment>
  <w:comment w:id="11" w:author="Ty Bottorff" w:date="2025-12-11T14:26:00Z" w:initials="TB">
    <w:p w14:paraId="40207F7C" w14:textId="77777777" w:rsidR="00525E5F" w:rsidRDefault="00514ABB" w:rsidP="00525E5F">
      <w:r>
        <w:rPr>
          <w:rStyle w:val="CommentReference"/>
        </w:rPr>
        <w:annotationRef/>
      </w:r>
      <w:r w:rsidR="00525E5F">
        <w:rPr>
          <w:sz w:val="20"/>
          <w:szCs w:val="20"/>
        </w:rPr>
        <w:t>and find what? is the finding tolerance?</w:t>
      </w:r>
    </w:p>
  </w:comment>
  <w:comment w:id="13" w:author="Ty Bottorff" w:date="2025-12-11T20:11:00Z" w:initials="TB">
    <w:p w14:paraId="3290A64E" w14:textId="77777777" w:rsidR="00525E5F" w:rsidRDefault="00525E5F" w:rsidP="00525E5F">
      <w:r>
        <w:rPr>
          <w:rStyle w:val="CommentReference"/>
        </w:rPr>
        <w:annotationRef/>
      </w:r>
      <w:r>
        <w:rPr>
          <w:sz w:val="20"/>
          <w:szCs w:val="20"/>
        </w:rPr>
        <w:t>I wonder if the wording can change to transmit this idea more easily... I'm not sure if the word repertoire is the best? makes me think whole TCR repertoire</w:t>
      </w:r>
    </w:p>
  </w:comment>
  <w:comment w:id="16" w:author="Ty Bottorff" w:date="2025-12-11T20:18:00Z" w:initials="TB">
    <w:p w14:paraId="19349BE6" w14:textId="77777777" w:rsidR="001F2DBE" w:rsidRDefault="001F2DBE" w:rsidP="001F2DBE">
      <w:r>
        <w:rPr>
          <w:rStyle w:val="CommentReference"/>
        </w:rPr>
        <w:annotationRef/>
      </w:r>
      <w:r>
        <w:rPr>
          <w:sz w:val="20"/>
          <w:szCs w:val="20"/>
        </w:rPr>
        <w:t>unknown specificity, or just a bunch of other categories?</w:t>
      </w:r>
    </w:p>
  </w:comment>
  <w:comment w:id="22" w:author="Ty Bottorff" w:date="2025-12-11T20:25:00Z" w:initials="TB">
    <w:p w14:paraId="056590D8" w14:textId="77777777" w:rsidR="001F2DBE" w:rsidRDefault="001F2DBE" w:rsidP="001F2DBE">
      <w:r>
        <w:rPr>
          <w:rStyle w:val="CommentReference"/>
        </w:rPr>
        <w:annotationRef/>
      </w:r>
      <w:r>
        <w:rPr>
          <w:sz w:val="20"/>
          <w:szCs w:val="20"/>
        </w:rPr>
        <w:t>cite a supp fig showing this to help explain what y'all mean?</w:t>
      </w:r>
    </w:p>
  </w:comment>
  <w:comment w:id="23" w:author="Ty Bottorff" w:date="2025-12-11T20:29:00Z" w:initials="TB">
    <w:p w14:paraId="3168F7BB" w14:textId="77777777" w:rsidR="00DE1F27" w:rsidRDefault="00DE1F27" w:rsidP="00DE1F27">
      <w:r>
        <w:rPr>
          <w:rStyle w:val="CommentReference"/>
        </w:rPr>
        <w:annotationRef/>
      </w:r>
      <w:r>
        <w:rPr>
          <w:sz w:val="20"/>
          <w:szCs w:val="20"/>
        </w:rPr>
        <w:t>&lt;10% is ubiquitous? sampled is too weak of a word though...</w:t>
      </w:r>
    </w:p>
  </w:comment>
  <w:comment w:id="25" w:author="Ty Bottorff" w:date="2025-12-11T20:36:00Z" w:initials="TB">
    <w:p w14:paraId="3184C084" w14:textId="77777777" w:rsidR="00EE5E92" w:rsidRDefault="00EC4449" w:rsidP="00EE5E92">
      <w:r>
        <w:rPr>
          <w:rStyle w:val="CommentReference"/>
        </w:rPr>
        <w:annotationRef/>
      </w:r>
      <w:r w:rsidR="00EE5E92">
        <w:rPr>
          <w:sz w:val="20"/>
          <w:szCs w:val="20"/>
        </w:rPr>
        <w:t>move this to beginning of next paragraph? i could see this paragraph belonging in the previous section except that it fits nicely with the MHC restriction, not sure</w:t>
      </w:r>
    </w:p>
  </w:comment>
  <w:comment w:id="26" w:author="Ty Bottorff" w:date="2025-12-11T20:53:00Z" w:initials="TB">
    <w:p w14:paraId="04C013DA" w14:textId="77777777" w:rsidR="00CE02FC" w:rsidRDefault="00CE02FC" w:rsidP="00CE02FC">
      <w:r>
        <w:rPr>
          <w:rStyle w:val="CommentReference"/>
        </w:rPr>
        <w:annotationRef/>
      </w:r>
      <w:r>
        <w:rPr>
          <w:sz w:val="20"/>
          <w:szCs w:val="20"/>
        </w:rPr>
        <w:t>Transition using fact that y'all just saw higher alphaCentric in CD4s?</w:t>
      </w:r>
    </w:p>
  </w:comment>
  <w:comment w:id="27" w:author="Ty Bottorff" w:date="2025-12-11T20:39:00Z" w:initials="TB">
    <w:p w14:paraId="041F0ACE" w14:textId="2D811BAD" w:rsidR="00DD3150" w:rsidRDefault="00DD3150" w:rsidP="00DD3150">
      <w:r>
        <w:rPr>
          <w:rStyle w:val="CommentReference"/>
        </w:rPr>
        <w:annotationRef/>
      </w:r>
      <w:r>
        <w:rPr>
          <w:sz w:val="20"/>
          <w:szCs w:val="20"/>
        </w:rPr>
        <w:t>Redundant with previous comment perhaps, but I do think highlighting a dual-centric metaclone in a TCRgraph might be helpful for the first time using that term in the text/figs</w:t>
      </w:r>
    </w:p>
  </w:comment>
  <w:comment w:id="29" w:author="Ty Bottorff" w:date="2025-12-11T21:04:00Z" w:initials="TB">
    <w:p w14:paraId="101D7DC5" w14:textId="77777777" w:rsidR="004A5E9C" w:rsidRDefault="0088793B" w:rsidP="004A5E9C">
      <w:r>
        <w:rPr>
          <w:rStyle w:val="CommentReference"/>
        </w:rPr>
        <w:annotationRef/>
      </w:r>
      <w:r w:rsidR="004A5E9C">
        <w:rPr>
          <w:sz w:val="20"/>
          <w:szCs w:val="20"/>
        </w:rPr>
        <w:t>any significance to betaCentric showing higher/more enrichment than alpha here in S4A-D?</w:t>
      </w:r>
    </w:p>
  </w:comment>
  <w:comment w:id="37" w:author="Ty Bottorff" w:date="2025-12-11T21:22:00Z" w:initials="TB">
    <w:p w14:paraId="64B2316C" w14:textId="77777777" w:rsidR="00CA5936" w:rsidRDefault="00B84111" w:rsidP="00CA5936">
      <w:r>
        <w:rPr>
          <w:rStyle w:val="CommentReference"/>
        </w:rPr>
        <w:annotationRef/>
      </w:r>
      <w:r w:rsidR="00CA5936">
        <w:rPr>
          <w:sz w:val="20"/>
          <w:szCs w:val="20"/>
        </w:rPr>
        <w:t>wording? not sure what these 2 mean in this context</w:t>
      </w:r>
    </w:p>
  </w:comment>
  <w:comment w:id="42" w:author="Ty Bottorff" w:date="2025-12-11T21:29:00Z" w:initials="TB">
    <w:p w14:paraId="18B33E17" w14:textId="77777777" w:rsidR="00670917" w:rsidRDefault="00EA3D0F" w:rsidP="00670917">
      <w:r>
        <w:rPr>
          <w:rStyle w:val="CommentReference"/>
        </w:rPr>
        <w:annotationRef/>
      </w:r>
      <w:r w:rsidR="00670917">
        <w:rPr>
          <w:sz w:val="20"/>
          <w:szCs w:val="20"/>
        </w:rPr>
        <w:t>keep only in caption?</w:t>
      </w:r>
    </w:p>
  </w:comment>
  <w:comment w:id="58" w:author="Ty Bottorff" w:date="2025-12-11T22:35:00Z" w:initials="TB">
    <w:p w14:paraId="40301AD5" w14:textId="77777777" w:rsidR="00CC67E0" w:rsidRDefault="00CC67E0" w:rsidP="00CC67E0">
      <w:r>
        <w:rPr>
          <w:rStyle w:val="CommentReference"/>
        </w:rPr>
        <w:annotationRef/>
      </w:r>
      <w:r>
        <w:rPr>
          <w:sz w:val="20"/>
          <w:szCs w:val="20"/>
        </w:rPr>
        <w:t>in what set?</w:t>
      </w:r>
    </w:p>
  </w:comment>
  <w:comment w:id="57" w:author="Ty Bottorff" w:date="2025-12-11T22:39:00Z" w:initials="TB">
    <w:p w14:paraId="2F4908A7" w14:textId="77777777" w:rsidR="008F7BF4" w:rsidRDefault="008F7BF4" w:rsidP="008F7BF4">
      <w:r>
        <w:rPr>
          <w:rStyle w:val="CommentReference"/>
        </w:rPr>
        <w:annotationRef/>
      </w:r>
      <w:r>
        <w:rPr>
          <w:sz w:val="20"/>
          <w:szCs w:val="20"/>
        </w:rPr>
        <w:t>I feel like this can be condensed... "We calculated how similar TRA or TRB repertoires were across antigen specificities"? Don't need to mention Jaccard index here</w:t>
      </w:r>
    </w:p>
  </w:comment>
  <w:comment w:id="61" w:author="Ty Bottorff" w:date="2025-12-11T22:47:00Z" w:initials="TB">
    <w:p w14:paraId="74E9D453" w14:textId="77777777" w:rsidR="00802C27" w:rsidRDefault="00802C27" w:rsidP="00802C27">
      <w:r>
        <w:rPr>
          <w:rStyle w:val="CommentReference"/>
        </w:rPr>
        <w:annotationRef/>
      </w:r>
      <w:r>
        <w:rPr>
          <w:sz w:val="20"/>
          <w:szCs w:val="20"/>
        </w:rPr>
        <w:t>at first was thinking "sharing", not sure</w:t>
      </w:r>
    </w:p>
  </w:comment>
  <w:comment w:id="93" w:author="Ty Bottorff" w:date="2025-12-11T23:01:00Z" w:initials="TB">
    <w:p w14:paraId="3D226C9F" w14:textId="77777777" w:rsidR="00056270" w:rsidRDefault="00056270" w:rsidP="00056270">
      <w:r>
        <w:rPr>
          <w:rStyle w:val="CommentReference"/>
        </w:rPr>
        <w:annotationRef/>
      </w:r>
      <w:r>
        <w:rPr>
          <w:sz w:val="20"/>
          <w:szCs w:val="20"/>
        </w:rPr>
        <w:t>?</w:t>
      </w:r>
    </w:p>
  </w:comment>
  <w:comment w:id="107" w:author="Ty Bottorff" w:date="2025-12-11T23:10:00Z" w:initials="TB">
    <w:p w14:paraId="6F2FEED6" w14:textId="77777777" w:rsidR="00B42955" w:rsidRDefault="00B42955" w:rsidP="00B42955">
      <w:r>
        <w:rPr>
          <w:rStyle w:val="CommentReference"/>
        </w:rPr>
        <w:annotationRef/>
      </w:r>
      <w:r>
        <w:rPr>
          <w:sz w:val="20"/>
          <w:szCs w:val="20"/>
        </w:rPr>
        <w:t>cant read 3F but not sure if during is correct word here</w:t>
      </w:r>
    </w:p>
  </w:comment>
  <w:comment w:id="112" w:author="Ty Bottorff" w:date="2025-12-11T23:11:00Z" w:initials="TB">
    <w:p w14:paraId="51F3BE16" w14:textId="77777777" w:rsidR="00247138" w:rsidRDefault="00247138" w:rsidP="00247138">
      <w:r>
        <w:rPr>
          <w:rStyle w:val="CommentReference"/>
        </w:rPr>
        <w:annotationRef/>
      </w:r>
      <w:r>
        <w:rPr>
          <w:sz w:val="20"/>
          <w:szCs w:val="20"/>
        </w:rPr>
        <w:t>cant see it right, so cite a supp data instead?</w:t>
      </w:r>
    </w:p>
  </w:comment>
  <w:comment w:id="114" w:author="Ty Bottorff" w:date="2025-12-11T23:17:00Z" w:initials="TB">
    <w:p w14:paraId="42196195" w14:textId="77777777" w:rsidR="00061612" w:rsidRDefault="00061612" w:rsidP="00061612">
      <w:r>
        <w:rPr>
          <w:rStyle w:val="CommentReference"/>
        </w:rPr>
        <w:annotationRef/>
      </w:r>
      <w:r>
        <w:rPr>
          <w:sz w:val="20"/>
          <w:szCs w:val="20"/>
        </w:rPr>
        <w:t>not sure what was title, but need more informative one</w:t>
      </w:r>
    </w:p>
  </w:comment>
  <w:comment w:id="125" w:author="Ty Bottorff" w:date="2025-12-13T12:40:00Z" w:initials="TB">
    <w:p w14:paraId="7CB56F9E" w14:textId="77777777" w:rsidR="009B55D8" w:rsidRDefault="009B55D8" w:rsidP="009B55D8">
      <w:r>
        <w:rPr>
          <w:rStyle w:val="CommentReference"/>
        </w:rPr>
        <w:annotationRef/>
      </w:r>
      <w:r>
        <w:rPr>
          <w:sz w:val="20"/>
          <w:szCs w:val="20"/>
        </w:rPr>
        <w:t>assume you mean the CAG-X-NYGG...?</w:t>
      </w:r>
    </w:p>
  </w:comment>
  <w:comment w:id="133" w:author="Ty Bottorff" w:date="2025-12-11T23:25:00Z" w:initials="TB">
    <w:p w14:paraId="2E7782C8" w14:textId="6A660C88" w:rsidR="007B1C7E" w:rsidRDefault="007B1C7E" w:rsidP="007B1C7E">
      <w:r>
        <w:rPr>
          <w:rStyle w:val="CommentReference"/>
        </w:rPr>
        <w:annotationRef/>
      </w:r>
      <w:r>
        <w:rPr>
          <w:sz w:val="20"/>
          <w:szCs w:val="20"/>
        </w:rPr>
        <w:t>this is caption text, instead say something like ... CD4 T cell phenotypes ranged a broad span of..., ranged from .. to ..., they included....</w:t>
      </w:r>
    </w:p>
  </w:comment>
  <w:comment w:id="155" w:author="Ty Bottorff" w:date="2025-12-11T23:30:00Z" w:initials="TB">
    <w:p w14:paraId="19B62580" w14:textId="77777777" w:rsidR="00C173A3" w:rsidRDefault="00C173A3" w:rsidP="00C173A3">
      <w:r>
        <w:rPr>
          <w:rStyle w:val="CommentReference"/>
        </w:rPr>
        <w:annotationRef/>
      </w:r>
      <w:r>
        <w:rPr>
          <w:sz w:val="20"/>
          <w:szCs w:val="20"/>
        </w:rPr>
        <w:t>caption txt</w:t>
      </w:r>
    </w:p>
  </w:comment>
  <w:comment w:id="190" w:author="Ty Bottorff" w:date="2025-12-13T12:47:00Z" w:initials="TB">
    <w:p w14:paraId="259DB940" w14:textId="77777777" w:rsidR="00DA71E9" w:rsidRDefault="00DA71E9" w:rsidP="00DA71E9">
      <w:r>
        <w:rPr>
          <w:rStyle w:val="CommentReference"/>
        </w:rPr>
        <w:annotationRef/>
      </w:r>
      <w:r>
        <w:rPr>
          <w:sz w:val="20"/>
          <w:szCs w:val="20"/>
        </w:rPr>
        <w:t>I think this could be worded better/more impactfully</w:t>
      </w:r>
    </w:p>
  </w:comment>
  <w:comment w:id="207" w:author="Ty Bottorff" w:date="2025-12-13T12:49:00Z" w:initials="TB">
    <w:p w14:paraId="026FA9EA" w14:textId="77777777" w:rsidR="004C0EB6" w:rsidRDefault="004C0EB6" w:rsidP="004C0EB6">
      <w:r>
        <w:rPr>
          <w:rStyle w:val="CommentReference"/>
        </w:rPr>
        <w:annotationRef/>
      </w:r>
      <w:r>
        <w:rPr>
          <w:sz w:val="20"/>
          <w:szCs w:val="20"/>
        </w:rPr>
        <w:t>state conclusion not how data is distributed</w:t>
      </w:r>
    </w:p>
  </w:comment>
  <w:comment w:id="208" w:author="Ty Bottorff" w:date="2025-12-13T12:51:00Z" w:initials="TB">
    <w:p w14:paraId="23CB9264" w14:textId="77777777" w:rsidR="00A444A2" w:rsidRDefault="00A444A2" w:rsidP="00A444A2">
      <w:r>
        <w:rPr>
          <w:rStyle w:val="CommentReference"/>
        </w:rPr>
        <w:annotationRef/>
      </w:r>
      <w:r>
        <w:rPr>
          <w:sz w:val="20"/>
          <w:szCs w:val="20"/>
        </w:rPr>
        <w:t>is there a better word here?</w:t>
      </w:r>
    </w:p>
  </w:comment>
  <w:comment w:id="210" w:author="Ty Bottorff" w:date="2025-12-13T12:52:00Z" w:initials="TB">
    <w:p w14:paraId="02E8BCA7" w14:textId="77777777" w:rsidR="002A78C1" w:rsidRDefault="00621CDB" w:rsidP="002A78C1">
      <w:r>
        <w:rPr>
          <w:rStyle w:val="CommentReference"/>
        </w:rPr>
        <w:annotationRef/>
      </w:r>
      <w:r w:rsidR="002A78C1">
        <w:rPr>
          <w:sz w:val="20"/>
          <w:szCs w:val="20"/>
        </w:rPr>
        <w:t>but also consensus?</w:t>
      </w:r>
    </w:p>
  </w:comment>
  <w:comment w:id="215" w:author="Ty Bottorff" w:date="2025-12-13T12:54:00Z" w:initials="TB">
    <w:p w14:paraId="527A7975" w14:textId="77777777" w:rsidR="005D3238" w:rsidRDefault="004043C8" w:rsidP="005D3238">
      <w:r>
        <w:rPr>
          <w:rStyle w:val="CommentReference"/>
        </w:rPr>
        <w:annotationRef/>
      </w:r>
      <w:r w:rsidR="005D3238">
        <w:rPr>
          <w:sz w:val="20"/>
          <w:szCs w:val="20"/>
        </w:rPr>
        <w:t>I don't disagree, but how does this previous phrase suggest the latter one? couldnt the alpha be a common "scaffold" to specificity-providing betas?</w:t>
      </w:r>
    </w:p>
  </w:comment>
  <w:comment w:id="216" w:author="Ty Bottorff" w:date="2025-12-13T12:55:00Z" w:initials="TB">
    <w:p w14:paraId="1DF8A109" w14:textId="77777777" w:rsidR="005D3238" w:rsidRDefault="005D3238" w:rsidP="005D3238">
      <w:r>
        <w:rPr>
          <w:rStyle w:val="CommentReference"/>
        </w:rPr>
        <w:annotationRef/>
      </w:r>
      <w:r>
        <w:rPr>
          <w:sz w:val="20"/>
          <w:szCs w:val="20"/>
        </w:rPr>
        <w:t>maybe move sooner, this is great evidence</w:t>
      </w:r>
    </w:p>
  </w:comment>
  <w:comment w:id="221" w:author="Ty Bottorff" w:date="2025-12-13T12:58:00Z" w:initials="TB">
    <w:p w14:paraId="4AC08130" w14:textId="77777777" w:rsidR="00CA13B4" w:rsidRDefault="00CA13B4" w:rsidP="00CA13B4">
      <w:r>
        <w:rPr>
          <w:rStyle w:val="CommentReference"/>
        </w:rPr>
        <w:annotationRef/>
      </w:r>
      <w:r>
        <w:rPr>
          <w:sz w:val="20"/>
          <w:szCs w:val="20"/>
        </w:rPr>
        <w:t>wheres the evidence for this?</w:t>
      </w:r>
    </w:p>
  </w:comment>
  <w:comment w:id="227" w:author="Ty Bottorff" w:date="2025-12-13T13:01:00Z" w:initials="TB">
    <w:p w14:paraId="029C1F18" w14:textId="77777777" w:rsidR="00647A88" w:rsidRDefault="00647A88" w:rsidP="00647A88">
      <w:r>
        <w:rPr>
          <w:rStyle w:val="CommentReference"/>
        </w:rPr>
        <w:annotationRef/>
      </w:r>
      <w:r>
        <w:rPr>
          <w:sz w:val="20"/>
          <w:szCs w:val="20"/>
        </w:rPr>
        <w:t>This needs more specifics, right?</w:t>
      </w:r>
    </w:p>
  </w:comment>
  <w:comment w:id="229" w:author="Ty Bottorff" w:date="2025-12-11T22:38:00Z" w:initials="TB">
    <w:p w14:paraId="1DDF5F5C" w14:textId="412A9FB2" w:rsidR="00F10FC8" w:rsidRDefault="00F10FC8" w:rsidP="00F10FC8">
      <w:r>
        <w:rPr>
          <w:rStyle w:val="CommentReference"/>
        </w:rPr>
        <w:annotationRef/>
      </w:r>
      <w:r>
        <w:rPr>
          <w:sz w:val="20"/>
          <w:szCs w:val="20"/>
        </w:rPr>
        <w:t>remove and make legend title "Jaccard index"</w:t>
      </w:r>
    </w:p>
  </w:comment>
  <w:comment w:id="230" w:author="Ty Bottorff" w:date="2025-12-11T21:36:00Z" w:initials="TB">
    <w:p w14:paraId="53E77493" w14:textId="77777777" w:rsidR="008101A0" w:rsidRDefault="00712211" w:rsidP="008101A0">
      <w:r>
        <w:rPr>
          <w:rStyle w:val="CommentReference"/>
        </w:rPr>
        <w:annotationRef/>
      </w:r>
      <w:r w:rsidR="008101A0">
        <w:rPr>
          <w:sz w:val="20"/>
          <w:szCs w:val="20"/>
        </w:rPr>
        <w:t>hydrophobicity is intuitive, not sure about how flexibility is predicted though, maybe push readers to methods here (See Methods)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A17371" w15:done="0"/>
  <w15:commentEx w15:paraId="32D30A6B" w15:done="0"/>
  <w15:commentEx w15:paraId="1B8C3FD5" w15:done="0"/>
  <w15:commentEx w15:paraId="77B7A2C1" w15:done="0"/>
  <w15:commentEx w15:paraId="5CCB2E1C" w15:done="0"/>
  <w15:commentEx w15:paraId="2FC953F2" w15:done="0"/>
  <w15:commentEx w15:paraId="40207F7C" w15:done="0"/>
  <w15:commentEx w15:paraId="3290A64E" w15:done="0"/>
  <w15:commentEx w15:paraId="19349BE6" w15:done="0"/>
  <w15:commentEx w15:paraId="056590D8" w15:done="0"/>
  <w15:commentEx w15:paraId="3168F7BB" w15:done="0"/>
  <w15:commentEx w15:paraId="3184C084" w15:done="0"/>
  <w15:commentEx w15:paraId="04C013DA" w15:done="0"/>
  <w15:commentEx w15:paraId="041F0ACE" w15:done="0"/>
  <w15:commentEx w15:paraId="101D7DC5" w15:done="0"/>
  <w15:commentEx w15:paraId="64B2316C" w15:done="0"/>
  <w15:commentEx w15:paraId="18B33E17" w15:done="0"/>
  <w15:commentEx w15:paraId="40301AD5" w15:done="0"/>
  <w15:commentEx w15:paraId="2F4908A7" w15:done="0"/>
  <w15:commentEx w15:paraId="74E9D453" w15:done="0"/>
  <w15:commentEx w15:paraId="3D226C9F" w15:done="0"/>
  <w15:commentEx w15:paraId="6F2FEED6" w15:done="0"/>
  <w15:commentEx w15:paraId="51F3BE16" w15:done="0"/>
  <w15:commentEx w15:paraId="42196195" w15:done="0"/>
  <w15:commentEx w15:paraId="7CB56F9E" w15:done="0"/>
  <w15:commentEx w15:paraId="2E7782C8" w15:done="0"/>
  <w15:commentEx w15:paraId="19B62580" w15:done="0"/>
  <w15:commentEx w15:paraId="259DB940" w15:done="0"/>
  <w15:commentEx w15:paraId="026FA9EA" w15:done="0"/>
  <w15:commentEx w15:paraId="23CB9264" w15:done="0"/>
  <w15:commentEx w15:paraId="02E8BCA7" w15:done="0"/>
  <w15:commentEx w15:paraId="527A7975" w15:done="0"/>
  <w15:commentEx w15:paraId="1DF8A109" w15:done="0"/>
  <w15:commentEx w15:paraId="4AC08130" w15:done="0"/>
  <w15:commentEx w15:paraId="029C1F18" w15:done="0"/>
  <w15:commentEx w15:paraId="1DDF5F5C" w15:done="0"/>
  <w15:commentEx w15:paraId="53E774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A7C55" w16cex:dateUtc="2025-12-13T21:02:00Z"/>
  <w16cex:commentExtensible w16cex:durableId="535D6648" w16cex:dateUtc="2025-12-13T21:09:00Z"/>
  <w16cex:commentExtensible w16cex:durableId="756F2309" w16cex:dateUtc="2025-12-11T22:02:00Z"/>
  <w16cex:commentExtensible w16cex:durableId="5D1D842B" w16cex:dateUtc="2025-12-11T22:11:00Z"/>
  <w16cex:commentExtensible w16cex:durableId="51D782EE" w16cex:dateUtc="2025-12-11T22:13:00Z"/>
  <w16cex:commentExtensible w16cex:durableId="1195ABD6" w16cex:dateUtc="2025-12-11T22:25:00Z"/>
  <w16cex:commentExtensible w16cex:durableId="6B89B274" w16cex:dateUtc="2025-12-11T22:26:00Z"/>
  <w16cex:commentExtensible w16cex:durableId="31C25FD9" w16cex:dateUtc="2025-12-12T04:11:00Z"/>
  <w16cex:commentExtensible w16cex:durableId="6F9D91B7" w16cex:dateUtc="2025-12-12T04:18:00Z"/>
  <w16cex:commentExtensible w16cex:durableId="702D4026" w16cex:dateUtc="2025-12-12T04:25:00Z"/>
  <w16cex:commentExtensible w16cex:durableId="1088FB84" w16cex:dateUtc="2025-12-12T04:29:00Z"/>
  <w16cex:commentExtensible w16cex:durableId="51A6350E" w16cex:dateUtc="2025-12-12T04:36:00Z"/>
  <w16cex:commentExtensible w16cex:durableId="0F6C00D5" w16cex:dateUtc="2025-12-12T04:53:00Z"/>
  <w16cex:commentExtensible w16cex:durableId="7BC752E4" w16cex:dateUtc="2025-12-12T04:39:00Z"/>
  <w16cex:commentExtensible w16cex:durableId="4FD9B7A2" w16cex:dateUtc="2025-12-12T05:04:00Z"/>
  <w16cex:commentExtensible w16cex:durableId="3A6762DF" w16cex:dateUtc="2025-12-12T05:22:00Z"/>
  <w16cex:commentExtensible w16cex:durableId="37E8338B" w16cex:dateUtc="2025-12-12T05:29:00Z"/>
  <w16cex:commentExtensible w16cex:durableId="5FF94835" w16cex:dateUtc="2025-12-12T06:35:00Z"/>
  <w16cex:commentExtensible w16cex:durableId="0D03FDDB" w16cex:dateUtc="2025-12-12T06:39:00Z"/>
  <w16cex:commentExtensible w16cex:durableId="299C0BF7" w16cex:dateUtc="2025-12-12T06:47:00Z"/>
  <w16cex:commentExtensible w16cex:durableId="2C57FE69" w16cex:dateUtc="2025-12-12T07:01:00Z"/>
  <w16cex:commentExtensible w16cex:durableId="19055689" w16cex:dateUtc="2025-12-12T07:10:00Z"/>
  <w16cex:commentExtensible w16cex:durableId="1FFFB4FC" w16cex:dateUtc="2025-12-12T07:11:00Z"/>
  <w16cex:commentExtensible w16cex:durableId="18AED907" w16cex:dateUtc="2025-12-12T07:17:00Z"/>
  <w16cex:commentExtensible w16cex:durableId="1A7945A3" w16cex:dateUtc="2025-12-13T20:40:00Z"/>
  <w16cex:commentExtensible w16cex:durableId="748BDDA7" w16cex:dateUtc="2025-12-12T07:25:00Z"/>
  <w16cex:commentExtensible w16cex:durableId="0BE75693" w16cex:dateUtc="2025-12-12T07:30:00Z"/>
  <w16cex:commentExtensible w16cex:durableId="1FC1D756" w16cex:dateUtc="2025-12-13T20:47:00Z"/>
  <w16cex:commentExtensible w16cex:durableId="1BC4683D" w16cex:dateUtc="2025-12-13T20:49:00Z"/>
  <w16cex:commentExtensible w16cex:durableId="33A7E60F" w16cex:dateUtc="2025-12-13T20:51:00Z"/>
  <w16cex:commentExtensible w16cex:durableId="109C7EA4" w16cex:dateUtc="2025-12-13T20:52:00Z"/>
  <w16cex:commentExtensible w16cex:durableId="4EEB3CA7" w16cex:dateUtc="2025-12-13T20:54:00Z"/>
  <w16cex:commentExtensible w16cex:durableId="41A6D4B0" w16cex:dateUtc="2025-12-13T20:55:00Z"/>
  <w16cex:commentExtensible w16cex:durableId="64B8BAB8" w16cex:dateUtc="2025-12-13T20:58:00Z"/>
  <w16cex:commentExtensible w16cex:durableId="47B6D4C6" w16cex:dateUtc="2025-12-13T21:01:00Z"/>
  <w16cex:commentExtensible w16cex:durableId="3008060C" w16cex:dateUtc="2025-12-12T06:38:00Z"/>
  <w16cex:commentExtensible w16cex:durableId="16E7EA3B" w16cex:dateUtc="2025-12-12T0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A17371" w16cid:durableId="2E0A7C55"/>
  <w16cid:commentId w16cid:paraId="32D30A6B" w16cid:durableId="535D6648"/>
  <w16cid:commentId w16cid:paraId="1B8C3FD5" w16cid:durableId="756F2309"/>
  <w16cid:commentId w16cid:paraId="77B7A2C1" w16cid:durableId="5D1D842B"/>
  <w16cid:commentId w16cid:paraId="5CCB2E1C" w16cid:durableId="51D782EE"/>
  <w16cid:commentId w16cid:paraId="2FC953F2" w16cid:durableId="1195ABD6"/>
  <w16cid:commentId w16cid:paraId="40207F7C" w16cid:durableId="6B89B274"/>
  <w16cid:commentId w16cid:paraId="3290A64E" w16cid:durableId="31C25FD9"/>
  <w16cid:commentId w16cid:paraId="19349BE6" w16cid:durableId="6F9D91B7"/>
  <w16cid:commentId w16cid:paraId="056590D8" w16cid:durableId="702D4026"/>
  <w16cid:commentId w16cid:paraId="3168F7BB" w16cid:durableId="1088FB84"/>
  <w16cid:commentId w16cid:paraId="3184C084" w16cid:durableId="51A6350E"/>
  <w16cid:commentId w16cid:paraId="04C013DA" w16cid:durableId="0F6C00D5"/>
  <w16cid:commentId w16cid:paraId="041F0ACE" w16cid:durableId="7BC752E4"/>
  <w16cid:commentId w16cid:paraId="101D7DC5" w16cid:durableId="4FD9B7A2"/>
  <w16cid:commentId w16cid:paraId="64B2316C" w16cid:durableId="3A6762DF"/>
  <w16cid:commentId w16cid:paraId="18B33E17" w16cid:durableId="37E8338B"/>
  <w16cid:commentId w16cid:paraId="40301AD5" w16cid:durableId="5FF94835"/>
  <w16cid:commentId w16cid:paraId="2F4908A7" w16cid:durableId="0D03FDDB"/>
  <w16cid:commentId w16cid:paraId="74E9D453" w16cid:durableId="299C0BF7"/>
  <w16cid:commentId w16cid:paraId="3D226C9F" w16cid:durableId="2C57FE69"/>
  <w16cid:commentId w16cid:paraId="6F2FEED6" w16cid:durableId="19055689"/>
  <w16cid:commentId w16cid:paraId="51F3BE16" w16cid:durableId="1FFFB4FC"/>
  <w16cid:commentId w16cid:paraId="42196195" w16cid:durableId="18AED907"/>
  <w16cid:commentId w16cid:paraId="7CB56F9E" w16cid:durableId="1A7945A3"/>
  <w16cid:commentId w16cid:paraId="2E7782C8" w16cid:durableId="748BDDA7"/>
  <w16cid:commentId w16cid:paraId="19B62580" w16cid:durableId="0BE75693"/>
  <w16cid:commentId w16cid:paraId="259DB940" w16cid:durableId="1FC1D756"/>
  <w16cid:commentId w16cid:paraId="026FA9EA" w16cid:durableId="1BC4683D"/>
  <w16cid:commentId w16cid:paraId="23CB9264" w16cid:durableId="33A7E60F"/>
  <w16cid:commentId w16cid:paraId="02E8BCA7" w16cid:durableId="109C7EA4"/>
  <w16cid:commentId w16cid:paraId="527A7975" w16cid:durableId="4EEB3CA7"/>
  <w16cid:commentId w16cid:paraId="1DF8A109" w16cid:durableId="41A6D4B0"/>
  <w16cid:commentId w16cid:paraId="4AC08130" w16cid:durableId="64B8BAB8"/>
  <w16cid:commentId w16cid:paraId="029C1F18" w16cid:durableId="47B6D4C6"/>
  <w16cid:commentId w16cid:paraId="1DDF5F5C" w16cid:durableId="3008060C"/>
  <w16cid:commentId w16cid:paraId="53E77493" w16cid:durableId="16E7EA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1F22"/>
    <w:multiLevelType w:val="hybridMultilevel"/>
    <w:tmpl w:val="3DC40534"/>
    <w:lvl w:ilvl="0" w:tplc="B862196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3714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 Bottorff">
    <w15:presenceInfo w15:providerId="AD" w15:userId="S::tbottorff@BENAROYARESEARCH.ORG::b243c037-696c-4ede-8557-b74ddef93f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18"/>
    <w:rsid w:val="0002119E"/>
    <w:rsid w:val="000347C0"/>
    <w:rsid w:val="000409CA"/>
    <w:rsid w:val="000477FC"/>
    <w:rsid w:val="00051318"/>
    <w:rsid w:val="00053AFD"/>
    <w:rsid w:val="00056270"/>
    <w:rsid w:val="00061612"/>
    <w:rsid w:val="000834E4"/>
    <w:rsid w:val="00091B99"/>
    <w:rsid w:val="00093F48"/>
    <w:rsid w:val="00094F7C"/>
    <w:rsid w:val="000B21BF"/>
    <w:rsid w:val="000C1B68"/>
    <w:rsid w:val="000C6E66"/>
    <w:rsid w:val="000E23A2"/>
    <w:rsid w:val="000E48EA"/>
    <w:rsid w:val="000E7F61"/>
    <w:rsid w:val="000F5961"/>
    <w:rsid w:val="000F7283"/>
    <w:rsid w:val="00115FE5"/>
    <w:rsid w:val="001356B4"/>
    <w:rsid w:val="00142103"/>
    <w:rsid w:val="00142AF5"/>
    <w:rsid w:val="00167964"/>
    <w:rsid w:val="00180CC6"/>
    <w:rsid w:val="00180F73"/>
    <w:rsid w:val="00182E9D"/>
    <w:rsid w:val="0019604E"/>
    <w:rsid w:val="001A1301"/>
    <w:rsid w:val="001A21C8"/>
    <w:rsid w:val="001A4207"/>
    <w:rsid w:val="001B10D9"/>
    <w:rsid w:val="001D1967"/>
    <w:rsid w:val="001D5587"/>
    <w:rsid w:val="001D5FBF"/>
    <w:rsid w:val="001D63DF"/>
    <w:rsid w:val="001E30BF"/>
    <w:rsid w:val="001F2014"/>
    <w:rsid w:val="001F2DBE"/>
    <w:rsid w:val="00201CFA"/>
    <w:rsid w:val="00201E86"/>
    <w:rsid w:val="002208A2"/>
    <w:rsid w:val="00223DC3"/>
    <w:rsid w:val="00244B86"/>
    <w:rsid w:val="00247138"/>
    <w:rsid w:val="0025746A"/>
    <w:rsid w:val="00262A07"/>
    <w:rsid w:val="00276AC1"/>
    <w:rsid w:val="00277547"/>
    <w:rsid w:val="00283937"/>
    <w:rsid w:val="002920FE"/>
    <w:rsid w:val="002924EA"/>
    <w:rsid w:val="00295067"/>
    <w:rsid w:val="00297024"/>
    <w:rsid w:val="002A78C1"/>
    <w:rsid w:val="002A7C33"/>
    <w:rsid w:val="002B082A"/>
    <w:rsid w:val="002B66DF"/>
    <w:rsid w:val="002C7D3F"/>
    <w:rsid w:val="002C7DEC"/>
    <w:rsid w:val="002E6161"/>
    <w:rsid w:val="002E6BF2"/>
    <w:rsid w:val="002F0316"/>
    <w:rsid w:val="002F5DC3"/>
    <w:rsid w:val="00300D88"/>
    <w:rsid w:val="00306D98"/>
    <w:rsid w:val="00311404"/>
    <w:rsid w:val="00322F79"/>
    <w:rsid w:val="0033182C"/>
    <w:rsid w:val="00333E94"/>
    <w:rsid w:val="00344F8B"/>
    <w:rsid w:val="00353D9D"/>
    <w:rsid w:val="00355650"/>
    <w:rsid w:val="00355E97"/>
    <w:rsid w:val="00357879"/>
    <w:rsid w:val="0036007F"/>
    <w:rsid w:val="00377BAA"/>
    <w:rsid w:val="00384FA2"/>
    <w:rsid w:val="00387A7B"/>
    <w:rsid w:val="00394015"/>
    <w:rsid w:val="00397467"/>
    <w:rsid w:val="003A40F0"/>
    <w:rsid w:val="003A7004"/>
    <w:rsid w:val="003B0A78"/>
    <w:rsid w:val="003B2864"/>
    <w:rsid w:val="003B6A03"/>
    <w:rsid w:val="003E4DAE"/>
    <w:rsid w:val="003F1921"/>
    <w:rsid w:val="003F49A2"/>
    <w:rsid w:val="004043C8"/>
    <w:rsid w:val="00413C59"/>
    <w:rsid w:val="0041502D"/>
    <w:rsid w:val="0042126C"/>
    <w:rsid w:val="004223CE"/>
    <w:rsid w:val="00427C11"/>
    <w:rsid w:val="00432A87"/>
    <w:rsid w:val="0044426E"/>
    <w:rsid w:val="00455073"/>
    <w:rsid w:val="0046029D"/>
    <w:rsid w:val="00464034"/>
    <w:rsid w:val="004A5E9C"/>
    <w:rsid w:val="004A6115"/>
    <w:rsid w:val="004C0EB6"/>
    <w:rsid w:val="004D7D1D"/>
    <w:rsid w:val="004E138E"/>
    <w:rsid w:val="004F27B3"/>
    <w:rsid w:val="00513100"/>
    <w:rsid w:val="00514974"/>
    <w:rsid w:val="00514ABB"/>
    <w:rsid w:val="00522570"/>
    <w:rsid w:val="00525E5F"/>
    <w:rsid w:val="0054289B"/>
    <w:rsid w:val="00545138"/>
    <w:rsid w:val="005475B5"/>
    <w:rsid w:val="0055420C"/>
    <w:rsid w:val="0056122B"/>
    <w:rsid w:val="005643C9"/>
    <w:rsid w:val="00564EE0"/>
    <w:rsid w:val="005660E0"/>
    <w:rsid w:val="00571D15"/>
    <w:rsid w:val="00572B3F"/>
    <w:rsid w:val="00581E45"/>
    <w:rsid w:val="005964B0"/>
    <w:rsid w:val="005B09DD"/>
    <w:rsid w:val="005C421F"/>
    <w:rsid w:val="005D3238"/>
    <w:rsid w:val="005E5FC0"/>
    <w:rsid w:val="005F1C81"/>
    <w:rsid w:val="005F42F3"/>
    <w:rsid w:val="00605321"/>
    <w:rsid w:val="006054F6"/>
    <w:rsid w:val="006074FB"/>
    <w:rsid w:val="006111CF"/>
    <w:rsid w:val="0061455D"/>
    <w:rsid w:val="00621CDB"/>
    <w:rsid w:val="0062271D"/>
    <w:rsid w:val="006228B6"/>
    <w:rsid w:val="00623FD7"/>
    <w:rsid w:val="0062404D"/>
    <w:rsid w:val="00631099"/>
    <w:rsid w:val="00640254"/>
    <w:rsid w:val="00643108"/>
    <w:rsid w:val="00647A88"/>
    <w:rsid w:val="00650B7A"/>
    <w:rsid w:val="00661D3A"/>
    <w:rsid w:val="00662177"/>
    <w:rsid w:val="00664221"/>
    <w:rsid w:val="00666914"/>
    <w:rsid w:val="00670917"/>
    <w:rsid w:val="0067750E"/>
    <w:rsid w:val="006834D5"/>
    <w:rsid w:val="00695B59"/>
    <w:rsid w:val="006B36B9"/>
    <w:rsid w:val="006C654E"/>
    <w:rsid w:val="006D1793"/>
    <w:rsid w:val="006E207E"/>
    <w:rsid w:val="006E268C"/>
    <w:rsid w:val="007019CF"/>
    <w:rsid w:val="00711497"/>
    <w:rsid w:val="00712211"/>
    <w:rsid w:val="007177B3"/>
    <w:rsid w:val="00720749"/>
    <w:rsid w:val="00726EAD"/>
    <w:rsid w:val="007374D6"/>
    <w:rsid w:val="00744A1F"/>
    <w:rsid w:val="0076409A"/>
    <w:rsid w:val="00764154"/>
    <w:rsid w:val="007766CD"/>
    <w:rsid w:val="00784302"/>
    <w:rsid w:val="00791E3C"/>
    <w:rsid w:val="007937C1"/>
    <w:rsid w:val="00796B5B"/>
    <w:rsid w:val="007A5333"/>
    <w:rsid w:val="007B1C7E"/>
    <w:rsid w:val="007C681E"/>
    <w:rsid w:val="007E5B21"/>
    <w:rsid w:val="007E6BC7"/>
    <w:rsid w:val="00802C27"/>
    <w:rsid w:val="0080781A"/>
    <w:rsid w:val="008101A0"/>
    <w:rsid w:val="00812409"/>
    <w:rsid w:val="00813016"/>
    <w:rsid w:val="00820326"/>
    <w:rsid w:val="00822CE0"/>
    <w:rsid w:val="008264FF"/>
    <w:rsid w:val="00832DD5"/>
    <w:rsid w:val="00832E33"/>
    <w:rsid w:val="008553FB"/>
    <w:rsid w:val="008722BA"/>
    <w:rsid w:val="00883A16"/>
    <w:rsid w:val="00886DE6"/>
    <w:rsid w:val="0088793B"/>
    <w:rsid w:val="008941A2"/>
    <w:rsid w:val="008A1D68"/>
    <w:rsid w:val="008B1596"/>
    <w:rsid w:val="008B4C97"/>
    <w:rsid w:val="008B7C39"/>
    <w:rsid w:val="008D38E1"/>
    <w:rsid w:val="008D738B"/>
    <w:rsid w:val="008E025B"/>
    <w:rsid w:val="008E11B9"/>
    <w:rsid w:val="008F1949"/>
    <w:rsid w:val="008F1D9A"/>
    <w:rsid w:val="008F7BF4"/>
    <w:rsid w:val="00907A8B"/>
    <w:rsid w:val="00913AAE"/>
    <w:rsid w:val="00913D9E"/>
    <w:rsid w:val="0091497E"/>
    <w:rsid w:val="00917213"/>
    <w:rsid w:val="00917941"/>
    <w:rsid w:val="00927F39"/>
    <w:rsid w:val="009335A8"/>
    <w:rsid w:val="00937982"/>
    <w:rsid w:val="00944848"/>
    <w:rsid w:val="009451BB"/>
    <w:rsid w:val="0094569B"/>
    <w:rsid w:val="00946898"/>
    <w:rsid w:val="00951763"/>
    <w:rsid w:val="0096172A"/>
    <w:rsid w:val="00964F7E"/>
    <w:rsid w:val="00967368"/>
    <w:rsid w:val="00985A4F"/>
    <w:rsid w:val="00986E66"/>
    <w:rsid w:val="009A0AD5"/>
    <w:rsid w:val="009A7DB7"/>
    <w:rsid w:val="009B55D8"/>
    <w:rsid w:val="009B567E"/>
    <w:rsid w:val="009C1FA9"/>
    <w:rsid w:val="009C4EAA"/>
    <w:rsid w:val="009C5AFB"/>
    <w:rsid w:val="009D1356"/>
    <w:rsid w:val="009D5EE4"/>
    <w:rsid w:val="009F0EF3"/>
    <w:rsid w:val="009F2BA5"/>
    <w:rsid w:val="009F794B"/>
    <w:rsid w:val="00A0115F"/>
    <w:rsid w:val="00A127CD"/>
    <w:rsid w:val="00A156E1"/>
    <w:rsid w:val="00A22238"/>
    <w:rsid w:val="00A2435B"/>
    <w:rsid w:val="00A27618"/>
    <w:rsid w:val="00A444A2"/>
    <w:rsid w:val="00A50941"/>
    <w:rsid w:val="00A50ECF"/>
    <w:rsid w:val="00A56854"/>
    <w:rsid w:val="00A62514"/>
    <w:rsid w:val="00A646A1"/>
    <w:rsid w:val="00A72627"/>
    <w:rsid w:val="00A842E6"/>
    <w:rsid w:val="00A8642F"/>
    <w:rsid w:val="00A95CC9"/>
    <w:rsid w:val="00AA76AF"/>
    <w:rsid w:val="00AB1029"/>
    <w:rsid w:val="00AB2EA0"/>
    <w:rsid w:val="00AB5151"/>
    <w:rsid w:val="00AB7A1E"/>
    <w:rsid w:val="00AC1699"/>
    <w:rsid w:val="00AC6EF0"/>
    <w:rsid w:val="00AD699E"/>
    <w:rsid w:val="00AF3625"/>
    <w:rsid w:val="00AF78FA"/>
    <w:rsid w:val="00B04D26"/>
    <w:rsid w:val="00B42955"/>
    <w:rsid w:val="00B431F4"/>
    <w:rsid w:val="00B4427C"/>
    <w:rsid w:val="00B515D2"/>
    <w:rsid w:val="00B65217"/>
    <w:rsid w:val="00B65898"/>
    <w:rsid w:val="00B72C7B"/>
    <w:rsid w:val="00B84111"/>
    <w:rsid w:val="00B92F6E"/>
    <w:rsid w:val="00BA448E"/>
    <w:rsid w:val="00BB23E3"/>
    <w:rsid w:val="00BC125F"/>
    <w:rsid w:val="00BC12D1"/>
    <w:rsid w:val="00BC5570"/>
    <w:rsid w:val="00BC6651"/>
    <w:rsid w:val="00BD3B29"/>
    <w:rsid w:val="00BD4CD1"/>
    <w:rsid w:val="00BD515F"/>
    <w:rsid w:val="00BF58CD"/>
    <w:rsid w:val="00C0135D"/>
    <w:rsid w:val="00C03017"/>
    <w:rsid w:val="00C115E5"/>
    <w:rsid w:val="00C173A3"/>
    <w:rsid w:val="00C1777D"/>
    <w:rsid w:val="00C20A89"/>
    <w:rsid w:val="00C27DF2"/>
    <w:rsid w:val="00C5060B"/>
    <w:rsid w:val="00C5491A"/>
    <w:rsid w:val="00C6259E"/>
    <w:rsid w:val="00C64097"/>
    <w:rsid w:val="00C70735"/>
    <w:rsid w:val="00C76FF9"/>
    <w:rsid w:val="00C83048"/>
    <w:rsid w:val="00C93E7B"/>
    <w:rsid w:val="00CA13B4"/>
    <w:rsid w:val="00CA5936"/>
    <w:rsid w:val="00CA6877"/>
    <w:rsid w:val="00CB01D5"/>
    <w:rsid w:val="00CC2EBC"/>
    <w:rsid w:val="00CC67E0"/>
    <w:rsid w:val="00CE02FC"/>
    <w:rsid w:val="00CF1C00"/>
    <w:rsid w:val="00CF26C1"/>
    <w:rsid w:val="00CF5620"/>
    <w:rsid w:val="00D0495D"/>
    <w:rsid w:val="00D05337"/>
    <w:rsid w:val="00D05A7D"/>
    <w:rsid w:val="00D05AD9"/>
    <w:rsid w:val="00D16E78"/>
    <w:rsid w:val="00D219CD"/>
    <w:rsid w:val="00D22279"/>
    <w:rsid w:val="00D369D9"/>
    <w:rsid w:val="00D445E8"/>
    <w:rsid w:val="00D52636"/>
    <w:rsid w:val="00D52F32"/>
    <w:rsid w:val="00D542A9"/>
    <w:rsid w:val="00D55D3E"/>
    <w:rsid w:val="00D7345D"/>
    <w:rsid w:val="00D7623C"/>
    <w:rsid w:val="00D77E58"/>
    <w:rsid w:val="00D81853"/>
    <w:rsid w:val="00D87E73"/>
    <w:rsid w:val="00D9512B"/>
    <w:rsid w:val="00DA1A54"/>
    <w:rsid w:val="00DA23AA"/>
    <w:rsid w:val="00DA335F"/>
    <w:rsid w:val="00DA602E"/>
    <w:rsid w:val="00DA71E9"/>
    <w:rsid w:val="00DA727D"/>
    <w:rsid w:val="00DB29B4"/>
    <w:rsid w:val="00DC062C"/>
    <w:rsid w:val="00DD3150"/>
    <w:rsid w:val="00DD4B07"/>
    <w:rsid w:val="00DD5BEB"/>
    <w:rsid w:val="00DE1F27"/>
    <w:rsid w:val="00DF5B22"/>
    <w:rsid w:val="00DF7E9C"/>
    <w:rsid w:val="00E0030D"/>
    <w:rsid w:val="00E06A02"/>
    <w:rsid w:val="00E11DFB"/>
    <w:rsid w:val="00E2523A"/>
    <w:rsid w:val="00E259DA"/>
    <w:rsid w:val="00E27A81"/>
    <w:rsid w:val="00E31537"/>
    <w:rsid w:val="00E35FE1"/>
    <w:rsid w:val="00E42E77"/>
    <w:rsid w:val="00E53DDD"/>
    <w:rsid w:val="00E54CEA"/>
    <w:rsid w:val="00E7229B"/>
    <w:rsid w:val="00E74112"/>
    <w:rsid w:val="00E74BE4"/>
    <w:rsid w:val="00E82051"/>
    <w:rsid w:val="00EA1B8C"/>
    <w:rsid w:val="00EA37F0"/>
    <w:rsid w:val="00EA3D0F"/>
    <w:rsid w:val="00EB0081"/>
    <w:rsid w:val="00EC1C96"/>
    <w:rsid w:val="00EC3CD2"/>
    <w:rsid w:val="00EC4449"/>
    <w:rsid w:val="00EC57FB"/>
    <w:rsid w:val="00EE3EAD"/>
    <w:rsid w:val="00EE5E92"/>
    <w:rsid w:val="00F01DFF"/>
    <w:rsid w:val="00F03A52"/>
    <w:rsid w:val="00F10FC8"/>
    <w:rsid w:val="00F33C3C"/>
    <w:rsid w:val="00F425CE"/>
    <w:rsid w:val="00F5338D"/>
    <w:rsid w:val="00F53962"/>
    <w:rsid w:val="00F56057"/>
    <w:rsid w:val="00F61545"/>
    <w:rsid w:val="00F675B1"/>
    <w:rsid w:val="00F676E7"/>
    <w:rsid w:val="00F67EAB"/>
    <w:rsid w:val="00F909F8"/>
    <w:rsid w:val="00F919EF"/>
    <w:rsid w:val="00FA028A"/>
    <w:rsid w:val="00FA1EBE"/>
    <w:rsid w:val="00FB2AF9"/>
    <w:rsid w:val="00FB4554"/>
    <w:rsid w:val="00FC78BE"/>
    <w:rsid w:val="00FE51FC"/>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469DC"/>
  <w15:chartTrackingRefBased/>
  <w15:docId w15:val="{5C885CF5-DF58-104C-87F5-A015F655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A"/>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27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7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7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18"/>
    <w:rPr>
      <w:rFonts w:eastAsiaTheme="majorEastAsia" w:cstheme="majorBidi"/>
      <w:color w:val="272727" w:themeColor="text1" w:themeTint="D8"/>
    </w:rPr>
  </w:style>
  <w:style w:type="paragraph" w:styleId="Title">
    <w:name w:val="Title"/>
    <w:basedOn w:val="Normal"/>
    <w:next w:val="Normal"/>
    <w:link w:val="TitleChar"/>
    <w:uiPriority w:val="10"/>
    <w:qFormat/>
    <w:rsid w:val="00A27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18"/>
    <w:pPr>
      <w:spacing w:before="160"/>
      <w:jc w:val="center"/>
    </w:pPr>
    <w:rPr>
      <w:i/>
      <w:iCs/>
      <w:color w:val="404040" w:themeColor="text1" w:themeTint="BF"/>
    </w:rPr>
  </w:style>
  <w:style w:type="character" w:customStyle="1" w:styleId="QuoteChar">
    <w:name w:val="Quote Char"/>
    <w:basedOn w:val="DefaultParagraphFont"/>
    <w:link w:val="Quote"/>
    <w:uiPriority w:val="29"/>
    <w:rsid w:val="00A27618"/>
    <w:rPr>
      <w:i/>
      <w:iCs/>
      <w:color w:val="404040" w:themeColor="text1" w:themeTint="BF"/>
    </w:rPr>
  </w:style>
  <w:style w:type="paragraph" w:styleId="ListParagraph">
    <w:name w:val="List Paragraph"/>
    <w:basedOn w:val="Normal"/>
    <w:uiPriority w:val="34"/>
    <w:qFormat/>
    <w:rsid w:val="00A27618"/>
    <w:pPr>
      <w:ind w:left="720"/>
      <w:contextualSpacing/>
    </w:pPr>
  </w:style>
  <w:style w:type="character" w:styleId="IntenseEmphasis">
    <w:name w:val="Intense Emphasis"/>
    <w:basedOn w:val="DefaultParagraphFont"/>
    <w:uiPriority w:val="21"/>
    <w:qFormat/>
    <w:rsid w:val="00A27618"/>
    <w:rPr>
      <w:i/>
      <w:iCs/>
      <w:color w:val="0F4761" w:themeColor="accent1" w:themeShade="BF"/>
    </w:rPr>
  </w:style>
  <w:style w:type="paragraph" w:styleId="IntenseQuote">
    <w:name w:val="Intense Quote"/>
    <w:basedOn w:val="Normal"/>
    <w:next w:val="Normal"/>
    <w:link w:val="IntenseQuoteChar"/>
    <w:uiPriority w:val="30"/>
    <w:qFormat/>
    <w:rsid w:val="00A27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18"/>
    <w:rPr>
      <w:i/>
      <w:iCs/>
      <w:color w:val="0F4761" w:themeColor="accent1" w:themeShade="BF"/>
    </w:rPr>
  </w:style>
  <w:style w:type="character" w:styleId="IntenseReference">
    <w:name w:val="Intense Reference"/>
    <w:basedOn w:val="DefaultParagraphFont"/>
    <w:uiPriority w:val="32"/>
    <w:qFormat/>
    <w:rsid w:val="00A27618"/>
    <w:rPr>
      <w:b/>
      <w:bCs/>
      <w:smallCaps/>
      <w:color w:val="0F4761" w:themeColor="accent1" w:themeShade="BF"/>
      <w:spacing w:val="5"/>
    </w:rPr>
  </w:style>
  <w:style w:type="table" w:customStyle="1" w:styleId="TableNormal0">
    <w:name w:val="TableNormal"/>
    <w:rsid w:val="00A27618"/>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 w:type="paragraph" w:styleId="CommentText">
    <w:name w:val="annotation text"/>
    <w:basedOn w:val="Normal"/>
    <w:link w:val="CommentTextChar"/>
    <w:uiPriority w:val="99"/>
    <w:unhideWhenUsed/>
    <w:rsid w:val="00A27618"/>
    <w:pPr>
      <w:spacing w:line="240" w:lineRule="auto"/>
    </w:pPr>
    <w:rPr>
      <w:sz w:val="20"/>
      <w:szCs w:val="20"/>
    </w:rPr>
  </w:style>
  <w:style w:type="character" w:customStyle="1" w:styleId="CommentTextChar">
    <w:name w:val="Comment Text Char"/>
    <w:basedOn w:val="DefaultParagraphFont"/>
    <w:link w:val="CommentText"/>
    <w:uiPriority w:val="99"/>
    <w:rsid w:val="00A27618"/>
    <w:rPr>
      <w:rFonts w:ascii="Arial" w:eastAsia="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A27618"/>
    <w:rPr>
      <w:sz w:val="16"/>
      <w:szCs w:val="16"/>
    </w:rPr>
  </w:style>
  <w:style w:type="paragraph" w:styleId="Bibliography">
    <w:name w:val="Bibliography"/>
    <w:basedOn w:val="Normal"/>
    <w:next w:val="Normal"/>
    <w:uiPriority w:val="37"/>
    <w:unhideWhenUsed/>
    <w:rsid w:val="00A27618"/>
    <w:pPr>
      <w:tabs>
        <w:tab w:val="left" w:pos="380"/>
      </w:tabs>
      <w:spacing w:line="480" w:lineRule="auto"/>
      <w:ind w:left="384" w:hanging="384"/>
    </w:pPr>
  </w:style>
  <w:style w:type="character" w:styleId="Strong">
    <w:name w:val="Strong"/>
    <w:basedOn w:val="DefaultParagraphFont"/>
    <w:uiPriority w:val="22"/>
    <w:qFormat/>
    <w:rsid w:val="00A27618"/>
    <w:rPr>
      <w:b/>
      <w:bCs/>
    </w:rPr>
  </w:style>
  <w:style w:type="paragraph" w:styleId="Header">
    <w:name w:val="header"/>
    <w:basedOn w:val="Normal"/>
    <w:link w:val="HeaderChar"/>
    <w:uiPriority w:val="99"/>
    <w:unhideWhenUsed/>
    <w:rsid w:val="00A27618"/>
    <w:pPr>
      <w:tabs>
        <w:tab w:val="center" w:pos="4680"/>
        <w:tab w:val="right" w:pos="9360"/>
      </w:tabs>
      <w:spacing w:line="240" w:lineRule="auto"/>
    </w:pPr>
  </w:style>
  <w:style w:type="character" w:customStyle="1" w:styleId="HeaderChar">
    <w:name w:val="Header Char"/>
    <w:basedOn w:val="DefaultParagraphFont"/>
    <w:link w:val="Header"/>
    <w:uiPriority w:val="99"/>
    <w:rsid w:val="00A27618"/>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A27618"/>
    <w:pPr>
      <w:tabs>
        <w:tab w:val="center" w:pos="4680"/>
        <w:tab w:val="right" w:pos="9360"/>
      </w:tabs>
      <w:spacing w:line="240" w:lineRule="auto"/>
    </w:pPr>
  </w:style>
  <w:style w:type="character" w:customStyle="1" w:styleId="FooterChar">
    <w:name w:val="Footer Char"/>
    <w:basedOn w:val="DefaultParagraphFont"/>
    <w:link w:val="Footer"/>
    <w:uiPriority w:val="99"/>
    <w:rsid w:val="00A27618"/>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A27618"/>
  </w:style>
  <w:style w:type="character" w:styleId="LineNumber">
    <w:name w:val="line number"/>
    <w:basedOn w:val="DefaultParagraphFont"/>
    <w:uiPriority w:val="99"/>
    <w:semiHidden/>
    <w:unhideWhenUsed/>
    <w:rsid w:val="00A27618"/>
  </w:style>
  <w:style w:type="character" w:styleId="Hyperlink">
    <w:name w:val="Hyperlink"/>
    <w:basedOn w:val="DefaultParagraphFont"/>
    <w:uiPriority w:val="99"/>
    <w:unhideWhenUsed/>
    <w:rsid w:val="00A27618"/>
    <w:rPr>
      <w:color w:val="467886" w:themeColor="hyperlink"/>
      <w:u w:val="single"/>
    </w:rPr>
  </w:style>
  <w:style w:type="character" w:styleId="UnresolvedMention">
    <w:name w:val="Unresolved Mention"/>
    <w:basedOn w:val="DefaultParagraphFont"/>
    <w:uiPriority w:val="99"/>
    <w:semiHidden/>
    <w:unhideWhenUsed/>
    <w:rsid w:val="00A27618"/>
    <w:rPr>
      <w:color w:val="605E5C"/>
      <w:shd w:val="clear" w:color="auto" w:fill="E1DFDD"/>
    </w:rPr>
  </w:style>
  <w:style w:type="table" w:styleId="TableGrid">
    <w:name w:val="Table Grid"/>
    <w:basedOn w:val="TableNormal"/>
    <w:uiPriority w:val="39"/>
    <w:rsid w:val="00A2761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7618"/>
    <w:pPr>
      <w:spacing w:after="0" w:line="240" w:lineRule="auto"/>
    </w:pPr>
    <w:rPr>
      <w:rFonts w:ascii="Arial" w:eastAsia="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A27618"/>
    <w:rPr>
      <w:b/>
      <w:bCs/>
    </w:rPr>
  </w:style>
  <w:style w:type="character" w:customStyle="1" w:styleId="CommentSubjectChar">
    <w:name w:val="Comment Subject Char"/>
    <w:basedOn w:val="CommentTextChar"/>
    <w:link w:val="CommentSubject"/>
    <w:uiPriority w:val="99"/>
    <w:semiHidden/>
    <w:rsid w:val="00A27618"/>
    <w:rPr>
      <w:rFonts w:ascii="Arial" w:eastAsia="Arial" w:hAnsi="Arial" w:cs="Arial"/>
      <w:b/>
      <w:bCs/>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github.com/shubhambans/PaperTCRs"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hub.com/shubhambans/PaperTCRs"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github.com/shubhambans/PaperTCRs" TargetMode="External"/><Relationship Id="rId4" Type="http://schemas.openxmlformats.org/officeDocument/2006/relationships/webSettings" Target="webSettings.xml"/><Relationship Id="rId9" Type="http://schemas.openxmlformats.org/officeDocument/2006/relationships/hyperlink" Target="https://vdjdb.cdr3.net/"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61981</Words>
  <Characters>353297</Characters>
  <Application>Microsoft Office Word</Application>
  <DocSecurity>0</DocSecurity>
  <Lines>2944</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Linsley</dc:creator>
  <cp:keywords/>
  <dc:description/>
  <cp:lastModifiedBy>Ty Bottorff</cp:lastModifiedBy>
  <cp:revision>1253</cp:revision>
  <dcterms:created xsi:type="dcterms:W3CDTF">2025-12-10T01:17:00Z</dcterms:created>
  <dcterms:modified xsi:type="dcterms:W3CDTF">2025-12-13T21:10:00Z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id="FhMkDa3B"/&gt;&lt;style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